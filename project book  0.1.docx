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FD06A6">
          <w:pPr>
            <w:pStyle w:val="TOC1"/>
            <w:tabs>
              <w:tab w:val="left" w:pos="660"/>
              <w:tab w:val="right" w:leader="dot" w:pos="8296"/>
            </w:tabs>
            <w:rPr>
              <w:rFonts w:eastAsiaTheme="minorEastAsia"/>
              <w:noProof/>
              <w:rtl/>
            </w:rPr>
          </w:pPr>
          <w:hyperlink w:anchor="_Toc4609055" w:history="1">
            <w:r w:rsidR="00877A73" w:rsidRPr="00EC4F50">
              <w:rPr>
                <w:rStyle w:val="Hyperlink"/>
                <w:noProof/>
                <w:rtl/>
              </w:rPr>
              <w:t>1.</w:t>
            </w:r>
            <w:r w:rsidR="00877A73">
              <w:rPr>
                <w:rFonts w:eastAsiaTheme="minorEastAsia"/>
                <w:noProof/>
                <w:rtl/>
              </w:rPr>
              <w:tab/>
            </w:r>
            <w:r w:rsidR="00877A73" w:rsidRPr="00EC4F50">
              <w:rPr>
                <w:rStyle w:val="Hyperlink"/>
                <w:noProof/>
                <w:rtl/>
              </w:rPr>
              <w:t>מבוא</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231DC67D" w14:textId="77777777" w:rsidR="00877A73" w:rsidRDefault="00FD06A6">
          <w:pPr>
            <w:pStyle w:val="TOC2"/>
            <w:tabs>
              <w:tab w:val="right" w:leader="dot" w:pos="8296"/>
            </w:tabs>
            <w:rPr>
              <w:rFonts w:eastAsiaTheme="minorEastAsia"/>
              <w:noProof/>
              <w:rtl/>
            </w:rPr>
          </w:pPr>
          <w:hyperlink w:anchor="_Toc4609056" w:history="1">
            <w:r w:rsidR="00877A73" w:rsidRPr="00EC4F50">
              <w:rPr>
                <w:rStyle w:val="Hyperlink"/>
                <w:noProof/>
                <w:rtl/>
              </w:rPr>
              <w:t>1.1 הגדרת הבעיה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48546B7F" w14:textId="77777777" w:rsidR="00877A73" w:rsidRDefault="00FD06A6">
          <w:pPr>
            <w:pStyle w:val="TOC2"/>
            <w:tabs>
              <w:tab w:val="right" w:leader="dot" w:pos="8296"/>
            </w:tabs>
            <w:rPr>
              <w:rFonts w:eastAsiaTheme="minorEastAsia"/>
              <w:noProof/>
              <w:rtl/>
            </w:rPr>
          </w:pPr>
          <w:hyperlink w:anchor="_Toc4609057" w:history="1">
            <w:r w:rsidR="00877A73" w:rsidRPr="00EC4F50">
              <w:rPr>
                <w:rStyle w:val="Hyperlink"/>
                <w:noProof/>
                <w:rtl/>
              </w:rPr>
              <w:t>1.2 הצעת הפתרון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69ACC8EA" w14:textId="77777777" w:rsidR="00877A73" w:rsidRDefault="00FD06A6">
          <w:pPr>
            <w:pStyle w:val="TOC2"/>
            <w:tabs>
              <w:tab w:val="right" w:leader="dot" w:pos="8296"/>
            </w:tabs>
            <w:rPr>
              <w:rFonts w:eastAsiaTheme="minorEastAsia"/>
              <w:noProof/>
              <w:rtl/>
            </w:rPr>
          </w:pPr>
          <w:hyperlink w:anchor="_Toc4609058" w:history="1">
            <w:r w:rsidR="00877A73" w:rsidRPr="00EC4F50">
              <w:rPr>
                <w:rStyle w:val="Hyperlink"/>
                <w:noProof/>
                <w:rtl/>
              </w:rPr>
              <w:t>1.3 מתחרים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7</w:t>
            </w:r>
            <w:r w:rsidR="00877A73">
              <w:rPr>
                <w:rStyle w:val="Hyperlink"/>
                <w:noProof/>
                <w:rtl/>
              </w:rPr>
              <w:fldChar w:fldCharType="end"/>
            </w:r>
          </w:hyperlink>
        </w:p>
        <w:p w14:paraId="24A4BAC9" w14:textId="77777777" w:rsidR="00877A73" w:rsidRDefault="00FD06A6">
          <w:pPr>
            <w:pStyle w:val="TOC1"/>
            <w:tabs>
              <w:tab w:val="left" w:pos="660"/>
              <w:tab w:val="right" w:leader="dot" w:pos="8296"/>
            </w:tabs>
            <w:rPr>
              <w:rFonts w:eastAsiaTheme="minorEastAsia"/>
              <w:noProof/>
              <w:rtl/>
            </w:rPr>
          </w:pPr>
          <w:hyperlink w:anchor="_Toc4609059" w:history="1">
            <w:r w:rsidR="00877A73" w:rsidRPr="00EC4F50">
              <w:rPr>
                <w:rStyle w:val="Hyperlink"/>
                <w:noProof/>
                <w:rtl/>
              </w:rPr>
              <w:t>2.</w:t>
            </w:r>
            <w:r w:rsidR="00877A73">
              <w:rPr>
                <w:rFonts w:eastAsiaTheme="minorEastAsia"/>
                <w:noProof/>
                <w:rtl/>
              </w:rPr>
              <w:tab/>
            </w:r>
            <w:r w:rsidR="00877A73" w:rsidRPr="00EC4F50">
              <w:rPr>
                <w:rStyle w:val="Hyperlink"/>
                <w:noProof/>
                <w:rtl/>
              </w:rPr>
              <w:t>רקע תיאורטי</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5E9E7B92" w14:textId="77777777" w:rsidR="00877A73" w:rsidRDefault="00FD06A6">
          <w:pPr>
            <w:pStyle w:val="TOC2"/>
            <w:tabs>
              <w:tab w:val="right" w:leader="dot" w:pos="8296"/>
            </w:tabs>
            <w:rPr>
              <w:rFonts w:eastAsiaTheme="minorEastAsia"/>
              <w:noProof/>
              <w:rtl/>
            </w:rPr>
          </w:pPr>
          <w:hyperlink w:anchor="_Toc4609060" w:history="1">
            <w:r w:rsidR="00877A73" w:rsidRPr="00EC4F50">
              <w:rPr>
                <w:rStyle w:val="Hyperlink"/>
                <w:noProof/>
                <w:rtl/>
              </w:rPr>
              <w:t>2.1 רשתות מחשבים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00F785FB" w14:textId="77777777" w:rsidR="00877A73" w:rsidRDefault="00FD06A6">
          <w:pPr>
            <w:pStyle w:val="TOC2"/>
            <w:tabs>
              <w:tab w:val="right" w:leader="dot" w:pos="8296"/>
            </w:tabs>
            <w:rPr>
              <w:rFonts w:eastAsiaTheme="minorEastAsia"/>
              <w:noProof/>
              <w:rtl/>
            </w:rPr>
          </w:pPr>
          <w:hyperlink w:anchor="_Toc4609061" w:history="1">
            <w:r w:rsidR="00877A73" w:rsidRPr="00EC4F50">
              <w:rPr>
                <w:rStyle w:val="Hyperlink"/>
                <w:noProof/>
                <w:rtl/>
              </w:rPr>
              <w:t xml:space="preserve">2.2  מודל </w:t>
            </w:r>
            <w:r w:rsidR="00877A73" w:rsidRPr="00EC4F50">
              <w:rPr>
                <w:rStyle w:val="Hyperlink"/>
                <w:noProof/>
              </w:rPr>
              <w:t>client – 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10</w:t>
            </w:r>
            <w:r w:rsidR="00877A73">
              <w:rPr>
                <w:rStyle w:val="Hyperlink"/>
                <w:noProof/>
                <w:rtl/>
              </w:rPr>
              <w:fldChar w:fldCharType="end"/>
            </w:r>
          </w:hyperlink>
        </w:p>
        <w:p w14:paraId="32DB9DEA" w14:textId="77777777" w:rsidR="00877A73" w:rsidRDefault="00FD06A6">
          <w:pPr>
            <w:pStyle w:val="TOC2"/>
            <w:tabs>
              <w:tab w:val="right" w:leader="dot" w:pos="8296"/>
            </w:tabs>
            <w:rPr>
              <w:rFonts w:eastAsiaTheme="minorEastAsia"/>
              <w:noProof/>
              <w:rtl/>
            </w:rPr>
          </w:pPr>
          <w:hyperlink w:anchor="_Toc4609062" w:history="1">
            <w:r w:rsidR="00877A73" w:rsidRPr="00EC4F50">
              <w:rPr>
                <w:rStyle w:val="Hyperlink"/>
                <w:noProof/>
                <w:rtl/>
              </w:rPr>
              <w:t>2.3 ניתוח כלי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2E45E889" w14:textId="77777777" w:rsidR="00877A73" w:rsidRDefault="00FD06A6">
          <w:pPr>
            <w:pStyle w:val="TOC3"/>
            <w:tabs>
              <w:tab w:val="right" w:leader="dot" w:pos="8296"/>
            </w:tabs>
            <w:rPr>
              <w:rFonts w:eastAsiaTheme="minorEastAsia"/>
              <w:noProof/>
              <w:rtl/>
            </w:rPr>
          </w:pPr>
          <w:hyperlink w:anchor="_Toc4609063" w:history="1">
            <w:r w:rsidR="00877A73" w:rsidRPr="00EC4F50">
              <w:rPr>
                <w:rStyle w:val="Hyperlink"/>
                <w:noProof/>
                <w:rtl/>
              </w:rPr>
              <w:t>2.3.1 סביבת 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4AF69C89" w14:textId="77777777" w:rsidR="00877A73" w:rsidRDefault="00FD06A6">
          <w:pPr>
            <w:pStyle w:val="TOC3"/>
            <w:tabs>
              <w:tab w:val="right" w:leader="dot" w:pos="8296"/>
            </w:tabs>
            <w:rPr>
              <w:rFonts w:eastAsiaTheme="minorEastAsia"/>
              <w:noProof/>
              <w:rtl/>
            </w:rPr>
          </w:pPr>
          <w:hyperlink w:anchor="_Toc4609064" w:history="1">
            <w:r w:rsidR="00877A73" w:rsidRPr="00EC4F50">
              <w:rPr>
                <w:rStyle w:val="Hyperlink"/>
                <w:noProof/>
                <w:rtl/>
              </w:rPr>
              <w:t>2.3.2 שפות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20</w:t>
            </w:r>
            <w:r w:rsidR="00877A73">
              <w:rPr>
                <w:rStyle w:val="Hyperlink"/>
                <w:noProof/>
                <w:rtl/>
              </w:rPr>
              <w:fldChar w:fldCharType="end"/>
            </w:r>
          </w:hyperlink>
        </w:p>
        <w:p w14:paraId="71DFFDE9" w14:textId="77777777" w:rsidR="00877A73" w:rsidRDefault="00FD06A6">
          <w:pPr>
            <w:pStyle w:val="TOC2"/>
            <w:tabs>
              <w:tab w:val="right" w:leader="dot" w:pos="8296"/>
            </w:tabs>
            <w:rPr>
              <w:rFonts w:eastAsiaTheme="minorEastAsia"/>
              <w:noProof/>
              <w:rtl/>
            </w:rPr>
          </w:pPr>
          <w:hyperlink w:anchor="_Toc4609065" w:history="1">
            <w:r w:rsidR="00877A73" w:rsidRPr="00EC4F50">
              <w:rPr>
                <w:rStyle w:val="Hyperlink"/>
                <w:noProof/>
                <w:rtl/>
              </w:rPr>
              <w:t>2.4 מודל הפיתוח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23</w:t>
            </w:r>
            <w:r w:rsidR="00877A73">
              <w:rPr>
                <w:rStyle w:val="Hyperlink"/>
                <w:noProof/>
                <w:rtl/>
              </w:rPr>
              <w:fldChar w:fldCharType="end"/>
            </w:r>
          </w:hyperlink>
        </w:p>
        <w:p w14:paraId="391CB667" w14:textId="77777777" w:rsidR="00877A73" w:rsidRDefault="00FD06A6">
          <w:pPr>
            <w:pStyle w:val="TOC3"/>
            <w:tabs>
              <w:tab w:val="right" w:leader="dot" w:pos="8296"/>
            </w:tabs>
            <w:rPr>
              <w:rFonts w:eastAsiaTheme="minorEastAsia"/>
              <w:noProof/>
              <w:rtl/>
            </w:rPr>
          </w:pPr>
          <w:hyperlink w:anchor="_Toc4609066" w:history="1">
            <w:r w:rsidR="00877A73" w:rsidRPr="00EC4F50">
              <w:rPr>
                <w:rStyle w:val="Hyperlink"/>
                <w:rFonts w:cstheme="minorHAnsi"/>
                <w:noProof/>
                <w:rtl/>
              </w:rPr>
              <w:t>השיטה האיטרטיבית, יחידת מסירה/גרסה אחת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1D8E507B" w14:textId="77777777" w:rsidR="00877A73" w:rsidRDefault="00FD06A6">
          <w:pPr>
            <w:pStyle w:val="TOC3"/>
            <w:tabs>
              <w:tab w:val="right" w:leader="dot" w:pos="8296"/>
            </w:tabs>
            <w:rPr>
              <w:rFonts w:eastAsiaTheme="minorEastAsia"/>
              <w:noProof/>
              <w:rtl/>
            </w:rPr>
          </w:pPr>
          <w:hyperlink w:anchor="_Toc4609067" w:history="1">
            <w:r w:rsidR="00877A73" w:rsidRPr="00EC4F50">
              <w:rPr>
                <w:rStyle w:val="Hyperlink"/>
                <w:rFonts w:cstheme="minorHAnsi"/>
                <w:noProof/>
                <w:rtl/>
              </w:rPr>
              <w:t>פיתוח זריז, מספר יחידות מסירה/גרסאות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77B247F6" w14:textId="77777777" w:rsidR="00877A73" w:rsidRDefault="00FD06A6">
          <w:pPr>
            <w:pStyle w:val="TOC1"/>
            <w:tabs>
              <w:tab w:val="left" w:pos="660"/>
              <w:tab w:val="right" w:leader="dot" w:pos="8296"/>
            </w:tabs>
            <w:rPr>
              <w:rFonts w:eastAsiaTheme="minorEastAsia"/>
              <w:noProof/>
              <w:rtl/>
            </w:rPr>
          </w:pPr>
          <w:hyperlink w:anchor="_Toc4609068" w:history="1">
            <w:r w:rsidR="00877A73" w:rsidRPr="00EC4F50">
              <w:rPr>
                <w:rStyle w:val="Hyperlink"/>
                <w:noProof/>
              </w:rPr>
              <w:t>3.</w:t>
            </w:r>
            <w:r w:rsidR="00877A73">
              <w:rPr>
                <w:rFonts w:eastAsiaTheme="minorEastAsia"/>
                <w:noProof/>
                <w:rtl/>
              </w:rPr>
              <w:tab/>
            </w:r>
            <w:r w:rsidR="00877A73" w:rsidRPr="00EC4F50">
              <w:rPr>
                <w:rStyle w:val="Hyperlink"/>
                <w:noProof/>
                <w:rtl/>
              </w:rPr>
              <w:t>תכנון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0D7F9AF0" w14:textId="77777777" w:rsidR="00877A73" w:rsidRDefault="00FD06A6">
          <w:pPr>
            <w:pStyle w:val="TOC2"/>
            <w:tabs>
              <w:tab w:val="right" w:leader="dot" w:pos="8296"/>
            </w:tabs>
            <w:rPr>
              <w:rFonts w:eastAsiaTheme="minorEastAsia"/>
              <w:noProof/>
              <w:rtl/>
            </w:rPr>
          </w:pPr>
          <w:hyperlink w:anchor="_Toc4609069" w:history="1">
            <w:r w:rsidR="00877A73" w:rsidRPr="00EC4F50">
              <w:rPr>
                <w:rStyle w:val="Hyperlink"/>
                <w:noProof/>
                <w:rtl/>
              </w:rPr>
              <w:t>3.1 דרישות המערכת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73679252" w14:textId="77777777" w:rsidR="00877A73" w:rsidRDefault="00FD06A6">
          <w:pPr>
            <w:pStyle w:val="TOC3"/>
            <w:tabs>
              <w:tab w:val="right" w:leader="dot" w:pos="8296"/>
            </w:tabs>
            <w:rPr>
              <w:rFonts w:eastAsiaTheme="minorEastAsia"/>
              <w:noProof/>
              <w:rtl/>
            </w:rPr>
          </w:pPr>
          <w:hyperlink w:anchor="_Toc4609070" w:history="1">
            <w:r w:rsidR="00877A73" w:rsidRPr="00EC4F50">
              <w:rPr>
                <w:rStyle w:val="Hyperlink"/>
                <w:noProof/>
                <w:rtl/>
              </w:rPr>
              <w:t>3.1.1 דרישות כלליות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67654946" w14:textId="77777777" w:rsidR="00877A73" w:rsidRDefault="00FD06A6">
          <w:pPr>
            <w:pStyle w:val="TOC3"/>
            <w:tabs>
              <w:tab w:val="right" w:leader="dot" w:pos="8296"/>
            </w:tabs>
            <w:rPr>
              <w:rFonts w:eastAsiaTheme="minorEastAsia"/>
              <w:noProof/>
              <w:rtl/>
            </w:rPr>
          </w:pPr>
          <w:hyperlink w:anchor="_Toc4609071" w:history="1">
            <w:r w:rsidR="00877A73" w:rsidRPr="00EC4F50">
              <w:rPr>
                <w:rStyle w:val="Hyperlink"/>
                <w:noProof/>
                <w:rtl/>
              </w:rPr>
              <w:t xml:space="preserve">3.1.2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client</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33B8FB71" w14:textId="77777777" w:rsidR="00877A73" w:rsidRDefault="00FD06A6">
          <w:pPr>
            <w:pStyle w:val="TOC3"/>
            <w:tabs>
              <w:tab w:val="right" w:leader="dot" w:pos="8296"/>
            </w:tabs>
            <w:rPr>
              <w:rFonts w:eastAsiaTheme="minorEastAsia"/>
              <w:noProof/>
              <w:rtl/>
            </w:rPr>
          </w:pPr>
          <w:hyperlink w:anchor="_Toc4609072" w:history="1">
            <w:r w:rsidR="00877A73" w:rsidRPr="00EC4F50">
              <w:rPr>
                <w:rStyle w:val="Hyperlink"/>
                <w:noProof/>
                <w:rtl/>
              </w:rPr>
              <w:t xml:space="preserve">3.1.3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5A92DEF0" w14:textId="77777777" w:rsidR="00877A73" w:rsidRDefault="00FD06A6">
          <w:pPr>
            <w:pStyle w:val="TOC2"/>
            <w:tabs>
              <w:tab w:val="right" w:leader="dot" w:pos="8296"/>
            </w:tabs>
            <w:rPr>
              <w:rFonts w:eastAsiaTheme="minorEastAsia"/>
              <w:noProof/>
              <w:rtl/>
            </w:rPr>
          </w:pPr>
          <w:hyperlink w:anchor="_Toc4609073" w:history="1">
            <w:r w:rsidR="00877A73" w:rsidRPr="00EC4F50">
              <w:rPr>
                <w:rStyle w:val="Hyperlink"/>
                <w:noProof/>
                <w:rtl/>
              </w:rPr>
              <w:t xml:space="preserve">3.2 אפיון המערכת </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4F7F8291" w14:textId="77777777" w:rsidR="00877A73" w:rsidRDefault="00FD06A6">
          <w:pPr>
            <w:pStyle w:val="TOC3"/>
            <w:tabs>
              <w:tab w:val="right" w:leader="dot" w:pos="8296"/>
            </w:tabs>
            <w:rPr>
              <w:rFonts w:eastAsiaTheme="minorEastAsia"/>
              <w:noProof/>
              <w:rtl/>
            </w:rPr>
          </w:pPr>
          <w:hyperlink w:anchor="_Toc4609074" w:history="1">
            <w:r w:rsidR="00877A73" w:rsidRPr="00EC4F50">
              <w:rPr>
                <w:rStyle w:val="Hyperlink"/>
                <w:noProof/>
                <w:rtl/>
              </w:rPr>
              <w:t>3.2.1 התהליכים עבור המועמד</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69C0C54C" w14:textId="77777777" w:rsidR="00877A73" w:rsidRDefault="00FD06A6">
          <w:pPr>
            <w:pStyle w:val="TOC3"/>
            <w:tabs>
              <w:tab w:val="right" w:leader="dot" w:pos="8296"/>
            </w:tabs>
            <w:rPr>
              <w:rFonts w:eastAsiaTheme="minorEastAsia"/>
              <w:noProof/>
              <w:rtl/>
            </w:rPr>
          </w:pPr>
          <w:hyperlink w:anchor="_Toc4609075" w:history="1">
            <w:r w:rsidR="00877A73" w:rsidRPr="00EC4F50">
              <w:rPr>
                <w:rStyle w:val="Hyperlink"/>
                <w:rFonts w:eastAsia="Times New Roman"/>
                <w:noProof/>
                <w:rtl/>
              </w:rPr>
              <w:t>3.2.2 התהליכים עבור החברה המגייסת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235DDF89" w14:textId="77777777" w:rsidR="00877A73" w:rsidRDefault="00FD06A6">
          <w:pPr>
            <w:pStyle w:val="TOC2"/>
            <w:tabs>
              <w:tab w:val="right" w:leader="dot" w:pos="8296"/>
            </w:tabs>
            <w:rPr>
              <w:rFonts w:eastAsiaTheme="minorEastAsia"/>
              <w:noProof/>
              <w:rtl/>
            </w:rPr>
          </w:pPr>
          <w:hyperlink w:anchor="_Toc4609076" w:history="1">
            <w:r w:rsidR="00877A73" w:rsidRPr="00EC4F50">
              <w:rPr>
                <w:rStyle w:val="Hyperlink"/>
                <w:noProof/>
                <w:rtl/>
              </w:rPr>
              <w:t>3.3 מבנה המערכת (אופציונאלי – לא בטוח שזה יופיע בדווקא כאן)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635545F6" w14:textId="77777777" w:rsidR="00877A73" w:rsidRDefault="00FD06A6">
          <w:pPr>
            <w:pStyle w:val="TOC1"/>
            <w:tabs>
              <w:tab w:val="left" w:pos="660"/>
              <w:tab w:val="right" w:leader="dot" w:pos="8296"/>
            </w:tabs>
            <w:rPr>
              <w:rFonts w:eastAsiaTheme="minorEastAsia"/>
              <w:noProof/>
              <w:rtl/>
            </w:rPr>
          </w:pPr>
          <w:hyperlink w:anchor="_Toc4609077" w:history="1">
            <w:r w:rsidR="00877A73" w:rsidRPr="00EC4F50">
              <w:rPr>
                <w:rStyle w:val="Hyperlink"/>
                <w:noProof/>
              </w:rPr>
              <w:t>4.</w:t>
            </w:r>
            <w:r w:rsidR="00877A73">
              <w:rPr>
                <w:rFonts w:eastAsiaTheme="minorEastAsia"/>
                <w:noProof/>
                <w:rtl/>
              </w:rPr>
              <w:tab/>
            </w:r>
            <w:r w:rsidR="00877A73" w:rsidRPr="00EC4F50">
              <w:rPr>
                <w:rStyle w:val="Hyperlink"/>
                <w:noProof/>
                <w:rtl/>
              </w:rPr>
              <w:t>תכנון ביצוע</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5969DB3D" w14:textId="77777777" w:rsidR="00877A73" w:rsidRDefault="00FD06A6">
          <w:pPr>
            <w:pStyle w:val="TOC2"/>
            <w:tabs>
              <w:tab w:val="right" w:leader="dot" w:pos="8296"/>
            </w:tabs>
            <w:rPr>
              <w:rFonts w:eastAsiaTheme="minorEastAsia"/>
              <w:noProof/>
              <w:rtl/>
            </w:rPr>
          </w:pPr>
          <w:hyperlink w:anchor="_Toc4609078" w:history="1">
            <w:r w:rsidR="00877A73" w:rsidRPr="00EC4F50">
              <w:rPr>
                <w:rStyle w:val="Hyperlink"/>
                <w:noProof/>
                <w:rtl/>
              </w:rPr>
              <w:t>4.1 תחילת העבודה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4D0C8A14" w14:textId="77777777" w:rsidR="00877A73" w:rsidRDefault="00FD06A6">
          <w:pPr>
            <w:pStyle w:val="TOC2"/>
            <w:tabs>
              <w:tab w:val="right" w:leader="dot" w:pos="8296"/>
            </w:tabs>
            <w:rPr>
              <w:rFonts w:eastAsiaTheme="minorEastAsia"/>
              <w:noProof/>
              <w:rtl/>
            </w:rPr>
          </w:pPr>
          <w:hyperlink w:anchor="_Toc4609079" w:history="1">
            <w:r w:rsidR="00877A73" w:rsidRPr="00EC4F50">
              <w:rPr>
                <w:rStyle w:val="Hyperlink"/>
                <w:noProof/>
                <w:rtl/>
              </w:rPr>
              <w:t>4.2 מודל הפיתוח של המערכת (כאן כדאי להציג מודלים – כדאי לעיין גם בפרויקט של חירום בפיקוד העורף )</w:t>
            </w:r>
            <w:r w:rsidR="00877A73" w:rsidRPr="00EC4F50">
              <w:rPr>
                <w:rStyle w:val="Hyperlink"/>
                <w:noProof/>
              </w:rPr>
              <w:t xml:space="preserve"> </w:t>
            </w:r>
            <w:r w:rsidR="00877A73" w:rsidRPr="00EC4F50">
              <w:rPr>
                <w:rStyle w:val="Hyperlink"/>
                <w:noProof/>
                <w:rtl/>
              </w:rPr>
              <w:t xml:space="preserve"> - </w:t>
            </w:r>
            <w:r w:rsidR="00877A73" w:rsidRPr="00EC4F50">
              <w:rPr>
                <w:rStyle w:val="Hyperlink"/>
                <w:noProof/>
                <w:highlight w:val="yellow"/>
                <w:rtl/>
              </w:rPr>
              <w:t>כבר קיים בסעיף 2.4</w:t>
            </w:r>
            <w:r w:rsidR="00877A73" w:rsidRPr="00EC4F50">
              <w:rPr>
                <w:rStyle w:val="Hyperlink"/>
                <w:noProof/>
                <w:rtl/>
              </w:rPr>
              <w:t>- למחוק</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519EFB6" w14:textId="77777777" w:rsidR="00877A73" w:rsidRDefault="00FD06A6">
          <w:pPr>
            <w:pStyle w:val="TOC2"/>
            <w:tabs>
              <w:tab w:val="right" w:leader="dot" w:pos="8296"/>
            </w:tabs>
            <w:rPr>
              <w:rFonts w:eastAsiaTheme="minorEastAsia"/>
              <w:noProof/>
              <w:rtl/>
            </w:rPr>
          </w:pPr>
          <w:hyperlink w:anchor="_Toc4609080" w:history="1">
            <w:r w:rsidR="00877A73" w:rsidRPr="00EC4F50">
              <w:rPr>
                <w:rStyle w:val="Hyperlink"/>
                <w:noProof/>
              </w:rPr>
              <w:t>UI 4.3</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F0E2022" w14:textId="77777777" w:rsidR="00877A73" w:rsidRDefault="00FD06A6">
          <w:pPr>
            <w:pStyle w:val="TOC2"/>
            <w:tabs>
              <w:tab w:val="right" w:leader="dot" w:pos="8296"/>
            </w:tabs>
            <w:rPr>
              <w:rFonts w:eastAsiaTheme="minorEastAsia"/>
              <w:noProof/>
              <w:rtl/>
            </w:rPr>
          </w:pPr>
          <w:hyperlink w:anchor="_Toc4609081" w:history="1">
            <w:r w:rsidR="00877A73" w:rsidRPr="00EC4F50">
              <w:rPr>
                <w:rStyle w:val="Hyperlink"/>
                <w:noProof/>
                <w:rtl/>
              </w:rPr>
              <w:t xml:space="preserve">4.4 הקמת שרת </w:t>
            </w:r>
            <w:r w:rsidR="00877A73" w:rsidRPr="00EC4F50">
              <w:rPr>
                <w:rStyle w:val="Hyperlink"/>
                <w:noProof/>
              </w:rPr>
              <w:t>Node.js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5BF3C4D7" w14:textId="77777777" w:rsidR="00877A73" w:rsidRDefault="00FD06A6">
          <w:pPr>
            <w:pStyle w:val="TOC2"/>
            <w:tabs>
              <w:tab w:val="right" w:leader="dot" w:pos="8296"/>
            </w:tabs>
            <w:rPr>
              <w:rFonts w:eastAsiaTheme="minorEastAsia"/>
              <w:noProof/>
              <w:rtl/>
            </w:rPr>
          </w:pPr>
          <w:hyperlink w:anchor="_Toc4609082" w:history="1">
            <w:r w:rsidR="00877A73" w:rsidRPr="00EC4F50">
              <w:rPr>
                <w:rStyle w:val="Hyperlink"/>
                <w:noProof/>
                <w:rtl/>
              </w:rPr>
              <w:t xml:space="preserve">4.5 הקמת </w:t>
            </w:r>
            <w:r w:rsidR="00877A73" w:rsidRPr="00EC4F50">
              <w:rPr>
                <w:rStyle w:val="Hyperlink"/>
                <w:noProof/>
              </w:rPr>
              <w:t>instance in AWS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31D35C20" w14:textId="77777777" w:rsidR="00877A73" w:rsidRDefault="00FD06A6">
          <w:pPr>
            <w:pStyle w:val="TOC2"/>
            <w:tabs>
              <w:tab w:val="right" w:leader="dot" w:pos="8296"/>
            </w:tabs>
            <w:rPr>
              <w:rFonts w:eastAsiaTheme="minorEastAsia"/>
              <w:noProof/>
              <w:rtl/>
            </w:rPr>
          </w:pPr>
          <w:hyperlink w:anchor="_Toc4609083" w:history="1">
            <w:r w:rsidR="00877A73" w:rsidRPr="00EC4F50">
              <w:rPr>
                <w:rStyle w:val="Hyperlink"/>
                <w:noProof/>
                <w:rtl/>
              </w:rPr>
              <w:t>4.6 ארגון בסיס הנתונים (אולי צריך לשלבו עם 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1482004F" w14:textId="77777777" w:rsidR="00877A73" w:rsidRDefault="00FD06A6">
          <w:pPr>
            <w:pStyle w:val="TOC2"/>
            <w:tabs>
              <w:tab w:val="right" w:leader="dot" w:pos="8296"/>
            </w:tabs>
            <w:rPr>
              <w:rFonts w:eastAsiaTheme="minorEastAsia"/>
              <w:noProof/>
              <w:rtl/>
            </w:rPr>
          </w:pPr>
          <w:hyperlink w:anchor="_Toc4609084" w:history="1">
            <w:r w:rsidR="00877A73" w:rsidRPr="00EC4F50">
              <w:rPr>
                <w:rStyle w:val="Hyperlink"/>
                <w:noProof/>
              </w:rPr>
              <w:t xml:space="preserve">Data Mining 4.7 </w:t>
            </w:r>
            <w:r w:rsidR="00877A73" w:rsidRPr="00EC4F50">
              <w:rPr>
                <w:rStyle w:val="Hyperlink"/>
                <w:noProof/>
                <w:rtl/>
              </w:rPr>
              <w:t xml:space="preserve"> (אולי גם את זה נוסיף פשוט ל4.5)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5A529184" w14:textId="77777777" w:rsidR="00877A73" w:rsidRDefault="00FD06A6">
          <w:pPr>
            <w:pStyle w:val="TOC2"/>
            <w:tabs>
              <w:tab w:val="right" w:leader="dot" w:pos="8296"/>
            </w:tabs>
            <w:rPr>
              <w:rFonts w:eastAsiaTheme="minorEastAsia"/>
              <w:noProof/>
              <w:rtl/>
            </w:rPr>
          </w:pPr>
          <w:hyperlink w:anchor="_Toc4609085" w:history="1">
            <w:r w:rsidR="00877A73" w:rsidRPr="00EC4F50">
              <w:rPr>
                <w:rStyle w:val="Hyperlink"/>
                <w:noProof/>
                <w:rtl/>
              </w:rPr>
              <w:t xml:space="preserve">4.8 </w:t>
            </w:r>
            <w:r w:rsidR="00877A73" w:rsidRPr="00EC4F50">
              <w:rPr>
                <w:rStyle w:val="Hyperlink"/>
                <w:noProof/>
              </w:rPr>
              <w:t>SQL Injection</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32</w:t>
            </w:r>
            <w:r w:rsidR="00877A73">
              <w:rPr>
                <w:rStyle w:val="Hyperlink"/>
                <w:noProof/>
                <w:rtl/>
              </w:rPr>
              <w:fldChar w:fldCharType="end"/>
            </w:r>
          </w:hyperlink>
        </w:p>
        <w:p w14:paraId="2CA56559" w14:textId="77777777" w:rsidR="00877A73" w:rsidRDefault="00FD06A6">
          <w:pPr>
            <w:pStyle w:val="TOC2"/>
            <w:tabs>
              <w:tab w:val="right" w:leader="dot" w:pos="8296"/>
            </w:tabs>
            <w:rPr>
              <w:rFonts w:eastAsiaTheme="minorEastAsia"/>
              <w:noProof/>
              <w:rtl/>
            </w:rPr>
          </w:pPr>
          <w:hyperlink w:anchor="_Toc4609086" w:history="1">
            <w:r w:rsidR="00877A73" w:rsidRPr="00EC4F50">
              <w:rPr>
                <w:rStyle w:val="Hyperlink"/>
                <w:noProof/>
                <w:rtl/>
              </w:rPr>
              <w:t>4.9 תהליכים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33</w:t>
            </w:r>
            <w:r w:rsidR="00877A73">
              <w:rPr>
                <w:rStyle w:val="Hyperlink"/>
                <w:noProof/>
                <w:rtl/>
              </w:rPr>
              <w:fldChar w:fldCharType="end"/>
            </w:r>
          </w:hyperlink>
        </w:p>
        <w:p w14:paraId="602DCC7D" w14:textId="77777777" w:rsidR="00877A73" w:rsidRDefault="00FD06A6">
          <w:pPr>
            <w:pStyle w:val="TOC2"/>
            <w:tabs>
              <w:tab w:val="right" w:leader="dot" w:pos="8296"/>
            </w:tabs>
            <w:rPr>
              <w:rFonts w:eastAsiaTheme="minorEastAsia"/>
              <w:noProof/>
              <w:rtl/>
            </w:rPr>
          </w:pPr>
          <w:hyperlink w:anchor="_Toc4609087" w:history="1">
            <w:r w:rsidR="00877A73" w:rsidRPr="00EC4F50">
              <w:rPr>
                <w:rStyle w:val="Hyperlink"/>
                <w:noProof/>
                <w:rtl/>
              </w:rPr>
              <w:t>4.10 פונקציונאליות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580ACA59" w14:textId="77777777" w:rsidR="00877A73" w:rsidRDefault="00FD06A6">
          <w:pPr>
            <w:pStyle w:val="TOC2"/>
            <w:tabs>
              <w:tab w:val="right" w:leader="dot" w:pos="8296"/>
            </w:tabs>
            <w:rPr>
              <w:rFonts w:eastAsiaTheme="minorEastAsia"/>
              <w:noProof/>
              <w:rtl/>
            </w:rPr>
          </w:pPr>
          <w:hyperlink w:anchor="_Toc4609088" w:history="1">
            <w:r w:rsidR="00877A73" w:rsidRPr="00EC4F50">
              <w:rPr>
                <w:rStyle w:val="Hyperlink"/>
                <w:noProof/>
                <w:rtl/>
              </w:rPr>
              <w:t>4.11 בדיקות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3101AA99" w14:textId="77777777" w:rsidR="00877A73" w:rsidRDefault="00FD06A6">
          <w:pPr>
            <w:pStyle w:val="TOC1"/>
            <w:tabs>
              <w:tab w:val="right" w:leader="dot" w:pos="8296"/>
            </w:tabs>
            <w:rPr>
              <w:rFonts w:eastAsiaTheme="minorEastAsia"/>
              <w:noProof/>
              <w:rtl/>
            </w:rPr>
          </w:pPr>
          <w:hyperlink w:anchor="_Toc4609089" w:history="1">
            <w:r w:rsidR="00877A73" w:rsidRPr="00EC4F50">
              <w:rPr>
                <w:rStyle w:val="Hyperlink"/>
                <w:noProof/>
                <w:rtl/>
              </w:rPr>
              <w:t>5. דיון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27FA897F" w14:textId="77777777" w:rsidR="00877A73" w:rsidRDefault="00FD06A6">
          <w:pPr>
            <w:pStyle w:val="TOC2"/>
            <w:tabs>
              <w:tab w:val="right" w:leader="dot" w:pos="8296"/>
            </w:tabs>
            <w:rPr>
              <w:rFonts w:eastAsiaTheme="minorEastAsia"/>
              <w:noProof/>
              <w:rtl/>
            </w:rPr>
          </w:pPr>
          <w:hyperlink w:anchor="_Toc4609090" w:history="1">
            <w:r w:rsidR="00877A73" w:rsidRPr="00EC4F50">
              <w:rPr>
                <w:rStyle w:val="Hyperlink"/>
                <w:noProof/>
                <w:rtl/>
              </w:rPr>
              <w:t>5.1 יתרונות האפליקציה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5179A5C7" w14:textId="77777777" w:rsidR="00877A73" w:rsidRDefault="00FD06A6">
          <w:pPr>
            <w:pStyle w:val="TOC2"/>
            <w:tabs>
              <w:tab w:val="right" w:leader="dot" w:pos="8296"/>
            </w:tabs>
            <w:rPr>
              <w:rFonts w:eastAsiaTheme="minorEastAsia"/>
              <w:noProof/>
              <w:rtl/>
            </w:rPr>
          </w:pPr>
          <w:hyperlink w:anchor="_Toc4609091" w:history="1">
            <w:r w:rsidR="00877A73" w:rsidRPr="00EC4F50">
              <w:rPr>
                <w:rStyle w:val="Hyperlink"/>
                <w:noProof/>
                <w:rtl/>
              </w:rPr>
              <w:t>5.2 הרחבות אפשריות למערכת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42D99890" w14:textId="77777777" w:rsidR="00877A73" w:rsidRDefault="00FD06A6">
          <w:pPr>
            <w:pStyle w:val="TOC3"/>
            <w:tabs>
              <w:tab w:val="right" w:leader="dot" w:pos="8296"/>
            </w:tabs>
            <w:rPr>
              <w:rFonts w:eastAsiaTheme="minorEastAsia"/>
              <w:noProof/>
              <w:rtl/>
            </w:rPr>
          </w:pPr>
          <w:hyperlink w:anchor="_Toc4609092" w:history="1">
            <w:r w:rsidR="00877A73" w:rsidRPr="00EC4F50">
              <w:rPr>
                <w:rStyle w:val="Hyperlink"/>
                <w:noProof/>
                <w:rtl/>
              </w:rPr>
              <w:t xml:space="preserve">5.2.1 שילוב </w:t>
            </w:r>
            <w:r w:rsidR="00877A73" w:rsidRPr="00EC4F50">
              <w:rPr>
                <w:rStyle w:val="Hyperlink"/>
                <w:noProof/>
              </w:rPr>
              <w:t>Machine Learning</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30BE9AEA" w14:textId="77777777" w:rsidR="00877A73" w:rsidRDefault="00FD06A6">
          <w:pPr>
            <w:pStyle w:val="TOC2"/>
            <w:tabs>
              <w:tab w:val="right" w:leader="dot" w:pos="8296"/>
            </w:tabs>
            <w:rPr>
              <w:rFonts w:eastAsiaTheme="minorEastAsia"/>
              <w:noProof/>
              <w:rtl/>
            </w:rPr>
          </w:pPr>
          <w:hyperlink w:anchor="_Toc4609093" w:history="1">
            <w:r w:rsidR="00877A73" w:rsidRPr="00EC4F50">
              <w:rPr>
                <w:rStyle w:val="Hyperlink"/>
                <w:noProof/>
                <w:rtl/>
              </w:rPr>
              <w:t>5.3 אתגרים שהתמודדנו איתם במהלך 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1B49CB3E" w14:textId="77777777" w:rsidR="00877A73" w:rsidRDefault="00FD06A6">
          <w:pPr>
            <w:pStyle w:val="TOC3"/>
            <w:tabs>
              <w:tab w:val="right" w:leader="dot" w:pos="8296"/>
            </w:tabs>
            <w:rPr>
              <w:rFonts w:eastAsiaTheme="minorEastAsia"/>
              <w:noProof/>
              <w:rtl/>
            </w:rPr>
          </w:pPr>
          <w:hyperlink w:anchor="_Toc4609094" w:history="1">
            <w:r w:rsidR="00877A73" w:rsidRPr="00EC4F50">
              <w:rPr>
                <w:rStyle w:val="Hyperlink"/>
                <w:noProof/>
                <w:rtl/>
              </w:rPr>
              <w:t xml:space="preserve">5.3.1 הכנסת קובץ </w:t>
            </w:r>
            <w:r w:rsidR="00877A73" w:rsidRPr="00EC4F50">
              <w:rPr>
                <w:rStyle w:val="Hyperlink"/>
                <w:noProof/>
              </w:rPr>
              <w:t>JSON</w:t>
            </w:r>
            <w:r w:rsidR="00877A73" w:rsidRPr="00EC4F50">
              <w:rPr>
                <w:rStyle w:val="Hyperlink"/>
                <w:noProof/>
                <w:rtl/>
              </w:rPr>
              <w:t xml:space="preserve"> ל</w:t>
            </w:r>
            <w:r w:rsidR="00877A73" w:rsidRPr="00EC4F50">
              <w:rPr>
                <w:rStyle w:val="Hyperlink"/>
                <w:noProof/>
              </w:rPr>
              <w:t>Firebase realtime database</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7906C0E4" w14:textId="77777777" w:rsidR="00877A73" w:rsidRDefault="00FD06A6">
          <w:pPr>
            <w:pStyle w:val="TOC3"/>
            <w:tabs>
              <w:tab w:val="right" w:leader="dot" w:pos="8296"/>
            </w:tabs>
            <w:rPr>
              <w:rFonts w:eastAsiaTheme="minorEastAsia"/>
              <w:noProof/>
              <w:rtl/>
            </w:rPr>
          </w:pPr>
          <w:hyperlink w:anchor="_Toc4609095" w:history="1">
            <w:r w:rsidR="00877A73" w:rsidRPr="00EC4F50">
              <w:rPr>
                <w:rStyle w:val="Hyperlink"/>
                <w:noProof/>
                <w:rtl/>
              </w:rPr>
              <w:t>5.3.2 שינוי אורך מחרוזת ב</w:t>
            </w:r>
            <w:r w:rsidR="00877A73" w:rsidRPr="00EC4F50">
              <w:rPr>
                <w:rStyle w:val="Hyperlink"/>
                <w:noProof/>
              </w:rPr>
              <w:t>SQL</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44</w:t>
            </w:r>
            <w:r w:rsidR="00877A73">
              <w:rPr>
                <w:rStyle w:val="Hyperlink"/>
                <w:noProof/>
                <w:rtl/>
              </w:rPr>
              <w:fldChar w:fldCharType="end"/>
            </w:r>
          </w:hyperlink>
        </w:p>
        <w:p w14:paraId="1322F3F3" w14:textId="77777777" w:rsidR="00877A73" w:rsidRDefault="00FD06A6">
          <w:pPr>
            <w:pStyle w:val="TOC2"/>
            <w:tabs>
              <w:tab w:val="right" w:leader="dot" w:pos="8296"/>
            </w:tabs>
            <w:rPr>
              <w:rFonts w:eastAsiaTheme="minorEastAsia"/>
              <w:noProof/>
              <w:rtl/>
            </w:rPr>
          </w:pPr>
          <w:hyperlink w:anchor="_Toc4609096" w:history="1">
            <w:r w:rsidR="00877A73" w:rsidRPr="00EC4F50">
              <w:rPr>
                <w:rStyle w:val="Hyperlink"/>
                <w:noProof/>
                <w:rtl/>
              </w:rPr>
              <w:t>5.4 רווחים אישיים מהפרויקט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46</w:t>
            </w:r>
            <w:r w:rsidR="00877A73">
              <w:rPr>
                <w:rStyle w:val="Hyperlink"/>
                <w:noProof/>
                <w:rtl/>
              </w:rPr>
              <w:fldChar w:fldCharType="end"/>
            </w:r>
          </w:hyperlink>
        </w:p>
        <w:p w14:paraId="3EF57457" w14:textId="77777777" w:rsidR="00877A73" w:rsidRDefault="00FD06A6">
          <w:pPr>
            <w:pStyle w:val="TOC1"/>
            <w:tabs>
              <w:tab w:val="right" w:leader="dot" w:pos="8296"/>
            </w:tabs>
            <w:rPr>
              <w:rFonts w:eastAsiaTheme="minorEastAsia"/>
              <w:noProof/>
              <w:rtl/>
            </w:rPr>
          </w:pPr>
          <w:hyperlink w:anchor="_Toc4609097" w:history="1">
            <w:r w:rsidR="00877A73" w:rsidRPr="00EC4F50">
              <w:rPr>
                <w:rStyle w:val="Hyperlink"/>
                <w:noProof/>
                <w:rtl/>
              </w:rPr>
              <w:t>6. סיכום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47</w:t>
            </w:r>
            <w:r w:rsidR="00877A73">
              <w:rPr>
                <w:rStyle w:val="Hyperlink"/>
                <w:noProof/>
                <w:rtl/>
              </w:rPr>
              <w:fldChar w:fldCharType="end"/>
            </w:r>
          </w:hyperlink>
        </w:p>
        <w:p w14:paraId="697CF6E2" w14:textId="77777777" w:rsidR="00877A73" w:rsidRDefault="00FD06A6">
          <w:pPr>
            <w:pStyle w:val="TOC1"/>
            <w:tabs>
              <w:tab w:val="right" w:leader="dot" w:pos="8296"/>
            </w:tabs>
            <w:rPr>
              <w:rFonts w:eastAsiaTheme="minorEastAsia"/>
              <w:noProof/>
              <w:rtl/>
            </w:rPr>
          </w:pPr>
          <w:hyperlink w:anchor="_Toc4609098" w:history="1">
            <w:r w:rsidR="00877A73" w:rsidRPr="00EC4F50">
              <w:rPr>
                <w:rStyle w:val="Hyperlink"/>
                <w:noProof/>
                <w:rtl/>
              </w:rPr>
              <w:t>7. ביבליוגרפיה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48</w:t>
            </w:r>
            <w:r w:rsidR="00877A73">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FD06A6"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4609055"/>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460905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3" w:name="_Toc4609057"/>
      <w:r>
        <w:rPr>
          <w:rFonts w:eastAsiaTheme="minorHAnsi" w:hint="cs"/>
          <w:rtl/>
        </w:rPr>
        <w:t xml:space="preserve">1.2 </w:t>
      </w:r>
      <w:bookmarkEnd w:id="3"/>
      <w:r w:rsidR="009C4AD6">
        <w:rPr>
          <w:rFonts w:eastAsiaTheme="minorHAnsi" w:hint="cs"/>
          <w:rtl/>
        </w:rPr>
        <w:t>פתרון החברה</w:t>
      </w:r>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55DD08C0"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יתוכנן לשלב ביעבוד </w:t>
      </w:r>
      <w:commentRangeStart w:id="4"/>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commentRangeEnd w:id="4"/>
      <w:r w:rsidR="002F6754">
        <w:rPr>
          <w:rStyle w:val="ad"/>
          <w:rtl/>
        </w:rPr>
        <w:commentReference w:id="4"/>
      </w:r>
    </w:p>
    <w:p w14:paraId="27C4091D" w14:textId="7018BB2F"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del w:id="5" w:author="גמליאל" w:date="2019-03-26T20:58:00Z">
        <w:r w:rsidDel="002F6754">
          <w:rPr>
            <w:rFonts w:cs="Calibri" w:hint="cs"/>
            <w:sz w:val="24"/>
            <w:szCs w:val="24"/>
            <w:rtl/>
          </w:rPr>
          <w:delText>שאנחנו מגדירים</w:delText>
        </w:r>
      </w:del>
      <w:ins w:id="6" w:author="גמליאל" w:date="2019-03-26T20:58:00Z">
        <w:r w:rsidR="002F6754">
          <w:rPr>
            <w:rFonts w:cs="Calibri" w:hint="cs"/>
            <w:sz w:val="24"/>
            <w:szCs w:val="24"/>
            <w:rtl/>
          </w:rPr>
          <w:t>בהגדרת</w:t>
        </w:r>
      </w:ins>
      <w:r>
        <w:rPr>
          <w:rFonts w:cs="Calibri" w:hint="cs"/>
          <w:sz w:val="24"/>
          <w:szCs w:val="24"/>
          <w:rtl/>
        </w:rPr>
        <w:t xml:space="preserve"> "מינונים" </w:t>
      </w:r>
      <w:del w:id="7" w:author="גמליאל" w:date="2019-03-26T20:58:00Z">
        <w:r w:rsidDel="002F6754">
          <w:rPr>
            <w:rFonts w:cs="Calibri" w:hint="cs"/>
            <w:sz w:val="24"/>
            <w:szCs w:val="24"/>
            <w:rtl/>
          </w:rPr>
          <w:delText xml:space="preserve">שונים </w:delText>
        </w:r>
      </w:del>
      <w:ins w:id="8"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9" w:author="גמליאל" w:date="2019-03-26T20:58:00Z">
        <w:r w:rsidR="002F6754">
          <w:rPr>
            <w:rFonts w:cs="Calibri" w:hint="cs"/>
            <w:sz w:val="24"/>
            <w:szCs w:val="24"/>
            <w:rtl/>
          </w:rPr>
          <w:t>.</w:t>
        </w:r>
      </w:ins>
      <w:del w:id="10"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1" w:author="גמליאל" w:date="2019-03-26T20:58:00Z">
        <w:r w:rsidR="002F6754">
          <w:rPr>
            <w:rFonts w:cs="Calibri" w:hint="cs"/>
            <w:sz w:val="24"/>
            <w:szCs w:val="24"/>
            <w:rtl/>
          </w:rPr>
          <w:t>,</w:t>
        </w:r>
      </w:ins>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2" w:name="_Toc4609058"/>
      <w:r>
        <w:rPr>
          <w:rFonts w:eastAsiaTheme="minorHAnsi" w:hint="cs"/>
          <w:rtl/>
        </w:rPr>
        <w:t xml:space="preserve">1.3 </w:t>
      </w:r>
      <w:r w:rsidR="0094640A" w:rsidRPr="00C013AB">
        <w:rPr>
          <w:rFonts w:eastAsiaTheme="minorHAnsi" w:hint="cs"/>
          <w:rtl/>
        </w:rPr>
        <w:t>מתחרים</w:t>
      </w:r>
      <w:bookmarkEnd w:id="12"/>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ins w:id="13"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14" w:author="גמליאל" w:date="2019-03-26T21:03:00Z">
        <w:r w:rsidDel="00C06233">
          <w:rPr>
            <w:rFonts w:cs="Calibri" w:hint="cs"/>
            <w:sz w:val="24"/>
            <w:szCs w:val="24"/>
            <w:rtl/>
          </w:rPr>
          <w:delText xml:space="preserve">לחסוך </w:delText>
        </w:r>
      </w:del>
      <w:ins w:id="15"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16"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FD06A6"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FD06A6"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17" w:name="_Toc4609059"/>
      <w:r w:rsidRPr="00A86E03">
        <w:rPr>
          <w:rtl/>
        </w:rPr>
        <w:t>רקע תיאורטי</w:t>
      </w:r>
      <w:bookmarkEnd w:id="17"/>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8" w:name="_Toc4609060"/>
      <w:r w:rsidRPr="00CD7833">
        <w:rPr>
          <w:rtl/>
        </w:rPr>
        <w:t>2.1 רשתות מחשבים</w:t>
      </w:r>
      <w:bookmarkEnd w:id="18"/>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9"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9"/>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2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21"/>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21"/>
      <w:r w:rsidR="001D1168">
        <w:rPr>
          <w:rStyle w:val="ad"/>
          <w:rtl/>
        </w:rPr>
        <w:commentReference w:id="21"/>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22" w:name="_Toc4609062"/>
      <w:r>
        <w:rPr>
          <w:rFonts w:hint="cs"/>
          <w:rtl/>
        </w:rPr>
        <w:t>2.3</w:t>
      </w:r>
      <w:r w:rsidR="007B28A3">
        <w:rPr>
          <w:rFonts w:hint="cs"/>
          <w:rtl/>
        </w:rPr>
        <w:t xml:space="preserve"> ניתוח כלי פיתוח</w:t>
      </w:r>
      <w:bookmarkEnd w:id="22"/>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3" w:name="_Toc4609063"/>
      <w:r>
        <w:rPr>
          <w:rFonts w:hint="cs"/>
          <w:rtl/>
        </w:rPr>
        <w:t>2.3.1 סביבת עבודה</w:t>
      </w:r>
      <w:bookmarkEnd w:id="23"/>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24"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25"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del w:id="26" w:author="גמליאל" w:date="2019-03-27T14:56:00Z">
        <w:r w:rsidDel="002323DD">
          <w:rPr>
            <w:rFonts w:ascii="Open Sans Hebrew" w:hAnsi="Open Sans Hebrew"/>
            <w:caps/>
            <w:spacing w:val="8"/>
            <w:sz w:val="33"/>
            <w:szCs w:val="33"/>
          </w:rPr>
          <w:delText>IDE</w:delText>
        </w:r>
      </w:del>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27" w:author="גמליאל" w:date="2019-03-27T14:57:00Z">
        <w:r w:rsidRPr="00EB43B2" w:rsidDel="00C97914">
          <w:rPr>
            <w:rFonts w:asciiTheme="minorHAnsi" w:eastAsiaTheme="minorHAnsi" w:hAnsiTheme="minorHAnsi" w:cstheme="minorHAnsi"/>
            <w:rtl/>
          </w:rPr>
          <w:delText>שווה את זה</w:delText>
        </w:r>
      </w:del>
      <w:ins w:id="28"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29"/>
      <w:r>
        <w:rPr>
          <w:rFonts w:cstheme="minorHAnsi" w:hint="cs"/>
          <w:sz w:val="24"/>
          <w:szCs w:val="24"/>
          <w:rtl/>
        </w:rPr>
        <w:t>וקונבנציות</w:t>
      </w:r>
      <w:commentRangeEnd w:id="29"/>
      <w:r w:rsidR="008F6BEB">
        <w:rPr>
          <w:rStyle w:val="ad"/>
          <w:rtl/>
        </w:rPr>
        <w:commentReference w:id="29"/>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lastRenderedPageBreak/>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lastRenderedPageBreak/>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gramStart"/>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30" w:name="_Toc4609064"/>
      <w:r>
        <w:rPr>
          <w:rFonts w:hint="cs"/>
          <w:rtl/>
        </w:rPr>
        <w:t>2.3.2 שפות פיתוח</w:t>
      </w:r>
      <w:bookmarkEnd w:id="30"/>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3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32"/>
      <w:r w:rsidR="00B145E6">
        <w:rPr>
          <w:rStyle w:val="ad"/>
          <w:rtl/>
        </w:rPr>
        <w:commentReference w:id="3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33" w:name="_Toc4609065"/>
      <w:r w:rsidRPr="00201C55">
        <w:rPr>
          <w:rFonts w:hint="cs"/>
          <w:rtl/>
        </w:rPr>
        <w:t xml:space="preserve">2.4 </w:t>
      </w:r>
      <w:r w:rsidR="00641A3F" w:rsidRPr="00201C55">
        <w:rPr>
          <w:rFonts w:hint="cs"/>
          <w:rtl/>
        </w:rPr>
        <w:t>מודל הפיתוח</w:t>
      </w:r>
      <w:bookmarkEnd w:id="33"/>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FD06A6"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9"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3"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4"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3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35" w:name="_Toc4609066"/>
      <w:r w:rsidRPr="00F22467">
        <w:rPr>
          <w:rFonts w:asciiTheme="minorHAnsi" w:eastAsiaTheme="minorHAnsi" w:hAnsiTheme="minorHAnsi" w:cstheme="minorHAnsi" w:hint="cs"/>
          <w:color w:val="auto"/>
          <w:sz w:val="24"/>
          <w:szCs w:val="24"/>
          <w:rtl/>
        </w:rPr>
        <w:t>השיטה האיטרטיבית, יחידת מסירה/גרסה אחת</w:t>
      </w:r>
      <w:bookmarkEnd w:id="34"/>
      <w:bookmarkEnd w:id="35"/>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36"/>
      <w:r w:rsidRPr="000B2DB9">
        <w:rPr>
          <w:rFonts w:asciiTheme="minorHAnsi" w:eastAsiaTheme="minorHAnsi" w:hAnsiTheme="minorHAnsi" w:cstheme="minorHAnsi" w:hint="cs"/>
          <w:rtl/>
        </w:rPr>
        <w:t>מרובה יחידות מסירה</w:t>
      </w:r>
      <w:commentRangeEnd w:id="36"/>
      <w:r w:rsidR="008F4012">
        <w:rPr>
          <w:rStyle w:val="ad"/>
          <w:rFonts w:asciiTheme="minorHAnsi" w:eastAsiaTheme="minorHAnsi" w:hAnsiTheme="minorHAnsi" w:cstheme="minorBidi"/>
          <w:rtl/>
        </w:rPr>
        <w:commentReference w:id="36"/>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7" w:name="_Toc328648267"/>
      <w:bookmarkStart w:id="38" w:name="_Toc328647068"/>
      <w:bookmarkStart w:id="39" w:name="_Toc4609067"/>
      <w:bookmarkEnd w:id="37"/>
      <w:r w:rsidRPr="008F4012">
        <w:rPr>
          <w:rFonts w:asciiTheme="minorHAnsi" w:eastAsiaTheme="minorHAnsi" w:hAnsiTheme="minorHAnsi" w:cstheme="minorHAnsi" w:hint="cs"/>
          <w:color w:val="auto"/>
          <w:sz w:val="24"/>
          <w:szCs w:val="24"/>
          <w:rtl/>
        </w:rPr>
        <w:t>פיתוח זריז, מספר יחידות מסירה/גרסאות</w:t>
      </w:r>
      <w:bookmarkEnd w:id="38"/>
      <w:bookmarkEnd w:id="39"/>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del w:id="40" w:author="גמליאל" w:date="2019-03-27T17:06:00Z">
        <w:r w:rsidRPr="000B2DB9" w:rsidDel="00C20E54">
          <w:rPr>
            <w:rFonts w:cstheme="minorHAnsi"/>
            <w:sz w:val="24"/>
            <w:szCs w:val="24"/>
            <w:rtl/>
          </w:rPr>
          <w:delText>להגות ולחשוב</w:delText>
        </w:r>
      </w:del>
      <w:ins w:id="41"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42" w:author="גמליאל" w:date="2019-03-27T17:06:00Z">
        <w:r w:rsidRPr="000B2DB9" w:rsidDel="00C20E54">
          <w:rPr>
            <w:rFonts w:cstheme="minorHAnsi"/>
            <w:sz w:val="24"/>
            <w:szCs w:val="24"/>
            <w:rtl/>
          </w:rPr>
          <w:delText>מאשר לדמות את התנהגות שלו לזה</w:delText>
        </w:r>
      </w:del>
      <w:ins w:id="43"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FD06A6" w:rsidP="0090232D">
      <w:pPr>
        <w:pStyle w:val="a7"/>
        <w:bidi w:val="0"/>
        <w:jc w:val="both"/>
        <w:rPr>
          <w:rFonts w:cstheme="minorHAnsi"/>
          <w:sz w:val="24"/>
          <w:szCs w:val="24"/>
        </w:rPr>
      </w:pPr>
      <w:hyperlink r:id="rId56"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FD06A6"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http://www.methodacloud.com/content/pages/kit_agile/H_Guide.htm</w:t>
        </w:r>
      </w:hyperlink>
    </w:p>
    <w:p w14:paraId="2E60B258" w14:textId="2B78C96B" w:rsidR="00FB7F67" w:rsidRDefault="00FD06A6"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44" w:author="Daniel Danan" w:date="2019-03-24T18:04:00Z"/>
          <w:rFonts w:cstheme="minorHAnsi"/>
          <w:sz w:val="24"/>
          <w:szCs w:val="24"/>
          <w:rtl/>
        </w:rPr>
      </w:pPr>
      <w:del w:id="45"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46" w:name="_Toc4609068"/>
      <w:r>
        <w:rPr>
          <w:rFonts w:hint="cs"/>
          <w:rtl/>
        </w:rPr>
        <w:t>תכנון</w:t>
      </w:r>
      <w:bookmarkEnd w:id="46"/>
    </w:p>
    <w:p w14:paraId="3F207B9D" w14:textId="471F39A6" w:rsidR="00D47385" w:rsidRDefault="00C013AB" w:rsidP="0090232D">
      <w:pPr>
        <w:pStyle w:val="2"/>
        <w:jc w:val="both"/>
        <w:rPr>
          <w:rtl/>
        </w:rPr>
      </w:pPr>
      <w:bookmarkStart w:id="47" w:name="_Toc4609069"/>
      <w:r>
        <w:rPr>
          <w:rFonts w:hint="cs"/>
          <w:rtl/>
        </w:rPr>
        <w:t xml:space="preserve">3.1 </w:t>
      </w:r>
      <w:r w:rsidR="00D47385">
        <w:rPr>
          <w:rFonts w:hint="cs"/>
          <w:rtl/>
        </w:rPr>
        <w:t>דרישות המערכת</w:t>
      </w:r>
      <w:bookmarkEnd w:id="4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48" w:name="_Toc4609070"/>
      <w:r>
        <w:rPr>
          <w:rFonts w:hint="cs"/>
          <w:rtl/>
        </w:rPr>
        <w:t xml:space="preserve">3.1.1 </w:t>
      </w:r>
      <w:commentRangeStart w:id="49"/>
      <w:r w:rsidR="00D47385">
        <w:rPr>
          <w:rFonts w:hint="cs"/>
          <w:rtl/>
        </w:rPr>
        <w:t>דרישות כלליות</w:t>
      </w:r>
      <w:commentRangeEnd w:id="49"/>
      <w:r w:rsidR="0068070B">
        <w:rPr>
          <w:rStyle w:val="ad"/>
          <w:rFonts w:asciiTheme="minorHAnsi" w:eastAsiaTheme="minorHAnsi" w:hAnsiTheme="minorHAnsi" w:cstheme="minorBidi"/>
          <w:b w:val="0"/>
          <w:bCs w:val="0"/>
          <w:color w:val="auto"/>
          <w:rtl/>
        </w:rPr>
        <w:commentReference w:id="49"/>
      </w:r>
      <w:bookmarkEnd w:id="48"/>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50"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51"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52" w:name="_Toc4609071"/>
      <w:r>
        <w:rPr>
          <w:rFonts w:hint="cs"/>
          <w:rtl/>
        </w:rPr>
        <w:t xml:space="preserve">3.1.2 </w:t>
      </w:r>
      <w:commentRangeStart w:id="53"/>
      <w:commentRangeStart w:id="54"/>
      <w:r w:rsidR="00D47385">
        <w:rPr>
          <w:rFonts w:hint="cs"/>
          <w:rtl/>
        </w:rPr>
        <w:t xml:space="preserve">דרישות </w:t>
      </w:r>
      <w:r w:rsidR="00D47385">
        <w:t>side</w:t>
      </w:r>
      <w:r w:rsidR="00D47385">
        <w:rPr>
          <w:rFonts w:hint="cs"/>
          <w:rtl/>
        </w:rPr>
        <w:t xml:space="preserve"> </w:t>
      </w:r>
      <w:commentRangeEnd w:id="53"/>
      <w:r w:rsidR="0068070B">
        <w:rPr>
          <w:rStyle w:val="ad"/>
          <w:rFonts w:asciiTheme="minorHAnsi" w:eastAsiaTheme="minorHAnsi" w:hAnsiTheme="minorHAnsi" w:cstheme="minorBidi"/>
          <w:b w:val="0"/>
          <w:bCs w:val="0"/>
          <w:color w:val="auto"/>
          <w:rtl/>
        </w:rPr>
        <w:commentReference w:id="53"/>
      </w:r>
      <w:commentRangeEnd w:id="54"/>
      <w:r w:rsidR="00ED2882">
        <w:rPr>
          <w:rStyle w:val="ad"/>
          <w:rFonts w:asciiTheme="minorHAnsi" w:eastAsiaTheme="minorHAnsi" w:hAnsiTheme="minorHAnsi" w:cstheme="minorBidi"/>
          <w:b w:val="0"/>
          <w:bCs w:val="0"/>
          <w:color w:val="auto"/>
          <w:rtl/>
        </w:rPr>
        <w:commentReference w:id="54"/>
      </w:r>
      <w:r w:rsidR="00D47385">
        <w:t>client</w:t>
      </w:r>
      <w:bookmarkEnd w:id="5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55"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55"/>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56"/>
      <w:commentRangeEnd w:id="56"/>
      <w:r w:rsidR="00175B68">
        <w:rPr>
          <w:rStyle w:val="ad"/>
          <w:rtl/>
        </w:rPr>
        <w:commentReference w:id="56"/>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57" w:name="_Toc4609073"/>
      <w:r>
        <w:rPr>
          <w:rFonts w:hint="cs"/>
          <w:rtl/>
        </w:rPr>
        <w:t xml:space="preserve">3.2 </w:t>
      </w:r>
      <w:r w:rsidR="00B22D8D">
        <w:rPr>
          <w:rFonts w:hint="cs"/>
          <w:rtl/>
        </w:rPr>
        <w:t xml:space="preserve">אפיון </w:t>
      </w:r>
      <w:commentRangeStart w:id="58"/>
      <w:commentRangeStart w:id="59"/>
      <w:r w:rsidR="00B22D8D">
        <w:rPr>
          <w:rFonts w:hint="cs"/>
          <w:rtl/>
        </w:rPr>
        <w:t xml:space="preserve">המערכת </w:t>
      </w:r>
      <w:commentRangeEnd w:id="58"/>
      <w:r w:rsidR="0080602B">
        <w:rPr>
          <w:rStyle w:val="ad"/>
          <w:rFonts w:asciiTheme="minorHAnsi" w:eastAsiaTheme="minorHAnsi" w:hAnsiTheme="minorHAnsi" w:cstheme="minorBidi"/>
          <w:b w:val="0"/>
          <w:bCs w:val="0"/>
          <w:color w:val="auto"/>
          <w:rtl/>
        </w:rPr>
        <w:commentReference w:id="58"/>
      </w:r>
      <w:commentRangeEnd w:id="59"/>
      <w:r w:rsidR="00175B68">
        <w:rPr>
          <w:rStyle w:val="ad"/>
          <w:rFonts w:asciiTheme="minorHAnsi" w:eastAsiaTheme="minorHAnsi" w:hAnsiTheme="minorHAnsi" w:cstheme="minorBidi"/>
          <w:b w:val="0"/>
          <w:bCs w:val="0"/>
          <w:color w:val="auto"/>
          <w:rtl/>
        </w:rPr>
        <w:commentReference w:id="59"/>
      </w:r>
      <w:bookmarkEnd w:id="57"/>
    </w:p>
    <w:p w14:paraId="19142D4A" w14:textId="280CC115" w:rsidR="008223DB" w:rsidRDefault="008223DB" w:rsidP="0090232D">
      <w:pPr>
        <w:jc w:val="both"/>
      </w:pPr>
    </w:p>
    <w:p w14:paraId="0C5800AC" w14:textId="562FDCA3" w:rsidR="008223DB" w:rsidRDefault="008223DB" w:rsidP="00175B68">
      <w:pPr>
        <w:pStyle w:val="3"/>
        <w:rPr>
          <w:rtl/>
        </w:rPr>
      </w:pPr>
      <w:bookmarkStart w:id="60" w:name="_Toc4609074"/>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60"/>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61" w:name="_Toc4609075"/>
      <w:r>
        <w:rPr>
          <w:rFonts w:eastAsia="Times New Roman" w:hint="cs"/>
          <w:rtl/>
        </w:rPr>
        <w:t xml:space="preserve">3.2.2 </w:t>
      </w:r>
      <w:r w:rsidRPr="008223DB">
        <w:rPr>
          <w:rFonts w:eastAsia="Times New Roman"/>
          <w:rtl/>
        </w:rPr>
        <w:t>התהליכים עבור החברה המגייסת</w:t>
      </w:r>
      <w:bookmarkEnd w:id="61"/>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1">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r w:rsidR="00973242">
        <w:rPr>
          <w:rStyle w:val="ad"/>
          <w:rtl/>
        </w:rPr>
        <w:commentReference w:id="62"/>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63"/>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63"/>
      <w:r w:rsidR="00973242">
        <w:rPr>
          <w:rStyle w:val="ad"/>
        </w:rPr>
        <w:commentReference w:id="63"/>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14CC5F79" w:rsidR="008223DB" w:rsidRDefault="00434331" w:rsidP="0090232D">
      <w:pPr>
        <w:jc w:val="both"/>
        <w:rPr>
          <w:rtl/>
        </w:rPr>
      </w:pPr>
      <w:bookmarkStart w:id="64" w:name="_GoBack"/>
      <w:r>
        <w:rPr>
          <w:noProof/>
          <w:rtl/>
        </w:rPr>
        <w:drawing>
          <wp:inline distT="0" distB="0" distL="0" distR="0" wp14:anchorId="7F775F2C" wp14:editId="3743E1AE">
            <wp:extent cx="5274310" cy="238379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D623.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383790"/>
                    </a:xfrm>
                    <a:prstGeom prst="rect">
                      <a:avLst/>
                    </a:prstGeom>
                  </pic:spPr>
                </pic:pic>
              </a:graphicData>
            </a:graphic>
          </wp:inline>
        </w:drawing>
      </w:r>
      <w:bookmarkEnd w:id="64"/>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65"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5"/>
    </w:p>
    <w:p w14:paraId="103E6883" w14:textId="027B5CA4" w:rsidR="00CF5C28" w:rsidRPr="00CF5C28" w:rsidRDefault="00CF5C28" w:rsidP="005A70E5">
      <w:pPr>
        <w:pStyle w:val="a7"/>
        <w:jc w:val="both"/>
        <w:rPr>
          <w:rFonts w:cstheme="minorHAnsi"/>
          <w:sz w:val="24"/>
          <w:szCs w:val="24"/>
          <w:rtl/>
        </w:rPr>
      </w:pPr>
      <w:commentRangeStart w:id="66"/>
      <w:r>
        <w:rPr>
          <w:rFonts w:cstheme="minorHAnsi" w:hint="cs"/>
          <w:sz w:val="24"/>
          <w:szCs w:val="24"/>
          <w:rtl/>
        </w:rPr>
        <w:t>המערכ</w:t>
      </w:r>
      <w:commentRangeEnd w:id="66"/>
      <w:r w:rsidR="0068070B">
        <w:rPr>
          <w:rStyle w:val="ad"/>
        </w:rPr>
        <w:commentReference w:id="66"/>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w:t>
      </w:r>
      <w:r>
        <w:rPr>
          <w:rFonts w:cstheme="minorHAnsi" w:hint="cs"/>
          <w:sz w:val="24"/>
          <w:szCs w:val="24"/>
          <w:rtl/>
        </w:rPr>
        <w:lastRenderedPageBreak/>
        <w:t xml:space="preserve">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67" w:name="_Toc4609077"/>
      <w:r>
        <w:rPr>
          <w:rFonts w:hint="cs"/>
          <w:rtl/>
        </w:rPr>
        <w:t>תכנון ביצוע</w:t>
      </w:r>
      <w:bookmarkEnd w:id="67"/>
    </w:p>
    <w:p w14:paraId="307D8352" w14:textId="682E98DD" w:rsidR="00577E06" w:rsidRDefault="00C013AB" w:rsidP="0090232D">
      <w:pPr>
        <w:pStyle w:val="2"/>
        <w:jc w:val="both"/>
      </w:pPr>
      <w:bookmarkStart w:id="68" w:name="_Toc4609078"/>
      <w:r>
        <w:rPr>
          <w:rFonts w:hint="cs"/>
          <w:rtl/>
        </w:rPr>
        <w:t xml:space="preserve">4.1 </w:t>
      </w:r>
      <w:commentRangeStart w:id="69"/>
      <w:r w:rsidR="00577E06">
        <w:rPr>
          <w:rFonts w:hint="cs"/>
          <w:rtl/>
        </w:rPr>
        <w:t>תחילת ה</w:t>
      </w:r>
      <w:commentRangeEnd w:id="69"/>
      <w:r w:rsidR="0080602B">
        <w:rPr>
          <w:rStyle w:val="ad"/>
          <w:rFonts w:asciiTheme="minorHAnsi" w:eastAsiaTheme="minorHAnsi" w:hAnsiTheme="minorHAnsi" w:cstheme="minorBidi"/>
          <w:b w:val="0"/>
          <w:bCs w:val="0"/>
          <w:color w:val="auto"/>
          <w:rtl/>
        </w:rPr>
        <w:commentReference w:id="69"/>
      </w:r>
      <w:r w:rsidR="00577E06">
        <w:rPr>
          <w:rFonts w:hint="cs"/>
          <w:rtl/>
        </w:rPr>
        <w:t>עבודה</w:t>
      </w:r>
      <w:bookmarkEnd w:id="68"/>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70"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0"/>
    </w:p>
    <w:p w14:paraId="011BEB84" w14:textId="1098F3A9" w:rsidR="00CF5C28" w:rsidRDefault="00BC10C3" w:rsidP="0090232D">
      <w:pPr>
        <w:pStyle w:val="2"/>
        <w:jc w:val="both"/>
      </w:pPr>
      <w:bookmarkStart w:id="71" w:name="_Toc4609080"/>
      <w:r>
        <w:rPr>
          <w:rFonts w:hint="cs"/>
        </w:rPr>
        <w:t>UI</w:t>
      </w:r>
      <w:r w:rsidR="00C013AB">
        <w:t xml:space="preserve"> 4.3</w:t>
      </w:r>
      <w:bookmarkEnd w:id="7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w:t>
      </w:r>
      <w:r w:rsidR="008147D7">
        <w:rPr>
          <w:rFonts w:cstheme="minorHAnsi" w:hint="cs"/>
          <w:sz w:val="24"/>
          <w:szCs w:val="24"/>
          <w:rtl/>
        </w:rPr>
        <w:lastRenderedPageBreak/>
        <w:t>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72" w:name="_Toc4609081"/>
      <w:r>
        <w:rPr>
          <w:rFonts w:hint="cs"/>
          <w:rtl/>
        </w:rPr>
        <w:t xml:space="preserve">4.4 </w:t>
      </w:r>
      <w:r w:rsidR="00BC10C3">
        <w:rPr>
          <w:rFonts w:hint="cs"/>
          <w:rtl/>
        </w:rPr>
        <w:t>הק</w:t>
      </w:r>
      <w:commentRangeStart w:id="73"/>
      <w:r w:rsidR="00BC10C3">
        <w:rPr>
          <w:rFonts w:hint="cs"/>
          <w:rtl/>
        </w:rPr>
        <w:t xml:space="preserve">מת </w:t>
      </w:r>
      <w:commentRangeEnd w:id="73"/>
      <w:r w:rsidR="00B21320">
        <w:rPr>
          <w:rStyle w:val="ad"/>
          <w:rFonts w:asciiTheme="minorHAnsi" w:eastAsiaTheme="minorHAnsi" w:hAnsiTheme="minorHAnsi" w:cstheme="minorBidi"/>
          <w:b w:val="0"/>
          <w:bCs w:val="0"/>
          <w:color w:val="auto"/>
          <w:rtl/>
        </w:rPr>
        <w:commentReference w:id="73"/>
      </w:r>
      <w:r w:rsidR="00BC10C3">
        <w:rPr>
          <w:rFonts w:hint="cs"/>
          <w:rtl/>
        </w:rPr>
        <w:t xml:space="preserve">שרת </w:t>
      </w:r>
      <w:r w:rsidR="00BC10C3">
        <w:t>Node.js</w:t>
      </w:r>
      <w:bookmarkEnd w:id="7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74" w:name="_Toc4609082"/>
      <w:r>
        <w:rPr>
          <w:rFonts w:hint="cs"/>
          <w:rtl/>
        </w:rPr>
        <w:t xml:space="preserve">4.5 </w:t>
      </w:r>
      <w:r w:rsidR="00BC10C3">
        <w:rPr>
          <w:rFonts w:hint="cs"/>
          <w:rtl/>
        </w:rPr>
        <w:t xml:space="preserve">הקמת </w:t>
      </w:r>
      <w:r w:rsidR="00BC10C3">
        <w:t>instance in AWS</w:t>
      </w:r>
      <w:bookmarkEnd w:id="7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75" w:name="_Toc4609083"/>
      <w:r>
        <w:rPr>
          <w:rFonts w:hint="cs"/>
          <w:rtl/>
        </w:rPr>
        <w:t xml:space="preserve">4.6 </w:t>
      </w:r>
      <w:r w:rsidR="00321E05">
        <w:rPr>
          <w:rFonts w:hint="cs"/>
          <w:rtl/>
        </w:rPr>
        <w:t>ארגון בסיס הנתונים (אולי צריך לשלבו עם 4.5)</w:t>
      </w:r>
      <w:bookmarkEnd w:id="7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76"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7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77" w:name="_Toc4609085"/>
      <w:r>
        <w:rPr>
          <w:rFonts w:hint="cs"/>
          <w:rtl/>
        </w:rPr>
        <w:t xml:space="preserve">4.8 </w:t>
      </w:r>
      <w:r>
        <w:t>SQL Injection</w:t>
      </w:r>
      <w:bookmarkEnd w:id="77"/>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78"/>
      <w:r w:rsidR="00F576B6" w:rsidRPr="00F576B6">
        <w:rPr>
          <w:rFonts w:ascii="Arial" w:eastAsia="Times New Roman" w:hAnsi="Arial" w:cs="Arial"/>
          <w:color w:val="3E556C"/>
          <w:sz w:val="24"/>
          <w:szCs w:val="24"/>
          <w:rtl/>
        </w:rPr>
        <w:t>במקרה הטוב</w:t>
      </w:r>
      <w:commentRangeEnd w:id="78"/>
      <w:r w:rsidR="00B71957">
        <w:rPr>
          <w:rStyle w:val="ad"/>
          <w:rtl/>
        </w:rPr>
        <w:commentReference w:id="78"/>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79"/>
      <w:r>
        <w:rPr>
          <w:rFonts w:ascii="Arial" w:eastAsia="Times New Roman" w:hAnsi="Arial" w:cs="Arial"/>
          <w:color w:val="3E556C"/>
          <w:sz w:val="24"/>
          <w:szCs w:val="24"/>
        </w:rPr>
        <w:t>CVSS</w:t>
      </w:r>
      <w:commentRangeEnd w:id="79"/>
      <w:r w:rsidR="00B71957">
        <w:rPr>
          <w:rStyle w:val="ad"/>
          <w:rtl/>
        </w:rPr>
        <w:commentReference w:id="79"/>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80"/>
      <w:r>
        <w:rPr>
          <w:rFonts w:ascii="Arial" w:hAnsi="Arial" w:cs="Arial" w:hint="cs"/>
          <w:color w:val="4C4C4C"/>
          <w:sz w:val="23"/>
          <w:szCs w:val="23"/>
          <w:shd w:val="clear" w:color="auto" w:fill="FFFFFF"/>
          <w:rtl/>
        </w:rPr>
        <w:t>נחלצנו</w:t>
      </w:r>
      <w:commentRangeEnd w:id="80"/>
      <w:r w:rsidR="00B71957">
        <w:rPr>
          <w:rStyle w:val="ad"/>
          <w:rtl/>
        </w:rPr>
        <w:commentReference w:id="80"/>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FD06A6" w:rsidP="0090232D">
      <w:pPr>
        <w:pStyle w:val="a7"/>
        <w:bidi w:val="0"/>
        <w:jc w:val="both"/>
        <w:rPr>
          <w:rFonts w:cstheme="minorHAnsi"/>
          <w:sz w:val="24"/>
          <w:szCs w:val="24"/>
        </w:rPr>
      </w:pPr>
      <w:hyperlink r:id="rId64" w:history="1">
        <w:r w:rsidR="00D773BE" w:rsidRPr="0098430B">
          <w:rPr>
            <w:rStyle w:val="Hyperlink"/>
            <w:rFonts w:cstheme="minorHAnsi"/>
            <w:sz w:val="24"/>
            <w:szCs w:val="24"/>
          </w:rPr>
          <w:t>https://www.veracode.com/security/sql-injection</w:t>
        </w:r>
      </w:hyperlink>
    </w:p>
    <w:p w14:paraId="184E4522" w14:textId="10097C43" w:rsidR="00D773BE" w:rsidRDefault="00FD06A6" w:rsidP="0090232D">
      <w:pPr>
        <w:pStyle w:val="a7"/>
        <w:bidi w:val="0"/>
        <w:jc w:val="both"/>
        <w:rPr>
          <w:rFonts w:cstheme="minorHAnsi"/>
          <w:sz w:val="24"/>
          <w:szCs w:val="24"/>
          <w:rtl/>
        </w:rPr>
      </w:pPr>
      <w:hyperlink r:id="rId65"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81" w:name="_Toc4609086"/>
      <w:r>
        <w:rPr>
          <w:rFonts w:hint="cs"/>
          <w:rtl/>
        </w:rPr>
        <w:t>4.</w:t>
      </w:r>
      <w:r w:rsidR="00E118B8">
        <w:rPr>
          <w:rFonts w:hint="cs"/>
          <w:rtl/>
        </w:rPr>
        <w:t>9</w:t>
      </w:r>
      <w:r>
        <w:rPr>
          <w:rFonts w:hint="cs"/>
          <w:rtl/>
        </w:rPr>
        <w:t xml:space="preserve"> </w:t>
      </w:r>
      <w:r w:rsidR="00BC10C3">
        <w:rPr>
          <w:rFonts w:hint="cs"/>
          <w:rtl/>
        </w:rPr>
        <w:t>תהליכים</w:t>
      </w:r>
      <w:bookmarkEnd w:id="81"/>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lastRenderedPageBreak/>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82" w:name="_Toc4609087"/>
      <w:commentRangeStart w:id="83"/>
      <w:r>
        <w:rPr>
          <w:rFonts w:hint="cs"/>
          <w:rtl/>
        </w:rPr>
        <w:t>4.</w:t>
      </w:r>
      <w:r w:rsidR="00E118B8">
        <w:rPr>
          <w:rFonts w:hint="cs"/>
          <w:rtl/>
        </w:rPr>
        <w:t>10</w:t>
      </w:r>
      <w:r>
        <w:rPr>
          <w:rFonts w:hint="cs"/>
          <w:rtl/>
        </w:rPr>
        <w:t xml:space="preserve"> </w:t>
      </w:r>
      <w:r w:rsidR="009374DB">
        <w:rPr>
          <w:rFonts w:hint="cs"/>
          <w:rtl/>
        </w:rPr>
        <w:t>פונקציונאליות</w:t>
      </w:r>
      <w:commentRangeEnd w:id="83"/>
      <w:r w:rsidR="00B21320">
        <w:rPr>
          <w:rStyle w:val="ad"/>
          <w:rFonts w:asciiTheme="minorHAnsi" w:eastAsiaTheme="minorHAnsi" w:hAnsiTheme="minorHAnsi" w:cstheme="minorBidi"/>
          <w:b w:val="0"/>
          <w:bCs w:val="0"/>
          <w:color w:val="auto"/>
          <w:rtl/>
        </w:rPr>
        <w:commentReference w:id="83"/>
      </w:r>
      <w:bookmarkEnd w:id="82"/>
    </w:p>
    <w:p w14:paraId="1A18098C" w14:textId="425361B6" w:rsidR="009374DB" w:rsidRDefault="00C013AB" w:rsidP="00E118B8">
      <w:pPr>
        <w:pStyle w:val="2"/>
        <w:jc w:val="both"/>
        <w:rPr>
          <w:rtl/>
        </w:rPr>
      </w:pPr>
      <w:bookmarkStart w:id="84" w:name="_Toc4609088"/>
      <w:r>
        <w:rPr>
          <w:rFonts w:hint="cs"/>
          <w:rtl/>
        </w:rPr>
        <w:t>4.1</w:t>
      </w:r>
      <w:r w:rsidR="00E118B8">
        <w:rPr>
          <w:rFonts w:hint="cs"/>
          <w:rtl/>
        </w:rPr>
        <w:t>1</w:t>
      </w:r>
      <w:r>
        <w:rPr>
          <w:rFonts w:hint="cs"/>
          <w:rtl/>
        </w:rPr>
        <w:t xml:space="preserve"> </w:t>
      </w:r>
      <w:r w:rsidR="00BB51FE">
        <w:rPr>
          <w:rFonts w:hint="cs"/>
          <w:rtl/>
        </w:rPr>
        <w:t>בדיקות</w:t>
      </w:r>
      <w:bookmarkEnd w:id="84"/>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5"/>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5"/>
      <w:r w:rsidR="00B71957">
        <w:rPr>
          <w:rStyle w:val="ad"/>
          <w:rtl/>
        </w:rPr>
        <w:commentReference w:id="85"/>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86" w:name="_Toc4609089"/>
      <w:r>
        <w:rPr>
          <w:rFonts w:hint="cs"/>
          <w:rtl/>
        </w:rPr>
        <w:t xml:space="preserve">5. </w:t>
      </w:r>
      <w:r w:rsidR="008B77AB">
        <w:rPr>
          <w:rFonts w:hint="cs"/>
          <w:rtl/>
        </w:rPr>
        <w:t>דיון</w:t>
      </w:r>
      <w:bookmarkEnd w:id="86"/>
    </w:p>
    <w:p w14:paraId="728DD3FF" w14:textId="61A1C068" w:rsidR="008B77AB" w:rsidRDefault="00C013AB" w:rsidP="0090232D">
      <w:pPr>
        <w:pStyle w:val="2"/>
        <w:jc w:val="both"/>
        <w:rPr>
          <w:rtl/>
        </w:rPr>
      </w:pPr>
      <w:bookmarkStart w:id="87" w:name="_Toc4609090"/>
      <w:r>
        <w:rPr>
          <w:rFonts w:hint="cs"/>
          <w:rtl/>
        </w:rPr>
        <w:t xml:space="preserve">5.1 </w:t>
      </w:r>
      <w:r w:rsidR="008E5199">
        <w:rPr>
          <w:rFonts w:hint="cs"/>
          <w:rtl/>
        </w:rPr>
        <w:t>יתרונות האפליקציה</w:t>
      </w:r>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88" w:name="_Toc4609091"/>
      <w:r>
        <w:rPr>
          <w:rFonts w:hint="cs"/>
          <w:rtl/>
        </w:rPr>
        <w:t xml:space="preserve">5.2 </w:t>
      </w:r>
      <w:r w:rsidR="008E5199">
        <w:rPr>
          <w:rFonts w:hint="cs"/>
          <w:rtl/>
        </w:rPr>
        <w:t>הרחבות אפשריות למערכת</w:t>
      </w:r>
      <w:bookmarkEnd w:id="88"/>
      <w:r w:rsidR="00690008">
        <w:rPr>
          <w:rFonts w:hint="cs"/>
          <w:rtl/>
        </w:rPr>
        <w:t xml:space="preserve">  </w:t>
      </w:r>
    </w:p>
    <w:p w14:paraId="3F02C404" w14:textId="1B7D2319" w:rsidR="00690008" w:rsidRDefault="00690008" w:rsidP="003E4F2B">
      <w:pPr>
        <w:pStyle w:val="3"/>
        <w:rPr>
          <w:rtl/>
        </w:rPr>
      </w:pPr>
      <w:bookmarkStart w:id="89" w:name="_Toc4609092"/>
      <w:r>
        <w:rPr>
          <w:rFonts w:hint="cs"/>
          <w:rtl/>
        </w:rPr>
        <w:t xml:space="preserve">5.2.1 שילוב </w:t>
      </w:r>
      <w:r>
        <w:t>Machine Learning</w:t>
      </w:r>
      <w:bookmarkEnd w:id="89"/>
      <w:r>
        <w:t xml:space="preserve"> </w:t>
      </w:r>
    </w:p>
    <w:p w14:paraId="66A3C030" w14:textId="76C7DF46" w:rsidR="000375E3" w:rsidRDefault="008B11AA" w:rsidP="003E4F2B">
      <w:pPr>
        <w:jc w:val="both"/>
        <w:rPr>
          <w:rtl/>
        </w:rPr>
      </w:pPr>
      <w:commentRangeStart w:id="90"/>
      <w:r>
        <w:rPr>
          <w:rFonts w:hint="cs"/>
          <w:rtl/>
        </w:rPr>
        <w:t xml:space="preserve">הרחבה אפשרית </w:t>
      </w:r>
      <w:commentRangeEnd w:id="90"/>
      <w:r w:rsidR="003E4F2B">
        <w:rPr>
          <w:rStyle w:val="ad"/>
        </w:rPr>
        <w:commentReference w:id="90"/>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1" w:name="_Toc4609093"/>
      <w:r>
        <w:rPr>
          <w:rFonts w:hint="cs"/>
          <w:rtl/>
        </w:rPr>
        <w:t>5.3 אתגרים שהתמודדנו איתם במהלך</w:t>
      </w:r>
      <w:r w:rsidR="00340F8E">
        <w:rPr>
          <w:rFonts w:hint="cs"/>
          <w:rtl/>
        </w:rPr>
        <w:t xml:space="preserve"> הפרו</w:t>
      </w:r>
      <w:r>
        <w:rPr>
          <w:rFonts w:hint="cs"/>
          <w:rtl/>
        </w:rPr>
        <w:t>יקט</w:t>
      </w:r>
      <w:bookmarkEnd w:id="91"/>
    </w:p>
    <w:p w14:paraId="28DE5283" w14:textId="2F03C1C7" w:rsidR="00310D09" w:rsidRPr="002D105B" w:rsidRDefault="00310D09" w:rsidP="0090232D">
      <w:pPr>
        <w:pStyle w:val="3"/>
        <w:jc w:val="both"/>
        <w:rPr>
          <w:rtl/>
        </w:rPr>
      </w:pPr>
      <w:bookmarkStart w:id="92"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FD06A6" w:rsidP="0090232D">
      <w:pPr>
        <w:pStyle w:val="a9"/>
        <w:jc w:val="both"/>
        <w:rPr>
          <w:rStyle w:val="Hyperlink"/>
          <w:sz w:val="24"/>
          <w:szCs w:val="24"/>
          <w:rtl/>
        </w:rPr>
      </w:pPr>
      <w:hyperlink r:id="rId83"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FD06A6" w:rsidP="0090232D">
      <w:pPr>
        <w:pStyle w:val="a9"/>
        <w:jc w:val="both"/>
        <w:rPr>
          <w:rStyle w:val="Hyperlink"/>
          <w:sz w:val="24"/>
          <w:szCs w:val="24"/>
          <w:rtl/>
        </w:rPr>
      </w:pPr>
      <w:hyperlink r:id="rId85"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3" w:name="_Toc4609095"/>
      <w:r>
        <w:rPr>
          <w:rFonts w:hint="cs"/>
          <w:rtl/>
        </w:rPr>
        <w:t>5.3.2 שינוי אורך מחרוזת ב</w:t>
      </w:r>
      <w:r>
        <w:t>SQL</w:t>
      </w:r>
      <w:bookmarkEnd w:id="9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FD06A6" w:rsidP="0090232D">
      <w:pPr>
        <w:bidi w:val="0"/>
        <w:jc w:val="both"/>
        <w:rPr>
          <w:rFonts w:cstheme="minorHAnsi"/>
        </w:rPr>
      </w:pPr>
      <w:hyperlink r:id="rId88"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4"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9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9D95BEA"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95"/>
      <w:r>
        <w:rPr>
          <w:rFonts w:ascii="Calibri" w:hAnsi="Calibri" w:cs="Calibri"/>
          <w:sz w:val="26"/>
          <w:szCs w:val="26"/>
        </w:rPr>
        <w:t xml:space="preserve">WEB  </w:t>
      </w:r>
      <w:r w:rsidR="00F13FDF">
        <w:rPr>
          <w:rFonts w:ascii="Calibri" w:hAnsi="Calibri" w:cs="Calibri"/>
          <w:sz w:val="26"/>
          <w:szCs w:val="26"/>
        </w:rPr>
        <w:t>&amp; Cloud</w:t>
      </w:r>
      <w:commentRangeEnd w:id="95"/>
      <w:r w:rsidR="008A1117">
        <w:rPr>
          <w:rStyle w:val="ad"/>
        </w:rPr>
        <w:commentReference w:id="95"/>
      </w:r>
      <w:r w:rsidR="007F2C7A">
        <w:rPr>
          <w:rFonts w:ascii="Calibri" w:hAnsi="Calibri" w:cs="Calibri"/>
          <w:sz w:val="26"/>
          <w:szCs w:val="26"/>
        </w:rPr>
        <w:t xml:space="preserve"> </w:t>
      </w:r>
      <w:r w:rsidR="008A1117">
        <w:rPr>
          <w:rFonts w:ascii="Calibri" w:hAnsi="Calibri" w:cs="Calibri" w:hint="cs"/>
          <w:sz w:val="26"/>
          <w:szCs w:val="26"/>
          <w:rtl/>
        </w:rPr>
        <w:t xml:space="preserve">, </w:t>
      </w:r>
      <w:del w:id="96" w:author="גמליאל" w:date="2019-03-27T20:10:00Z">
        <w:r w:rsidDel="008A1117">
          <w:rPr>
            <w:rFonts w:ascii="Calibri" w:hAnsi="Calibri" w:cs="Calibri"/>
            <w:sz w:val="26"/>
            <w:szCs w:val="26"/>
            <w:rtl/>
          </w:rPr>
          <w:delText xml:space="preserve">תחום </w:delText>
        </w:r>
      </w:del>
      <w:ins w:id="97" w:author="גמליאל" w:date="2019-03-27T20:10:00Z">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ins>
      <w:r>
        <w:rPr>
          <w:rFonts w:ascii="Calibri" w:hAnsi="Calibri" w:cs="Calibri"/>
          <w:sz w:val="26"/>
          <w:szCs w:val="26"/>
          <w:rtl/>
        </w:rPr>
        <w:t>מבוקש</w:t>
      </w:r>
      <w:ins w:id="98"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w:t>
      </w:r>
      <w:del w:id="99" w:author="גמליאל" w:date="2019-03-27T20:10:00Z">
        <w:r w:rsidDel="008A1117">
          <w:rPr>
            <w:rFonts w:ascii="Calibri" w:hAnsi="Calibri" w:cs="Calibri"/>
            <w:sz w:val="26"/>
            <w:szCs w:val="26"/>
            <w:rtl/>
          </w:rPr>
          <w:delText xml:space="preserve">שהולך </w:delText>
        </w:r>
      </w:del>
      <w:ins w:id="100" w:author="גמליאל" w:date="2019-03-27T20:10:00Z">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ins>
      <w:r>
        <w:rPr>
          <w:rFonts w:ascii="Calibri" w:hAnsi="Calibri" w:cs="Calibri"/>
          <w:sz w:val="26"/>
          <w:szCs w:val="26"/>
          <w:rtl/>
        </w:rPr>
        <w:t>ותופס</w:t>
      </w:r>
      <w:ins w:id="101"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D52F42" w:rsidR="005115E8" w:rsidRDefault="005115E8" w:rsidP="008A111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בפעמים מסוימות</w:t>
      </w:r>
      <w:ins w:id="102" w:author="גמליאל" w:date="2019-03-27T20:12:00Z">
        <w:r w:rsidR="008A1117">
          <w:rPr>
            <w:rFonts w:ascii="Calibri" w:hAnsi="Calibri" w:cs="Calibri" w:hint="cs"/>
            <w:sz w:val="26"/>
            <w:szCs w:val="26"/>
            <w:rtl/>
          </w:rPr>
          <w:t>, גם לאחר שבחרנו בדרך מסויימת והמלצנו עליה למנכ"ל החברה,</w:t>
        </w:r>
      </w:ins>
      <w:r>
        <w:rPr>
          <w:rFonts w:ascii="Calibri" w:hAnsi="Calibri" w:cs="Calibri"/>
          <w:sz w:val="26"/>
          <w:szCs w:val="26"/>
          <w:rtl/>
        </w:rPr>
        <w:t xml:space="preserve"> </w:t>
      </w:r>
      <w:r w:rsidR="007F2C7A">
        <w:rPr>
          <w:rFonts w:ascii="Calibri" w:hAnsi="Calibri" w:cs="Calibri" w:hint="cs"/>
          <w:sz w:val="26"/>
          <w:szCs w:val="26"/>
          <w:rtl/>
        </w:rPr>
        <w:t xml:space="preserve">מנכ"ל החברה </w:t>
      </w:r>
      <w:del w:id="103" w:author="גמליאל" w:date="2019-03-27T20:12:00Z">
        <w:r w:rsidR="007F2C7A" w:rsidDel="008A1117">
          <w:rPr>
            <w:rFonts w:ascii="Calibri" w:hAnsi="Calibri" w:cs="Calibri" w:hint="cs"/>
            <w:sz w:val="26"/>
            <w:szCs w:val="26"/>
            <w:rtl/>
          </w:rPr>
          <w:delText>הכריע על דרך מסוימת</w:delText>
        </w:r>
      </w:del>
      <w:ins w:id="104" w:author="גמליאל" w:date="2019-03-27T20:12:00Z">
        <w:r w:rsidR="008A1117">
          <w:rPr>
            <w:rFonts w:ascii="Calibri" w:hAnsi="Calibri" w:cs="Calibri" w:hint="cs"/>
            <w:sz w:val="26"/>
            <w:szCs w:val="26"/>
            <w:rtl/>
          </w:rPr>
          <w:t>החליט לפנות לדרך אחרת</w:t>
        </w:r>
      </w:ins>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05" w:name="_Toc4609097"/>
      <w:r>
        <w:rPr>
          <w:rFonts w:hint="cs"/>
          <w:rtl/>
        </w:rPr>
        <w:t xml:space="preserve">6. </w:t>
      </w:r>
      <w:r w:rsidR="004C3DF2">
        <w:rPr>
          <w:rFonts w:hint="cs"/>
          <w:rtl/>
        </w:rPr>
        <w:t>סיכום</w:t>
      </w:r>
      <w:bookmarkEnd w:id="105"/>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6"/>
      <w:r>
        <w:rPr>
          <w:rFonts w:ascii="Calibri" w:hAnsi="Calibri" w:cs="Calibri"/>
          <w:sz w:val="26"/>
          <w:szCs w:val="26"/>
          <w:rtl/>
        </w:rPr>
        <w:t xml:space="preserve">ובפיתוח מערכת ושרת </w:t>
      </w:r>
      <w:commentRangeEnd w:id="106"/>
      <w:r w:rsidR="008A1117">
        <w:rPr>
          <w:rStyle w:val="ad"/>
          <w:rtl/>
        </w:rPr>
        <w:commentReference w:id="106"/>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5F24CD9A"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del w:id="107" w:author="גמליאל" w:date="2019-03-27T20:14:00Z">
        <w:r w:rsidDel="008A1117">
          <w:rPr>
            <w:rFonts w:ascii="Calibri" w:hAnsi="Calibri" w:cs="Calibri" w:hint="cs"/>
            <w:sz w:val="26"/>
            <w:szCs w:val="26"/>
            <w:rtl/>
          </w:rPr>
          <w:delText>מתוך הכוונה</w:delText>
        </w:r>
      </w:del>
      <w:ins w:id="108" w:author="גמליאל" w:date="2019-03-27T20:14:00Z">
        <w:r w:rsidR="008A1117">
          <w:rPr>
            <w:rFonts w:ascii="Calibri" w:hAnsi="Calibri" w:cs="Calibri" w:hint="cs"/>
            <w:sz w:val="26"/>
            <w:szCs w:val="26"/>
            <w:rtl/>
          </w:rPr>
          <w:t>מה שמהווה הקדמה</w:t>
        </w:r>
      </w:ins>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109" w:name="_Toc4609098"/>
      <w:r>
        <w:rPr>
          <w:rFonts w:hint="cs"/>
          <w:rtl/>
        </w:rPr>
        <w:t xml:space="preserve">7. </w:t>
      </w:r>
      <w:r w:rsidR="001103E5">
        <w:rPr>
          <w:rFonts w:hint="cs"/>
          <w:rtl/>
        </w:rPr>
        <w:t>ביב</w:t>
      </w:r>
      <w:r w:rsidR="004C3DF2">
        <w:rPr>
          <w:rFonts w:hint="cs"/>
          <w:rtl/>
        </w:rPr>
        <w:t>ליוגרפיה</w:t>
      </w:r>
      <w:bookmarkEnd w:id="109"/>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FD06A6"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FD06A6"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FD06A6"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FD06A6"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FD06A6"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FD06A6"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https://en.wikipedia.org/wiki/Client-side</w:t>
        </w:r>
      </w:hyperlink>
    </w:p>
    <w:p w14:paraId="32E68195" w14:textId="0005A0B7" w:rsidR="00B05902" w:rsidRPr="00B05902" w:rsidRDefault="00FD06A6"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FD06A6"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FD06A6"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https://he.wikipedia.org/wiki/Notepad%2B%2B</w:t>
        </w:r>
      </w:hyperlink>
    </w:p>
    <w:p w14:paraId="77C1BE84" w14:textId="4AFE1A75" w:rsidR="00B05902" w:rsidRPr="00B05902" w:rsidRDefault="00FD06A6"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FD06A6"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FD06A6"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FD06A6"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FD06A6"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FD06A6"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https://en.wikipedia.org/wiki/Firebase</w:t>
        </w:r>
      </w:hyperlink>
    </w:p>
    <w:p w14:paraId="237B7C22" w14:textId="62CC250C" w:rsidR="00B05902" w:rsidRPr="00B05902" w:rsidRDefault="00FD06A6"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http://meta-pa.blogspot.com/2017/08/firebase.html</w:t>
        </w:r>
      </w:hyperlink>
    </w:p>
    <w:p w14:paraId="5355D80D" w14:textId="72363F6A" w:rsidR="00B05902" w:rsidRPr="00B05902" w:rsidRDefault="00FD06A6"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https://www.israelclouds.com/glossary</w:t>
        </w:r>
      </w:hyperlink>
    </w:p>
    <w:p w14:paraId="1F4E514D" w14:textId="4A812526" w:rsidR="00B05902" w:rsidRPr="00B05902" w:rsidRDefault="00FD06A6"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FD06A6"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https://he.wikipedia.org/wiki/Amazon_Web_Services</w:t>
        </w:r>
      </w:hyperlink>
    </w:p>
    <w:p w14:paraId="65190359" w14:textId="52E5FB8A" w:rsidR="00B05902" w:rsidRPr="00B05902" w:rsidRDefault="00FD06A6"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FD06A6"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https://www.matrix.co.il/About/Pages/amazon.aspx</w:t>
        </w:r>
      </w:hyperlink>
    </w:p>
    <w:p w14:paraId="6D9F3CFD" w14:textId="0F966B22" w:rsidR="00B05902" w:rsidRPr="00B05902" w:rsidRDefault="00FD06A6"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FD06A6"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FD06A6"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42ED1225" w14:textId="4EA496AE" w:rsidR="00B05902" w:rsidRPr="00B05902" w:rsidRDefault="00FD06A6"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FD06A6"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https://he.wikipedia.org/wiki/%D7%A7%D7%A0%D7%91%D7%9F</w:t>
        </w:r>
      </w:hyperlink>
    </w:p>
    <w:p w14:paraId="2E36D78D" w14:textId="264E1E12" w:rsidR="00B05902" w:rsidRPr="00B05902" w:rsidRDefault="00FD06A6"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FD06A6"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FD06A6"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FD06A6"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FD06A6"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https://en.wikipedia.org/wiki/Database</w:t>
        </w:r>
      </w:hyperlink>
    </w:p>
    <w:p w14:paraId="71E90214" w14:textId="115BA0DD" w:rsidR="00B05902" w:rsidRPr="00B05902" w:rsidRDefault="00FD06A6"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FD06A6"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FD06A6"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http://www.json.org/json-he.html</w:t>
        </w:r>
      </w:hyperlink>
    </w:p>
    <w:p w14:paraId="7A7BFA2A" w14:textId="54DC6C4C" w:rsidR="00B05902" w:rsidRPr="00B05902" w:rsidRDefault="00FD06A6"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https://he.wikipedia.org/wiki/JSON</w:t>
        </w:r>
      </w:hyperlink>
    </w:p>
    <w:p w14:paraId="01391692" w14:textId="7D0FAD9E" w:rsidR="00B05902" w:rsidRPr="00B05902" w:rsidRDefault="00FD06A6"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FD06A6"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FD06A6"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FD06A6"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FD06A6"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https://en.wikipedia.org/wiki/HTML</w:t>
        </w:r>
      </w:hyperlink>
    </w:p>
    <w:p w14:paraId="07473CDA" w14:textId="20E22A68" w:rsidR="00B05902" w:rsidRPr="00B05902" w:rsidRDefault="00FD06A6"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https://www.w3schools.com/html/html_intro.asp</w:t>
        </w:r>
      </w:hyperlink>
    </w:p>
    <w:p w14:paraId="52F61BC2" w14:textId="1F5D2C7A" w:rsidR="00B05902" w:rsidRPr="00B05902" w:rsidRDefault="00FD06A6"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FD06A6"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FD06A6"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FD06A6"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FD06A6"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https://he.wikipedia.org/wiki/CVSS</w:t>
        </w:r>
      </w:hyperlink>
    </w:p>
    <w:p w14:paraId="5801C3DB" w14:textId="56556CFB" w:rsidR="00B05902" w:rsidRPr="00B05902" w:rsidRDefault="00FD06A6"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https://www.veracode.com/security/sql-injection</w:t>
        </w:r>
      </w:hyperlink>
    </w:p>
    <w:p w14:paraId="56C3944E" w14:textId="5543284F" w:rsidR="00B05902" w:rsidRPr="00B05902" w:rsidRDefault="00FD06A6"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https://portswigger.net/web-security/sql-injection</w:t>
        </w:r>
      </w:hyperlink>
    </w:p>
    <w:p w14:paraId="281D55D2" w14:textId="6060A97B" w:rsidR="00B05902" w:rsidRPr="00B05902" w:rsidRDefault="00FD06A6"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FD06A6"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FD06A6"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FD06A6"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5"/>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גמליאל" w:date="2019-03-27T19:44:00Z" w:initials="ג">
    <w:p w14:paraId="6EFB5B2A" w14:textId="05E30634" w:rsidR="00F451C7" w:rsidRDefault="00F451C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F451C7" w:rsidRDefault="00F451C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F451C7" w:rsidRDefault="00F451C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F451C7" w:rsidRDefault="00F451C7" w:rsidP="003E4F2B">
      <w:pPr>
        <w:pStyle w:val="ae"/>
        <w:rPr>
          <w:rtl/>
        </w:rPr>
      </w:pPr>
    </w:p>
    <w:p w14:paraId="7DF4B98E" w14:textId="4CB731CD" w:rsidR="00F451C7" w:rsidRDefault="00F451C7" w:rsidP="003E4F2B">
      <w:pPr>
        <w:pStyle w:val="ae"/>
        <w:rPr>
          <w:rtl/>
        </w:rPr>
      </w:pPr>
      <w:r>
        <w:rPr>
          <w:rFonts w:hint="cs"/>
          <w:rtl/>
        </w:rPr>
        <w:t>אם אני מבין נכון, השימוש ברשתות חברתיות יקרה בלי קשר לשימוש ב</w:t>
      </w:r>
      <w:r>
        <w:t>ML</w:t>
      </w:r>
      <w:r>
        <w:rPr>
          <w:rFonts w:hint="cs"/>
          <w:rtl/>
        </w:rPr>
        <w:t xml:space="preserve">, אלא כבר לפני זה ינותחו הנתונים מהרשתות החברתיות על בסיס מחקרים. בנוסף לזה, בעתיד הניתוח יבוצע לא לפי מחקרים אלא לפי </w:t>
      </w:r>
      <w:r>
        <w:t>ML</w:t>
      </w:r>
      <w:r>
        <w:rPr>
          <w:rFonts w:hint="cs"/>
          <w:rtl/>
        </w:rPr>
        <w:t>, וזה באמת שלב עתידי ורחוק יותר. ככה אני מבין את זה גם בשרטוט שיוני הכין.</w:t>
      </w:r>
    </w:p>
    <w:p w14:paraId="6E7AF422" w14:textId="77777777" w:rsidR="00F451C7" w:rsidRDefault="00F451C7" w:rsidP="003E4F2B">
      <w:pPr>
        <w:pStyle w:val="ae"/>
      </w:pPr>
    </w:p>
  </w:comment>
  <w:comment w:id="21" w:author="גמליאל" w:date="2019-03-27T19:35:00Z" w:initials="ג">
    <w:p w14:paraId="32D95576" w14:textId="11856D16" w:rsidR="00F451C7" w:rsidRDefault="00F451C7">
      <w:pPr>
        <w:pStyle w:val="ae"/>
      </w:pPr>
      <w:r>
        <w:rPr>
          <w:rStyle w:val="ad"/>
        </w:rPr>
        <w:annotationRef/>
      </w:r>
      <w:r>
        <w:rPr>
          <w:rFonts w:hint="cs"/>
          <w:rtl/>
        </w:rPr>
        <w:t xml:space="preserve">אולי כדאי פשוט להפנות לסעיף שבו פירטנו על הפרוטוקול? </w:t>
      </w:r>
      <w:r>
        <w:rPr>
          <w:rtl/>
        </w:rPr>
        <w:t>–</w:t>
      </w:r>
      <w:r>
        <w:rPr>
          <w:rFonts w:hint="cs"/>
          <w:rtl/>
        </w:rPr>
        <w:t xml:space="preserve"> </w:t>
      </w:r>
      <w:r w:rsidRPr="005C14F5">
        <w:rPr>
          <w:rFonts w:hint="cs"/>
          <w:b/>
          <w:bCs/>
          <w:rtl/>
        </w:rPr>
        <w:t>כמה שיותר לכתוב הרי זה משובח, כפל קוד בפייתון זה איסור דרבנן אבל כפל מידע במקומות אקדמיים זה מצווה מדאורייתא</w:t>
      </w:r>
    </w:p>
  </w:comment>
  <w:comment w:id="29" w:author="גמליאל" w:date="2019-03-27T19:35:00Z" w:initials="ג">
    <w:p w14:paraId="66FB3A24" w14:textId="77777777" w:rsidR="00F451C7" w:rsidRDefault="00F451C7">
      <w:pPr>
        <w:pStyle w:val="ae"/>
        <w:rPr>
          <w:rtl/>
        </w:rPr>
      </w:pPr>
      <w:r>
        <w:rPr>
          <w:rStyle w:val="ad"/>
        </w:rPr>
        <w:annotationRef/>
      </w:r>
      <w:r>
        <w:rPr>
          <w:rFonts w:hint="cs"/>
          <w:rtl/>
        </w:rPr>
        <w:t>אולי "קונבנציית"? זאת קונבנציה אחת, לא?</w:t>
      </w:r>
    </w:p>
    <w:p w14:paraId="6F0AA2BB" w14:textId="418E3B84" w:rsidR="00F451C7" w:rsidRPr="005C14F5" w:rsidRDefault="00F451C7">
      <w:pPr>
        <w:pStyle w:val="ae"/>
        <w:rPr>
          <w:b/>
          <w:bCs/>
        </w:rPr>
      </w:pPr>
      <w:r>
        <w:rPr>
          <w:rFonts w:hint="cs"/>
          <w:b/>
          <w:bCs/>
          <w:rtl/>
        </w:rPr>
        <w:t>לפי מה שאני מלמד במגשימים זה קונבנציות</w:t>
      </w:r>
    </w:p>
  </w:comment>
  <w:comment w:id="32" w:author="גמליאל" w:date="2019-03-27T19:35:00Z" w:initials="ג">
    <w:p w14:paraId="05CF96B5" w14:textId="0CDAD07E" w:rsidR="00F451C7" w:rsidRPr="00986C3D" w:rsidRDefault="00F451C7">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36" w:author="גמליאל" w:date="2019-03-27T19:35:00Z" w:initials="ג">
    <w:p w14:paraId="417221E0" w14:textId="3D536592" w:rsidR="00F451C7" w:rsidRPr="00986C3D" w:rsidRDefault="00F451C7">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49" w:author="Daniel Danan" w:date="2019-03-27T19:35:00Z" w:initials="DD">
    <w:p w14:paraId="6A3056AE" w14:textId="2E8ED83B" w:rsidR="00F451C7" w:rsidRPr="0068070B" w:rsidRDefault="00F451C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3" w:author="Daniel Danan" w:date="2019-03-27T19:35:00Z" w:initials="DD">
    <w:p w14:paraId="0B4097B4" w14:textId="77777777" w:rsidR="00F451C7" w:rsidRDefault="00F451C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F451C7" w:rsidRDefault="00F451C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F451C7" w:rsidRDefault="00F451C7">
      <w:pPr>
        <w:pStyle w:val="ae"/>
      </w:pPr>
      <w:r>
        <w:rPr>
          <w:rFonts w:hint="cs"/>
          <w:rtl/>
        </w:rPr>
        <w:t>מצד הלקוח צריך שתיהיה חלונית שבה הלקוח יוכל להכניס את שם התפקיד ומשם זה ילקח לחיפוש בצד השרת וכו'</w:t>
      </w:r>
    </w:p>
  </w:comment>
  <w:comment w:id="54" w:author="גמליאל" w:date="2019-03-27T19:35:00Z" w:initials="ג">
    <w:p w14:paraId="13EA72B2" w14:textId="77777777" w:rsidR="00F451C7" w:rsidRDefault="00F451C7">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F451C7" w:rsidRPr="00BF49E7" w:rsidRDefault="00F451C7">
      <w:pPr>
        <w:pStyle w:val="ae"/>
        <w:rPr>
          <w:b/>
          <w:bCs/>
        </w:rPr>
      </w:pPr>
      <w:r>
        <w:rPr>
          <w:rFonts w:hint="cs"/>
          <w:b/>
          <w:bCs/>
          <w:rtl/>
        </w:rPr>
        <w:t>זה לא המצב? אני זוכר שכשעבדנו על זה ביחד כבר היינו במקום הזה</w:t>
      </w:r>
    </w:p>
  </w:comment>
  <w:comment w:id="56" w:author="גמליאל" w:date="2019-03-27T19:35:00Z" w:initials="ג">
    <w:p w14:paraId="2B5BBEA7" w14:textId="4C733E28" w:rsidR="00F451C7" w:rsidRPr="00175B68" w:rsidRDefault="00F451C7">
      <w:pPr>
        <w:pStyle w:val="ae"/>
        <w:rPr>
          <w:b/>
          <w:bCs/>
        </w:rPr>
      </w:pPr>
      <w:r>
        <w:rPr>
          <w:rStyle w:val="ad"/>
        </w:rPr>
        <w:annotationRef/>
      </w:r>
      <w:r w:rsidRPr="00175B68">
        <w:rPr>
          <w:rFonts w:hint="cs"/>
          <w:b/>
          <w:bCs/>
          <w:rtl/>
        </w:rPr>
        <w:t>"נמל אשדוד"?</w:t>
      </w:r>
    </w:p>
  </w:comment>
  <w:comment w:id="58" w:author="Daniel Danan" w:date="2019-03-27T19:35:00Z" w:initials="DD">
    <w:p w14:paraId="0E6AC283" w14:textId="7327B7B6" w:rsidR="00F451C7" w:rsidRDefault="00F451C7">
      <w:pPr>
        <w:pStyle w:val="ae"/>
      </w:pPr>
      <w:r>
        <w:rPr>
          <w:rStyle w:val="ad"/>
        </w:rPr>
        <w:annotationRef/>
      </w:r>
      <w:r>
        <w:rPr>
          <w:rFonts w:hint="cs"/>
          <w:rtl/>
        </w:rPr>
        <w:t xml:space="preserve">לגבי אפיון המערכת זכור לי שראיתי משהו אצל יוני מסודר בנושא </w:t>
      </w:r>
    </w:p>
  </w:comment>
  <w:comment w:id="59" w:author="גמליאל" w:date="2019-03-27T19:35:00Z" w:initials="ג">
    <w:p w14:paraId="41CCAB09" w14:textId="479DD02C" w:rsidR="00F451C7" w:rsidRDefault="00F451C7">
      <w:pPr>
        <w:pStyle w:val="ae"/>
      </w:pPr>
      <w:r>
        <w:rPr>
          <w:rStyle w:val="ad"/>
        </w:rPr>
        <w:annotationRef/>
      </w:r>
      <w:r>
        <w:rPr>
          <w:rFonts w:hint="cs"/>
          <w:rtl/>
        </w:rPr>
        <w:t>עכשיו זה כבר עונה לדרישה?</w:t>
      </w:r>
    </w:p>
  </w:comment>
  <w:comment w:id="62" w:author="גמליאל" w:date="2019-03-27T19:35:00Z" w:initials="ג">
    <w:p w14:paraId="6C0F6C65" w14:textId="210FCF04" w:rsidR="00F451C7" w:rsidRDefault="00F451C7" w:rsidP="00973242">
      <w:pPr>
        <w:pStyle w:val="ae"/>
        <w:rPr>
          <w:rtl/>
        </w:rPr>
      </w:pPr>
      <w:r>
        <w:rPr>
          <w:rStyle w:val="ad"/>
        </w:rPr>
        <w:annotationRef/>
      </w:r>
      <w:r>
        <w:rPr>
          <w:rFonts w:hint="cs"/>
          <w:rtl/>
        </w:rPr>
        <w:t xml:space="preserve">בבלוק העליון צריך להיות כתוב </w:t>
      </w:r>
      <w:r>
        <w:t xml:space="preserve">prof. researches </w:t>
      </w:r>
    </w:p>
    <w:p w14:paraId="1B3E53D7" w14:textId="7FB01482" w:rsidR="00F451C7" w:rsidRDefault="00F451C7">
      <w:pPr>
        <w:pStyle w:val="ae"/>
        <w:rPr>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F451C7" w:rsidRDefault="00F451C7" w:rsidP="00973242">
      <w:pPr>
        <w:pStyle w:val="ae"/>
        <w:rPr>
          <w:rtl/>
        </w:rPr>
      </w:pPr>
      <w:r>
        <w:rPr>
          <w:rFonts w:hint="cs"/>
          <w:rtl/>
        </w:rPr>
        <w:t xml:space="preserve">כלומר </w:t>
      </w:r>
      <w:r>
        <w:rPr>
          <w:rtl/>
        </w:rPr>
        <w:t>–</w:t>
      </w:r>
      <w:r>
        <w:rPr>
          <w:rFonts w:hint="cs"/>
          <w:rtl/>
        </w:rPr>
        <w:t xml:space="preserve"> יש או מידע שאנחנו סיפקנו, או מה שהוא בוחר. </w:t>
      </w:r>
    </w:p>
    <w:p w14:paraId="38468158" w14:textId="77777777" w:rsidR="00F451C7" w:rsidRDefault="00F451C7" w:rsidP="00973242">
      <w:pPr>
        <w:pStyle w:val="ae"/>
        <w:rPr>
          <w:rtl/>
        </w:rPr>
      </w:pPr>
      <w:r>
        <w:rPr>
          <w:rFonts w:hint="cs"/>
          <w:rtl/>
        </w:rPr>
        <w:t>כל השרטוט כולל כרגע רק את האפשרות של הגדרת תפקיד, ולא של התאמת מועמדים לתפקיד (הפסקה השנייה). כדאי להוסיף גם את זה.</w:t>
      </w:r>
    </w:p>
    <w:p w14:paraId="12DF208A" w14:textId="77777777" w:rsidR="00457075" w:rsidRDefault="00457075" w:rsidP="00973242">
      <w:pPr>
        <w:pStyle w:val="ae"/>
        <w:rPr>
          <w:rtl/>
        </w:rPr>
      </w:pPr>
    </w:p>
    <w:p w14:paraId="7DD0F95E" w14:textId="3EA956B8" w:rsidR="00457075" w:rsidRPr="00457075" w:rsidRDefault="00457075" w:rsidP="00973242">
      <w:pPr>
        <w:pStyle w:val="ae"/>
        <w:rPr>
          <w:b/>
          <w:bCs/>
          <w:rtl/>
        </w:rPr>
      </w:pPr>
      <w:r>
        <w:rPr>
          <w:rFonts w:hint="cs"/>
          <w:b/>
          <w:bCs/>
          <w:rtl/>
        </w:rPr>
        <w:t>תוכל לראות בבקשה שלזה התכוונת</w:t>
      </w:r>
    </w:p>
  </w:comment>
  <w:comment w:id="63" w:author="גמליאל" w:date="2019-03-27T19:35:00Z" w:initials="ג">
    <w:p w14:paraId="50E1F3C1" w14:textId="77777777" w:rsidR="00F451C7" w:rsidRDefault="00F451C7">
      <w:pPr>
        <w:pStyle w:val="ae"/>
        <w:rPr>
          <w:rtl/>
        </w:rPr>
      </w:pPr>
      <w:r>
        <w:rPr>
          <w:rStyle w:val="ad"/>
        </w:rPr>
        <w:annotationRef/>
      </w:r>
      <w:r>
        <w:rPr>
          <w:rFonts w:hint="cs"/>
          <w:rtl/>
        </w:rPr>
        <w:t>נראה לי גם כאן עדיף להמיר את התיאור לתיאור סיפורי, כמו ב</w:t>
      </w:r>
      <w:r>
        <w:t>3.2.1</w:t>
      </w:r>
    </w:p>
    <w:p w14:paraId="69C22912" w14:textId="2008D561" w:rsidR="00F451C7" w:rsidRPr="00806AB0" w:rsidRDefault="00F451C7">
      <w:pPr>
        <w:pStyle w:val="ae"/>
        <w:rPr>
          <w:b/>
          <w:bCs/>
          <w:rtl/>
        </w:rPr>
      </w:pPr>
      <w:r>
        <w:rPr>
          <w:rFonts w:hint="cs"/>
          <w:b/>
          <w:bCs/>
          <w:rtl/>
        </w:rPr>
        <w:t>תוכל לטפל בתיאור הסיפורי? אני צריך לחשוב איך יראה התהליך של הרכבת הצוותים, אם תוכל תחשוב על סיפור גם בשבילו ותוך כדי אכין ציור</w:t>
      </w:r>
    </w:p>
  </w:comment>
  <w:comment w:id="66" w:author="Daniel Danan" w:date="2019-03-27T19:35:00Z" w:initials="DD">
    <w:p w14:paraId="22B2B1E9" w14:textId="1872E909" w:rsidR="00F451C7" w:rsidRDefault="00F451C7">
      <w:pPr>
        <w:pStyle w:val="ae"/>
      </w:pPr>
      <w:r>
        <w:rPr>
          <w:rStyle w:val="ad"/>
        </w:rPr>
        <w:annotationRef/>
      </w:r>
      <w:r>
        <w:rPr>
          <w:rFonts w:hint="cs"/>
          <w:rtl/>
        </w:rPr>
        <w:t>אולי כדאי להוסיף כאן שרטוט</w:t>
      </w:r>
    </w:p>
  </w:comment>
  <w:comment w:id="69" w:author="Daniel Danan" w:date="2019-03-27T19:35:00Z" w:initials="DD">
    <w:p w14:paraId="185A1598" w14:textId="77777777" w:rsidR="00F451C7" w:rsidRDefault="00F451C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F451C7" w:rsidRDefault="00F451C7">
      <w:pPr>
        <w:pStyle w:val="ae"/>
      </w:pPr>
    </w:p>
  </w:comment>
  <w:comment w:id="73" w:author="Daniel Danan" w:date="2019-03-27T19:35:00Z" w:initials="DD">
    <w:p w14:paraId="6F41CAB2" w14:textId="77777777" w:rsidR="00F451C7" w:rsidRDefault="00F451C7">
      <w:pPr>
        <w:pStyle w:val="ae"/>
        <w:rPr>
          <w:rtl/>
        </w:rPr>
      </w:pPr>
      <w:r>
        <w:rPr>
          <w:rStyle w:val="ad"/>
        </w:rPr>
        <w:annotationRef/>
      </w:r>
      <w:r>
        <w:rPr>
          <w:rFonts w:hint="cs"/>
          <w:rtl/>
        </w:rPr>
        <w:t>אולי כדאי להוסיף קצת על הקמת השרת וקביעת הפורט וכו'</w:t>
      </w:r>
    </w:p>
    <w:p w14:paraId="7D623DFB" w14:textId="77777777" w:rsidR="00F451C7" w:rsidRDefault="00F451C7">
      <w:pPr>
        <w:pStyle w:val="ae"/>
        <w:rPr>
          <w:rtl/>
        </w:rPr>
      </w:pPr>
    </w:p>
    <w:p w14:paraId="562092E0" w14:textId="77777777" w:rsidR="00F451C7" w:rsidRDefault="00F451C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F451C7" w:rsidRDefault="00F451C7">
      <w:pPr>
        <w:pStyle w:val="ae"/>
      </w:pPr>
      <w:r>
        <w:rPr>
          <w:rFonts w:hint="cs"/>
          <w:rtl/>
        </w:rPr>
        <w:t>-צריך איפשהו להכניס את ה</w:t>
      </w:r>
      <w:r>
        <w:t xml:space="preserve"> </w:t>
      </w:r>
      <w:proofErr w:type="spellStart"/>
      <w:r>
        <w:t>SQLinjection</w:t>
      </w:r>
      <w:proofErr w:type="spellEnd"/>
    </w:p>
  </w:comment>
  <w:comment w:id="78" w:author="גמליאל" w:date="2019-03-27T19:35:00Z" w:initials="ג">
    <w:p w14:paraId="30A50A7D" w14:textId="23543E91" w:rsidR="00F451C7" w:rsidRDefault="00F451C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9" w:author="גמליאל" w:date="2019-03-27T19:35:00Z" w:initials="ג">
    <w:p w14:paraId="5F173A99" w14:textId="60A2BD21" w:rsidR="00F451C7" w:rsidRDefault="00F451C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80" w:author="גמליאל" w:date="2019-03-27T19:35:00Z" w:initials="ג">
    <w:p w14:paraId="38181A84" w14:textId="08EAB15B" w:rsidR="00F451C7" w:rsidRDefault="00F451C7">
      <w:pPr>
        <w:pStyle w:val="ae"/>
      </w:pPr>
      <w:r>
        <w:rPr>
          <w:rStyle w:val="ad"/>
        </w:rPr>
        <w:annotationRef/>
      </w:r>
      <w:r>
        <w:rPr>
          <w:rFonts w:hint="cs"/>
          <w:rtl/>
        </w:rPr>
        <w:t>?</w:t>
      </w:r>
    </w:p>
  </w:comment>
  <w:comment w:id="83" w:author="Daniel Danan" w:date="2019-03-27T19:35:00Z" w:initials="DD">
    <w:p w14:paraId="4B2AE649" w14:textId="67151C8E" w:rsidR="00F451C7" w:rsidRDefault="00F451C7">
      <w:pPr>
        <w:pStyle w:val="ae"/>
      </w:pPr>
      <w:r>
        <w:rPr>
          <w:rStyle w:val="ad"/>
          <w:rFonts w:hint="cs"/>
        </w:rPr>
        <w:annotationRef/>
      </w:r>
      <w:r>
        <w:rPr>
          <w:rFonts w:hint="cs"/>
          <w:rtl/>
        </w:rPr>
        <w:t>אולי זה יהיה מחובר עם דרישות המערכת</w:t>
      </w:r>
    </w:p>
  </w:comment>
  <w:comment w:id="85" w:author="גמליאל" w:date="2019-03-27T19:35:00Z" w:initials="ג">
    <w:p w14:paraId="40D31E9E" w14:textId="78C90871" w:rsidR="00F451C7" w:rsidRDefault="00F451C7">
      <w:pPr>
        <w:pStyle w:val="ae"/>
      </w:pPr>
      <w:r>
        <w:rPr>
          <w:rStyle w:val="ad"/>
        </w:rPr>
        <w:annotationRef/>
      </w:r>
      <w:r>
        <w:rPr>
          <w:rFonts w:hint="cs"/>
          <w:rtl/>
        </w:rPr>
        <w:t>זה כבר לא רלוונטי, לא?</w:t>
      </w:r>
    </w:p>
  </w:comment>
  <w:comment w:id="90" w:author="גמליאל" w:date="2019-03-27T19:44:00Z" w:initials="ג">
    <w:p w14:paraId="5AEE75B4" w14:textId="7B92B21E" w:rsidR="00F451C7" w:rsidRDefault="00F451C7">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95" w:author="גמליאל" w:date="2019-03-27T20:10:00Z" w:initials="ג">
    <w:p w14:paraId="51289850" w14:textId="06001FE3" w:rsidR="00F451C7" w:rsidRDefault="00F451C7">
      <w:pPr>
        <w:pStyle w:val="ae"/>
        <w:rPr>
          <w:rtl/>
        </w:rPr>
      </w:pPr>
      <w:r>
        <w:rPr>
          <w:rStyle w:val="ad"/>
        </w:rPr>
        <w:annotationRef/>
      </w:r>
      <w:r>
        <w:rPr>
          <w:rFonts w:hint="cs"/>
          <w:rtl/>
        </w:rPr>
        <w:t>זה שני תחומים. לא עדיף לכתוב על כל תחום בנפרד? זה קצת סלט</w:t>
      </w:r>
    </w:p>
  </w:comment>
  <w:comment w:id="106" w:author="גמליאל" w:date="2019-03-27T20:13:00Z" w:initials="ג">
    <w:p w14:paraId="50FCC2D7" w14:textId="1D2E98C9" w:rsidR="00F451C7" w:rsidRDefault="00F451C7">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BAC26" w14:textId="77777777" w:rsidR="00FD06A6" w:rsidRDefault="00FD06A6" w:rsidP="001159A7">
      <w:pPr>
        <w:spacing w:after="0" w:line="240" w:lineRule="auto"/>
      </w:pPr>
      <w:r>
        <w:separator/>
      </w:r>
    </w:p>
  </w:endnote>
  <w:endnote w:type="continuationSeparator" w:id="0">
    <w:p w14:paraId="71776240" w14:textId="77777777" w:rsidR="00FD06A6" w:rsidRDefault="00FD06A6" w:rsidP="001159A7">
      <w:pPr>
        <w:spacing w:after="0" w:line="240" w:lineRule="auto"/>
      </w:pPr>
      <w:r>
        <w:continuationSeparator/>
      </w:r>
    </w:p>
  </w:endnote>
  <w:endnote w:type="continuationNotice" w:id="1">
    <w:p w14:paraId="22D917A7" w14:textId="77777777" w:rsidR="00FD06A6" w:rsidRDefault="00FD0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F658CB" w14:textId="77777777" w:rsidR="00FD06A6" w:rsidRDefault="00FD06A6" w:rsidP="001159A7">
      <w:pPr>
        <w:spacing w:after="0" w:line="240" w:lineRule="auto"/>
      </w:pPr>
      <w:r>
        <w:separator/>
      </w:r>
    </w:p>
  </w:footnote>
  <w:footnote w:type="continuationSeparator" w:id="0">
    <w:p w14:paraId="14036394" w14:textId="77777777" w:rsidR="00FD06A6" w:rsidRDefault="00FD06A6" w:rsidP="001159A7">
      <w:pPr>
        <w:spacing w:after="0" w:line="240" w:lineRule="auto"/>
      </w:pPr>
      <w:r>
        <w:continuationSeparator/>
      </w:r>
    </w:p>
  </w:footnote>
  <w:footnote w:type="continuationNotice" w:id="1">
    <w:p w14:paraId="3A153B1B" w14:textId="77777777" w:rsidR="00FD06A6" w:rsidRDefault="00FD06A6">
      <w:pPr>
        <w:spacing w:after="0" w:line="240" w:lineRule="auto"/>
      </w:pPr>
    </w:p>
  </w:footnote>
  <w:footnote w:id="2">
    <w:p w14:paraId="1B069D74" w14:textId="1B35D988" w:rsidR="00F451C7" w:rsidRDefault="00F451C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F451C7" w:rsidRPr="008C034B" w:rsidRDefault="00F451C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F451C7" w:rsidRDefault="00F451C7" w:rsidP="008C034B">
      <w:pPr>
        <w:pStyle w:val="a7"/>
        <w:rPr>
          <w:rFonts w:cstheme="minorHAnsi"/>
          <w:sz w:val="24"/>
          <w:szCs w:val="24"/>
          <w:rtl/>
        </w:rPr>
      </w:pPr>
      <w:r w:rsidRPr="00AD28E9">
        <w:rPr>
          <w:rFonts w:cstheme="minorHAnsi"/>
          <w:sz w:val="24"/>
          <w:szCs w:val="24"/>
        </w:rPr>
        <w:t xml:space="preserve"> </w:t>
      </w:r>
    </w:p>
    <w:p w14:paraId="3427BFD6" w14:textId="77777777" w:rsidR="00F451C7" w:rsidRPr="008C034B" w:rsidRDefault="00FD06A6" w:rsidP="008C034B">
      <w:pPr>
        <w:pStyle w:val="a7"/>
        <w:rPr>
          <w:rStyle w:val="Hyperlink"/>
          <w:sz w:val="16"/>
          <w:szCs w:val="16"/>
        </w:rPr>
      </w:pPr>
      <w:hyperlink r:id="rId2" w:history="1">
        <w:r w:rsidR="00F451C7" w:rsidRPr="008C034B">
          <w:rPr>
            <w:rStyle w:val="Hyperlink"/>
            <w:rFonts w:cstheme="minorHAnsi"/>
            <w:sz w:val="16"/>
            <w:szCs w:val="16"/>
          </w:rPr>
          <w:t>https://en.wikipedia.org/wiki/Client%E2%80%93server_model</w:t>
        </w:r>
      </w:hyperlink>
      <w:r w:rsidR="00F451C7" w:rsidRPr="008C034B">
        <w:rPr>
          <w:rStyle w:val="Hyperlink"/>
          <w:sz w:val="16"/>
          <w:szCs w:val="16"/>
        </w:rPr>
        <w:t xml:space="preserve"> </w:t>
      </w:r>
    </w:p>
    <w:p w14:paraId="73F734CE" w14:textId="77777777" w:rsidR="00F451C7" w:rsidRDefault="00F451C7" w:rsidP="008C034B">
      <w:pPr>
        <w:pStyle w:val="a7"/>
        <w:rPr>
          <w:rFonts w:cstheme="minorHAnsi"/>
          <w:sz w:val="24"/>
          <w:szCs w:val="24"/>
        </w:rPr>
      </w:pPr>
    </w:p>
    <w:p w14:paraId="6DB1A849" w14:textId="77777777" w:rsidR="00F451C7" w:rsidRDefault="00FD06A6" w:rsidP="008C034B">
      <w:pPr>
        <w:pStyle w:val="a7"/>
        <w:rPr>
          <w:rFonts w:cstheme="minorHAnsi"/>
          <w:sz w:val="24"/>
          <w:szCs w:val="24"/>
        </w:rPr>
      </w:pPr>
      <w:hyperlink r:id="rId3" w:history="1">
        <w:r w:rsidR="00F451C7" w:rsidRPr="008C034B">
          <w:rPr>
            <w:rStyle w:val="Hyperlink"/>
            <w:rFonts w:cstheme="minorHAnsi"/>
            <w:sz w:val="16"/>
            <w:szCs w:val="16"/>
          </w:rPr>
          <w:t>http://webmaster.org.il/articles/how-does-server-side-works</w:t>
        </w:r>
      </w:hyperlink>
      <w:r w:rsidR="00F451C7" w:rsidRPr="00AD28E9">
        <w:rPr>
          <w:rFonts w:cstheme="minorHAnsi"/>
          <w:sz w:val="24"/>
          <w:szCs w:val="24"/>
        </w:rPr>
        <w:t xml:space="preserve"> </w:t>
      </w:r>
    </w:p>
    <w:p w14:paraId="5391F679" w14:textId="77777777" w:rsidR="00F451C7" w:rsidRDefault="00F451C7" w:rsidP="008C034B">
      <w:pPr>
        <w:pStyle w:val="a7"/>
        <w:rPr>
          <w:rFonts w:cstheme="minorHAnsi"/>
          <w:sz w:val="24"/>
          <w:szCs w:val="24"/>
        </w:rPr>
      </w:pPr>
    </w:p>
    <w:p w14:paraId="21A966D6" w14:textId="77777777" w:rsidR="00F451C7" w:rsidRPr="008C034B" w:rsidRDefault="00FD06A6" w:rsidP="008C034B">
      <w:pPr>
        <w:pStyle w:val="a7"/>
        <w:rPr>
          <w:rStyle w:val="Hyperlink"/>
          <w:sz w:val="16"/>
          <w:szCs w:val="16"/>
        </w:rPr>
      </w:pPr>
      <w:hyperlink r:id="rId4" w:history="1">
        <w:r w:rsidR="00F451C7" w:rsidRPr="008C034B">
          <w:rPr>
            <w:rStyle w:val="Hyperlink"/>
            <w:rFonts w:cstheme="minorHAnsi"/>
            <w:sz w:val="16"/>
            <w:szCs w:val="16"/>
          </w:rPr>
          <w:t>https://en.wikipedia.org/wiki/Client-side</w:t>
        </w:r>
      </w:hyperlink>
    </w:p>
    <w:p w14:paraId="7ADAE246" w14:textId="77777777" w:rsidR="00F451C7" w:rsidRPr="008C034B" w:rsidRDefault="00FD06A6" w:rsidP="008C034B">
      <w:pPr>
        <w:pStyle w:val="a7"/>
        <w:rPr>
          <w:rStyle w:val="Hyperlink"/>
          <w:sz w:val="16"/>
          <w:szCs w:val="16"/>
          <w:rtl/>
        </w:rPr>
      </w:pPr>
      <w:hyperlink r:id="rId5" w:history="1">
        <w:r w:rsidR="00F451C7" w:rsidRPr="008C034B">
          <w:rPr>
            <w:rStyle w:val="Hyperlink"/>
            <w:rFonts w:cstheme="minorHAnsi"/>
            <w:sz w:val="16"/>
            <w:szCs w:val="16"/>
          </w:rPr>
          <w:t>https://skillcrush.com/2012/07/30/client-side-vs-server-side/</w:t>
        </w:r>
      </w:hyperlink>
    </w:p>
    <w:p w14:paraId="3A27A306" w14:textId="77777777" w:rsidR="00F451C7" w:rsidRDefault="00F451C7" w:rsidP="008C034B">
      <w:pPr>
        <w:pStyle w:val="a7"/>
        <w:bidi w:val="0"/>
        <w:rPr>
          <w:rFonts w:cstheme="minorHAnsi"/>
          <w:sz w:val="24"/>
          <w:szCs w:val="24"/>
        </w:rPr>
      </w:pPr>
    </w:p>
    <w:p w14:paraId="0FBF6925" w14:textId="2B76D8AC" w:rsidR="00F451C7" w:rsidRPr="008C034B" w:rsidRDefault="00F451C7" w:rsidP="008C034B">
      <w:pPr>
        <w:pStyle w:val="a9"/>
        <w:rPr>
          <w:rtl/>
        </w:rPr>
      </w:pPr>
    </w:p>
  </w:footnote>
  <w:footnote w:id="4">
    <w:p w14:paraId="76FE61A1" w14:textId="77777777" w:rsidR="00F451C7" w:rsidRDefault="00F451C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F451C7" w:rsidRDefault="00F451C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F451C7" w:rsidRDefault="00F451C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F451C7" w:rsidRDefault="00FD06A6" w:rsidP="0050249D">
      <w:pPr>
        <w:pStyle w:val="a9"/>
      </w:pPr>
      <w:hyperlink r:id="rId9" w:history="1">
        <w:r w:rsidR="00F451C7" w:rsidRPr="007F0DA5">
          <w:rPr>
            <w:rStyle w:val="Hyperlink"/>
          </w:rPr>
          <w:t>https://www.naya-college.co.il/%D7%9E%D7%94-%D7%96%D7%94-tableau</w:t>
        </w:r>
        <w:r w:rsidR="00F451C7" w:rsidRPr="007F0DA5">
          <w:rPr>
            <w:rStyle w:val="Hyperlink"/>
            <w:rFonts w:cs="Arial"/>
            <w:rtl/>
          </w:rPr>
          <w:t>/</w:t>
        </w:r>
      </w:hyperlink>
    </w:p>
  </w:footnote>
  <w:footnote w:id="7">
    <w:p w14:paraId="2A23D739" w14:textId="77777777" w:rsidR="00F451C7" w:rsidRPr="00EF5872" w:rsidRDefault="00F451C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F451C7" w:rsidRDefault="00FD06A6" w:rsidP="0063082E">
      <w:pPr>
        <w:pStyle w:val="a9"/>
        <w:rPr>
          <w:rtl/>
        </w:rPr>
      </w:pPr>
      <w:hyperlink r:id="rId11" w:history="1">
        <w:r w:rsidR="00F451C7" w:rsidRPr="00EF5872">
          <w:rPr>
            <w:rStyle w:val="Hyperlink"/>
          </w:rPr>
          <w:t>https://skillcrush.com/2012/04/05/javascript/</w:t>
        </w:r>
      </w:hyperlink>
    </w:p>
    <w:p w14:paraId="1F487652" w14:textId="26D36593" w:rsidR="00F451C7" w:rsidRPr="00EF5872" w:rsidRDefault="00FD06A6" w:rsidP="00A975FB">
      <w:pPr>
        <w:pStyle w:val="a9"/>
        <w:rPr>
          <w:rtl/>
        </w:rPr>
      </w:pPr>
      <w:hyperlink r:id="rId12" w:history="1">
        <w:r w:rsidR="00F451C7" w:rsidRPr="005F1518">
          <w:rPr>
            <w:rStyle w:val="Hyperlink"/>
          </w:rPr>
          <w:t>https://internet-israel.com/category/%D7%9E%D7%93%D7%A8%D7%99%D7%9B%D7%99%D7%9D/node-js-%D7%9E%D7%93%D7%A8%D7%99%D7%9B%D7%99%D7%9D</w:t>
        </w:r>
        <w:r w:rsidR="00F451C7" w:rsidRPr="005F1518">
          <w:rPr>
            <w:rStyle w:val="Hyperlink"/>
            <w:rFonts w:cs="Arial"/>
            <w:rtl/>
          </w:rPr>
          <w:t>/</w:t>
        </w:r>
      </w:hyperlink>
    </w:p>
    <w:p w14:paraId="0EC14788" w14:textId="77777777" w:rsidR="00F451C7" w:rsidRDefault="00F451C7" w:rsidP="0063082E">
      <w:pPr>
        <w:pStyle w:val="a9"/>
        <w:rPr>
          <w:rtl/>
        </w:rPr>
      </w:pPr>
    </w:p>
  </w:footnote>
  <w:footnote w:id="8">
    <w:p w14:paraId="2D32A84F" w14:textId="77777777" w:rsidR="00F451C7" w:rsidRPr="008C034B" w:rsidRDefault="00F451C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F451C7" w:rsidRDefault="00FD06A6" w:rsidP="008C034B">
      <w:pPr>
        <w:pStyle w:val="a9"/>
        <w:rPr>
          <w:rtl/>
        </w:rPr>
      </w:pPr>
      <w:hyperlink r:id="rId14" w:history="1">
        <w:r w:rsidR="00F451C7" w:rsidRPr="008C034B">
          <w:rPr>
            <w:rStyle w:val="Hyperlink"/>
          </w:rPr>
          <w:t>http://meta-pa.blogspot.com/2017/08/firebase.html</w:t>
        </w:r>
      </w:hyperlink>
    </w:p>
  </w:footnote>
  <w:footnote w:id="9">
    <w:p w14:paraId="70FCAFE5" w14:textId="7656852A" w:rsidR="00F451C7" w:rsidRDefault="00F451C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F451C7" w:rsidRDefault="00FD06A6">
      <w:pPr>
        <w:pStyle w:val="a9"/>
        <w:rPr>
          <w:rFonts w:cs="Arial"/>
          <w:rtl/>
        </w:rPr>
      </w:pPr>
      <w:hyperlink r:id="rId16" w:history="1">
        <w:r w:rsidR="00F451C7" w:rsidRPr="001A037D">
          <w:rPr>
            <w:rStyle w:val="Hyperlink"/>
          </w:rPr>
          <w:t>https://aws.amazon.com/rds</w:t>
        </w:r>
        <w:r w:rsidR="00F451C7" w:rsidRPr="001A037D">
          <w:rPr>
            <w:rStyle w:val="Hyperlink"/>
            <w:rFonts w:cs="Arial"/>
            <w:rtl/>
          </w:rPr>
          <w:t>/</w:t>
        </w:r>
      </w:hyperlink>
    </w:p>
    <w:p w14:paraId="7846D0A4" w14:textId="4601FE1E" w:rsidR="00F451C7" w:rsidRDefault="00FD06A6">
      <w:pPr>
        <w:pStyle w:val="a9"/>
        <w:rPr>
          <w:rtl/>
        </w:rPr>
      </w:pPr>
      <w:hyperlink r:id="rId17" w:history="1">
        <w:r w:rsidR="00F451C7" w:rsidRPr="001A037D">
          <w:rPr>
            <w:rStyle w:val="Hyperlink"/>
          </w:rPr>
          <w:t>https://he.wikipedia.org/wiki/Amazon_Web_Services</w:t>
        </w:r>
      </w:hyperlink>
    </w:p>
    <w:p w14:paraId="35B9E369" w14:textId="24B41914" w:rsidR="00F451C7" w:rsidRDefault="00FD06A6">
      <w:pPr>
        <w:pStyle w:val="a9"/>
        <w:rPr>
          <w:rFonts w:cs="Arial"/>
          <w:rtl/>
        </w:rPr>
      </w:pPr>
      <w:hyperlink r:id="rId18" w:history="1">
        <w:r w:rsidR="00F451C7" w:rsidRPr="001A037D">
          <w:rPr>
            <w:rStyle w:val="Hyperlink"/>
          </w:rPr>
          <w:t>https://dapps.co.il/%D7%A9%D7%99%D7%A8%D7%95%D7%AA%D7%99-%D7%94%D7%A2%D7%A0%D7%9F-%D7%A9%D7%9C-amazon-%D7%A9%D7%90%D7%AA%D7%9D-%D7%97%D7%99%D7%99%D7%91%D7%99%D7%9D-%D7%9C%D7%94%D7%9B%D7%99%D7%A8-%D7%95%D7%93%D7%A8%D7%9B</w:t>
        </w:r>
        <w:r w:rsidR="00F451C7" w:rsidRPr="001A037D">
          <w:rPr>
            <w:rStyle w:val="Hyperlink"/>
            <w:rFonts w:cs="Arial"/>
            <w:rtl/>
          </w:rPr>
          <w:t>/</w:t>
        </w:r>
      </w:hyperlink>
    </w:p>
    <w:p w14:paraId="4433AEC1" w14:textId="1FB750A7" w:rsidR="00F451C7" w:rsidRDefault="00FD06A6" w:rsidP="0044541D">
      <w:pPr>
        <w:pStyle w:val="a9"/>
      </w:pPr>
      <w:hyperlink r:id="rId19" w:history="1">
        <w:r w:rsidR="00F451C7" w:rsidRPr="001A037D">
          <w:rPr>
            <w:rStyle w:val="Hyperlink"/>
          </w:rPr>
          <w:t>https://www.matrix.co.il/About/Pages/amazon.aspx</w:t>
        </w:r>
      </w:hyperlink>
    </w:p>
  </w:footnote>
  <w:footnote w:id="10">
    <w:p w14:paraId="654A57C7" w14:textId="4DACE14E" w:rsidR="00F451C7" w:rsidRDefault="00F451C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F451C7" w:rsidRPr="004B1B72" w:rsidRDefault="00F451C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F451C7" w:rsidRDefault="00F451C7">
      <w:pPr>
        <w:pStyle w:val="a9"/>
      </w:pPr>
    </w:p>
  </w:footnote>
  <w:footnote w:id="12">
    <w:p w14:paraId="79133920" w14:textId="7AA901E0" w:rsidR="00F451C7" w:rsidRPr="004B1B72" w:rsidRDefault="00F451C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F451C7" w:rsidRPr="004B1B72" w:rsidRDefault="00FD06A6" w:rsidP="004B1B72">
      <w:pPr>
        <w:pStyle w:val="a9"/>
        <w:rPr>
          <w:rtl/>
        </w:rPr>
      </w:pPr>
      <w:hyperlink r:id="rId23" w:history="1">
        <w:r w:rsidR="00F451C7" w:rsidRPr="004B1B72">
          <w:rPr>
            <w:rStyle w:val="Hyperlink"/>
          </w:rPr>
          <w:t>https://business-excellence.co.il/blog/513-kanban-system</w:t>
        </w:r>
      </w:hyperlink>
    </w:p>
    <w:p w14:paraId="3B1CF46C" w14:textId="77777777" w:rsidR="00F451C7" w:rsidRPr="004B1B72" w:rsidRDefault="00FD06A6" w:rsidP="004B1B72">
      <w:pPr>
        <w:pStyle w:val="a9"/>
      </w:pPr>
      <w:hyperlink r:id="rId24" w:history="1">
        <w:r w:rsidR="00F451C7" w:rsidRPr="004B1B72">
          <w:rPr>
            <w:rStyle w:val="Hyperlink"/>
          </w:rPr>
          <w:t>https://he.wikipedia.org/wiki/%D7%A7%D7%A0%D7%91%D7%9F</w:t>
        </w:r>
      </w:hyperlink>
    </w:p>
    <w:p w14:paraId="60D99ADD" w14:textId="77777777" w:rsidR="00F451C7" w:rsidRPr="004B1B72" w:rsidRDefault="00FD06A6" w:rsidP="004B1B72">
      <w:pPr>
        <w:pStyle w:val="a9"/>
      </w:pPr>
      <w:hyperlink r:id="rId25" w:history="1">
        <w:r w:rsidR="00F451C7" w:rsidRPr="004B1B72">
          <w:rPr>
            <w:rStyle w:val="Hyperlink"/>
          </w:rPr>
          <w:t>https://en.wikipedia.org/wiki/Kanban_(development</w:t>
        </w:r>
        <w:r w:rsidR="00F451C7" w:rsidRPr="004B1B72">
          <w:rPr>
            <w:rStyle w:val="Hyperlink"/>
            <w:rtl/>
          </w:rPr>
          <w:t>)</w:t>
        </w:r>
      </w:hyperlink>
    </w:p>
    <w:p w14:paraId="754F8C28" w14:textId="0D1B49E5" w:rsidR="00F451C7" w:rsidRPr="004B1B72" w:rsidRDefault="00F451C7">
      <w:pPr>
        <w:pStyle w:val="a9"/>
        <w:rPr>
          <w:rtl/>
        </w:rPr>
      </w:pPr>
    </w:p>
  </w:footnote>
  <w:footnote w:id="13">
    <w:p w14:paraId="305230B7" w14:textId="77777777" w:rsidR="00F451C7" w:rsidRPr="004B1B72" w:rsidRDefault="00F451C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F451C7" w:rsidRPr="004B1B72" w:rsidRDefault="00FD06A6" w:rsidP="004B1B72">
      <w:pPr>
        <w:pStyle w:val="a9"/>
        <w:rPr>
          <w:rtl/>
        </w:rPr>
      </w:pPr>
      <w:hyperlink r:id="rId27" w:history="1">
        <w:r w:rsidR="00F451C7"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F451C7" w:rsidRDefault="00F451C7">
      <w:pPr>
        <w:pStyle w:val="a9"/>
        <w:rPr>
          <w:rtl/>
        </w:rPr>
      </w:pPr>
    </w:p>
  </w:footnote>
  <w:footnote w:id="14">
    <w:p w14:paraId="2918ED1A" w14:textId="77777777" w:rsidR="00F451C7" w:rsidRDefault="00F451C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F451C7" w:rsidRPr="00EF5872" w:rsidRDefault="00F451C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F451C7" w:rsidRPr="00EF5872" w:rsidRDefault="00FD06A6" w:rsidP="0034470A">
      <w:pPr>
        <w:pStyle w:val="a9"/>
        <w:rPr>
          <w:rtl/>
        </w:rPr>
      </w:pPr>
      <w:hyperlink r:id="rId29" w:history="1">
        <w:r w:rsidR="00F451C7" w:rsidRPr="00EF5872">
          <w:rPr>
            <w:rStyle w:val="Hyperlink"/>
          </w:rPr>
          <w:t>https://en.wikipedia.org/wiki/Database</w:t>
        </w:r>
      </w:hyperlink>
    </w:p>
    <w:p w14:paraId="78C52AD1" w14:textId="77777777" w:rsidR="00F451C7" w:rsidRPr="00EF5872" w:rsidRDefault="00FD06A6" w:rsidP="0034470A">
      <w:pPr>
        <w:pStyle w:val="a9"/>
        <w:rPr>
          <w:rtl/>
        </w:rPr>
      </w:pPr>
      <w:hyperlink r:id="rId30" w:history="1">
        <w:r w:rsidR="00F451C7" w:rsidRPr="00EF5872">
          <w:rPr>
            <w:rStyle w:val="Hyperlink"/>
          </w:rPr>
          <w:t>https://searchsqlserver.techtarget.com/definition/database</w:t>
        </w:r>
      </w:hyperlink>
    </w:p>
  </w:footnote>
  <w:footnote w:id="16">
    <w:p w14:paraId="397A717C" w14:textId="77777777" w:rsidR="00F451C7" w:rsidRPr="00EF5872" w:rsidRDefault="00F451C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F451C7" w:rsidRPr="00EF5872" w:rsidRDefault="00F451C7" w:rsidP="0034470A">
      <w:pPr>
        <w:pStyle w:val="a9"/>
        <w:rPr>
          <w:rtl/>
        </w:rPr>
      </w:pPr>
    </w:p>
  </w:footnote>
  <w:footnote w:id="17">
    <w:p w14:paraId="2FFA2AAA" w14:textId="1241178E" w:rsidR="00F451C7" w:rsidRDefault="00F451C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F451C7" w:rsidRDefault="00FD06A6" w:rsidP="002658C5">
      <w:pPr>
        <w:pStyle w:val="a9"/>
        <w:rPr>
          <w:rtl/>
        </w:rPr>
      </w:pPr>
      <w:hyperlink r:id="rId33" w:history="1">
        <w:r w:rsidR="00F451C7" w:rsidRPr="005F1518">
          <w:rPr>
            <w:rStyle w:val="Hyperlink"/>
          </w:rPr>
          <w:t>https://he.wikipedia.org/wiki/JSON</w:t>
        </w:r>
      </w:hyperlink>
    </w:p>
  </w:footnote>
  <w:footnote w:id="18">
    <w:p w14:paraId="7B91995F" w14:textId="029F3895" w:rsidR="00F451C7" w:rsidRDefault="00F451C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F451C7" w:rsidRDefault="00FD06A6">
      <w:pPr>
        <w:pStyle w:val="a9"/>
        <w:rPr>
          <w:rtl/>
        </w:rPr>
      </w:pPr>
      <w:hyperlink r:id="rId35" w:history="1">
        <w:r w:rsidR="00F451C7" w:rsidRPr="007F0DA5">
          <w:rPr>
            <w:rStyle w:val="Hyperlink"/>
          </w:rPr>
          <w:t>https://he.wikipedia.org/wiki/Hypertext_Transfer_Protocol</w:t>
        </w:r>
      </w:hyperlink>
    </w:p>
    <w:p w14:paraId="78C2A11A" w14:textId="77777777" w:rsidR="00F451C7" w:rsidRDefault="00F451C7">
      <w:pPr>
        <w:pStyle w:val="a9"/>
      </w:pPr>
    </w:p>
  </w:footnote>
  <w:footnote w:id="19">
    <w:p w14:paraId="12DACEFE" w14:textId="534E9DEA" w:rsidR="00F451C7" w:rsidRPr="00EF5872" w:rsidRDefault="00F451C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F451C7" w:rsidRPr="00EF5872" w:rsidRDefault="00FD06A6" w:rsidP="00EF5872">
      <w:pPr>
        <w:pStyle w:val="a9"/>
        <w:rPr>
          <w:rtl/>
        </w:rPr>
      </w:pPr>
      <w:hyperlink r:id="rId37" w:history="1">
        <w:r w:rsidR="00F451C7" w:rsidRPr="00EF5872">
          <w:rPr>
            <w:rStyle w:val="Hyperlink"/>
          </w:rPr>
          <w:t>https://skillcrush.com/2012/04/05/javascript/</w:t>
        </w:r>
      </w:hyperlink>
    </w:p>
    <w:p w14:paraId="11731A83" w14:textId="55B00C57" w:rsidR="00F451C7" w:rsidRDefault="00F451C7">
      <w:pPr>
        <w:pStyle w:val="a9"/>
        <w:rPr>
          <w:rtl/>
        </w:rPr>
      </w:pPr>
    </w:p>
  </w:footnote>
  <w:footnote w:id="20">
    <w:p w14:paraId="6E831595" w14:textId="77777777" w:rsidR="00F451C7" w:rsidRPr="004B1B72" w:rsidRDefault="00F451C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F451C7" w:rsidRPr="004B1B72" w:rsidRDefault="00FD06A6" w:rsidP="004B1B72">
      <w:pPr>
        <w:pStyle w:val="a9"/>
      </w:pPr>
      <w:hyperlink r:id="rId39" w:history="1">
        <w:r w:rsidR="00F451C7" w:rsidRPr="004B1B72">
          <w:rPr>
            <w:rStyle w:val="Hyperlink"/>
          </w:rPr>
          <w:t>https://www.w3schools.com/html/html_intro.asp</w:t>
        </w:r>
      </w:hyperlink>
    </w:p>
    <w:p w14:paraId="5372C4BA" w14:textId="044117E0" w:rsidR="00F451C7" w:rsidRPr="004B1B72" w:rsidRDefault="00F451C7">
      <w:pPr>
        <w:pStyle w:val="a9"/>
        <w:rPr>
          <w:rtl/>
        </w:rPr>
      </w:pPr>
    </w:p>
  </w:footnote>
  <w:footnote w:id="21">
    <w:p w14:paraId="542B72A1" w14:textId="11945E71" w:rsidR="00F451C7" w:rsidRDefault="00F451C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F451C7" w:rsidRPr="00293FA2" w:rsidRDefault="00F451C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F451C7" w:rsidRDefault="00F451C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F451C7" w:rsidRDefault="00F451C7"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F451C7" w:rsidRDefault="00F451C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F451C7" w:rsidRDefault="00F451C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D06A6"/>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7.png"/><Relationship Id="rId84" Type="http://schemas.openxmlformats.org/officeDocument/2006/relationships/image" Target="media/image45.png"/><Relationship Id="rId138" Type="http://schemas.openxmlformats.org/officeDocument/2006/relationships/hyperlink" Target="https://www.veracode.com/security/sql-injection" TargetMode="External"/><Relationship Id="rId107" Type="http://schemas.openxmlformats.org/officeDocument/2006/relationships/hyperlink" Target="http://meta-pa.blogspot.com/2017/08/firebase.html" TargetMode="External"/><Relationship Id="rId11" Type="http://schemas.openxmlformats.org/officeDocument/2006/relationships/comments" Target="comments.xml"/><Relationship Id="rId32" Type="http://schemas.openxmlformats.org/officeDocument/2006/relationships/image" Target="media/image18.jpeg"/><Relationship Id="rId53" Type="http://schemas.openxmlformats.org/officeDocument/2006/relationships/hyperlink" Target="https://he.wikipedia.org/w/index.php?title=%D7%94%D7%AA%D7%A7%D7%A0%D7%94&amp;action=edit&amp;redlink=1" TargetMode="External"/><Relationship Id="rId74" Type="http://schemas.openxmlformats.org/officeDocument/2006/relationships/image" Target="media/image36.png"/><Relationship Id="rId128" Type="http://schemas.openxmlformats.org/officeDocument/2006/relationships/hyperlink" Target="https://he.wikipedia.org/wiki/Hypertext_Transfer_Protocol" TargetMode="External"/><Relationship Id="rId149" Type="http://schemas.microsoft.com/office/2016/09/relationships/commentsIds" Target="commentsIds.xml"/><Relationship Id="rId5" Type="http://schemas.openxmlformats.org/officeDocument/2006/relationships/settings" Target="settings.xml"/><Relationship Id="rId95" Type="http://schemas.openxmlformats.org/officeDocument/2006/relationships/hyperlink" Target="https://en.wikipedia.org/wiki/Client%E2%80%93server_mode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hyperlink" Target="https://www.veracode.com/security/sql-injection" TargetMode="External"/><Relationship Id="rId69" Type="http://schemas.openxmlformats.org/officeDocument/2006/relationships/image" Target="media/image31.png"/><Relationship Id="rId113" Type="http://schemas.openxmlformats.org/officeDocument/2006/relationships/hyperlink" Target="https://www.mrcoral.co.il/%D7%9E%D7%94-%D7%96%D7%94-git-%D7%92%D7%99%D7%98/" TargetMode="External"/><Relationship Id="rId118" Type="http://schemas.openxmlformats.org/officeDocument/2006/relationships/hyperlink" Target="https://en.wikipedia.org/wiki/Kanban_(development)" TargetMode="External"/><Relationship Id="rId134" Type="http://schemas.openxmlformats.org/officeDocument/2006/relationships/hyperlink" Target="https://he.wikipedia.org/wiki/%D7%9E%D7%AA%D7%95%D7%93%D7%95%D7%9C%D7%95%D7%92%D7%99%D7%99%D7%AA_%D7%A4%D7%99%D7%AA%D7%95%D7%97_%D7%AA%D7%95%D7%9B%D7%A0%D7%94%23Scrum" TargetMode="External"/><Relationship Id="rId139" Type="http://schemas.openxmlformats.org/officeDocument/2006/relationships/hyperlink" Target="https://portswigger.net/web-security/sql-injection" TargetMode="External"/><Relationship Id="rId80" Type="http://schemas.openxmlformats.org/officeDocument/2006/relationships/image" Target="media/image42.png"/><Relationship Id="rId85" Type="http://schemas.openxmlformats.org/officeDocument/2006/relationships/hyperlink" Target="https://stackoverflow.com/questions/38668477/firebase-invalid-json-data-or-key-values-key-values-can-t-contain-o" TargetMode="External"/><Relationship Id="rId150" Type="http://schemas.microsoft.com/office/2011/relationships/people" Target="people.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image" Target="media/image23.png"/><Relationship Id="rId103" Type="http://schemas.openxmlformats.org/officeDocument/2006/relationships/hyperlink" Target="https://he.wikipedia.org/wiki/%D7%90%D7%AA%D7%A8_%D7%90%D7%99%D7%A0%D7%98%D7%A8%D7%A0%D7%98" TargetMode="External"/><Relationship Id="rId108" Type="http://schemas.openxmlformats.org/officeDocument/2006/relationships/hyperlink" Target="https://www.israelclouds.com/glossary" TargetMode="External"/><Relationship Id="rId124" Type="http://schemas.openxmlformats.org/officeDocument/2006/relationships/hyperlink" Target="https://www.postgresql.org/about/" TargetMode="External"/><Relationship Id="rId129" Type="http://schemas.openxmlformats.org/officeDocument/2006/relationships/hyperlink" Target="https://he.wikipedia.org/wiki/%D7%90%D7%AA%D7%A8_%D7%90%D7%99%D7%A0%D7%98%D7%A8%D7%A0%D7%98" TargetMode="External"/><Relationship Id="rId54" Type="http://schemas.openxmlformats.org/officeDocument/2006/relationships/hyperlink" Target="https://he.wikipedia.org/wiki/%D7%AA%D7%97%D7%96%D7%95%D7%A7%D7%AA_%D7%AA%D7%95%D7%9B%D7%A0%D7%94"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hyperlink" Target="http://webmaster.org.il/articles/how-does-server-side-works%20" TargetMode="External"/><Relationship Id="rId140" Type="http://schemas.openxmlformats.org/officeDocument/2006/relationships/hyperlink" Target="https://www.owasp.org/images/7/72/OWASP_Top_10-2017_%28en%29.pdf.pdf"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19" Type="http://schemas.openxmlformats.org/officeDocument/2006/relationships/hyperlink" Target="https://developers.google.com/web/tools/chrome-devtools/" TargetMode="External"/><Relationship Id="rId44" Type="http://schemas.openxmlformats.org/officeDocument/2006/relationships/hyperlink" Target="https://nodejs.org/" TargetMode="External"/><Relationship Id="rId60" Type="http://schemas.openxmlformats.org/officeDocument/2006/relationships/image" Target="media/image24.png"/><Relationship Id="rId65" Type="http://schemas.openxmlformats.org/officeDocument/2006/relationships/hyperlink" Target="https://portswigger.net/web-security/sql-injection" TargetMode="External"/><Relationship Id="rId81" Type="http://schemas.openxmlformats.org/officeDocument/2006/relationships/image" Target="media/image43.png"/><Relationship Id="rId86" Type="http://schemas.openxmlformats.org/officeDocument/2006/relationships/image" Target="media/image46.png"/><Relationship Id="rId130" Type="http://schemas.openxmlformats.org/officeDocument/2006/relationships/hyperlink" Target="https://skillcrush.com/2012/04/05/javascript/" TargetMode="External"/><Relationship Id="rId135" Type="http://schemas.openxmlformats.org/officeDocument/2006/relationships/hyperlink" Target="http://www.methodacloud.com/content/pages/kit_agile/H_Guide.htm" TargetMode="External"/><Relationship Id="rId13" Type="http://schemas.openxmlformats.org/officeDocument/2006/relationships/hyperlink" Target="https://g-rafa.co.il/60131-2ai-is-now-analyzing-candidates-facial-expressions-during-video-job-interviews/" TargetMode="External"/><Relationship Id="rId39" Type="http://schemas.openxmlformats.org/officeDocument/2006/relationships/hyperlink" Target="https://he.wikipedia.org/wiki/SQL" TargetMode="External"/><Relationship Id="rId109" Type="http://schemas.openxmlformats.org/officeDocument/2006/relationships/hyperlink" Target="https://aws.amazon.com/rds/"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image" Target="media/image22.png"/><Relationship Id="rId76" Type="http://schemas.openxmlformats.org/officeDocument/2006/relationships/image" Target="media/image38.png"/><Relationship Id="rId97" Type="http://schemas.openxmlformats.org/officeDocument/2006/relationships/hyperlink" Target="https://en.wikipedia.org/wiki/Client-side" TargetMode="External"/><Relationship Id="rId104" Type="http://schemas.openxmlformats.org/officeDocument/2006/relationships/hyperlink" Target="https://skillcrush.com/2012/04/05/javascript/" TargetMode="External"/><Relationship Id="rId120"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25" Type="http://schemas.openxmlformats.org/officeDocument/2006/relationships/hyperlink" Target="http://www.json.org/json-he.html" TargetMode="External"/><Relationship Id="rId141" Type="http://schemas.openxmlformats.org/officeDocument/2006/relationships/hyperlink" Target="https://stackoverflow.com/questions/14458160/while-replacing-using-regex-how-to-keep-a-part-of-matched-string"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https://www.synerion.co.il/hr_recruitment/"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image" Target="media/image28.png"/><Relationship Id="rId87" Type="http://schemas.openxmlformats.org/officeDocument/2006/relationships/image" Target="media/image47.png"/><Relationship Id="rId110" Type="http://schemas.openxmlformats.org/officeDocument/2006/relationships/hyperlink" Target="https://he.wikipedia.org/wiki/Amazon_Web_Services"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en.wikipedia.org/wiki/HTML" TargetMode="External"/><Relationship Id="rId136" Type="http://schemas.openxmlformats.org/officeDocument/2006/relationships/hyperlink" Target="https://en.wikipedia.org/wiki/Software_development_process" TargetMode="External"/><Relationship Id="rId61" Type="http://schemas.openxmlformats.org/officeDocument/2006/relationships/image" Target="media/image25.tmp"/><Relationship Id="rId82"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hyperlink" Target="https://he.wikipedia.org/wiki/%D7%9E%D7%AA%D7%95%D7%93%D7%95%D7%9C%D7%95%D7%92%D7%99%D7%99%D7%AA_%D7%A4%D7%99%D7%AA%D7%95%D7%97_%D7%AA%D7%95%D7%9B%D7%A0%D7%94" TargetMode="External"/><Relationship Id="rId77" Type="http://schemas.openxmlformats.org/officeDocument/2006/relationships/image" Target="media/image39.png"/><Relationship Id="rId100" Type="http://schemas.openxmlformats.org/officeDocument/2006/relationships/hyperlink" Target="https://he.wikipedia.org/wiki/Notepad%2B%2B" TargetMode="External"/><Relationship Id="rId105" Type="http://schemas.openxmlformats.org/officeDocument/2006/relationships/hyperlink" Target="https://internet-israel.com/category/%D7%9E%D7%93%D7%A8%D7%99%D7%9B%D7%99%D7%9D/node-js-%D7%9E%D7%93%D7%A8%D7%99%D7%9B%D7%99%D7%9D/" TargetMode="External"/><Relationship Id="rId126" Type="http://schemas.openxmlformats.org/officeDocument/2006/relationships/hyperlink" Target="https://he.wikipedia.org/wiki/JSO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4.png"/><Relationship Id="rId93" Type="http://schemas.openxmlformats.org/officeDocument/2006/relationships/hyperlink" Target="https://g-rafa.co.il/60131-2ai-is-now-analyzing-candidates-facial-expressions-during-video-job-interviews/" TargetMode="External"/><Relationship Id="rId98" Type="http://schemas.openxmlformats.org/officeDocument/2006/relationships/hyperlink" Target="https://skillcrush.com/2012/07/30/client-side-vs-server-side/" TargetMode="External"/><Relationship Id="rId121" Type="http://schemas.openxmlformats.org/officeDocument/2006/relationships/hyperlink" Target="https://he.wikipedia.org/wiki/%D7%91%D7%A1%D7%99%D7%A1_%D7%A0%D7%AA%D7%95%D7%A0%D7%99%D7%9D" TargetMode="External"/><Relationship Id="rId142" Type="http://schemas.openxmlformats.org/officeDocument/2006/relationships/hyperlink" Target="https://stackoverflow.com/questions/38668477/firebase-invalid-json-data-or-key-values-key-values-can-t-contain-o"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9.png"/><Relationship Id="rId116" Type="http://schemas.openxmlformats.org/officeDocument/2006/relationships/hyperlink" Target="https://business-excellence.co.il/blog/513-kanban-system" TargetMode="External"/><Relationship Id="rId137" Type="http://schemas.openxmlformats.org/officeDocument/2006/relationships/hyperlink" Target="https://he.wikipedia.org/wiki/CV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6.tmp"/><Relationship Id="rId83" Type="http://schemas.openxmlformats.org/officeDocument/2006/relationships/hyperlink" Target="https://stackoverflow.com/questions/14458160/while-replacing-using-regex-how-to-keep-a-part-of-matched-string" TargetMode="External"/><Relationship Id="rId88" Type="http://schemas.openxmlformats.org/officeDocument/2006/relationships/hyperlink" Target="http://www.firebirdfaq.org/faq285/" TargetMode="External"/><Relationship Id="rId111" Type="http://schemas.openxmlformats.org/officeDocument/2006/relationships/hyperlink" Target="https://dapps.co.il/%D7%A9%D7%99%D7%A8%D7%95%D7%AA%D7%99-%D7%94%D7%A2%D7%A0%D7%9F-%D7%A9%D7%9C-amazon-%D7%A9%D7%90%D7%AA%D7%9D-%D7%97%D7%99%D7%99%D7%91%D7%99%D7%9D-%D7%9C%D7%94%D7%9B%D7%99%D7%A8-%D7%95%D7%93%D7%A8%D7%9B/" TargetMode="External"/><Relationship Id="rId132" Type="http://schemas.openxmlformats.org/officeDocument/2006/relationships/hyperlink" Target="https://www.w3schools.com/html/html_intro.asp" TargetMode="External"/><Relationship Id="rId15" Type="http://schemas.openxmlformats.org/officeDocument/2006/relationships/image" Target="media/image4.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www.methodacloud.com/content/pages/kit_agile/H_Guide.htm" TargetMode="External"/><Relationship Id="rId106" Type="http://schemas.openxmlformats.org/officeDocument/2006/relationships/hyperlink" Target="https://en.wikipedia.org/wiki/Firebase" TargetMode="External"/><Relationship Id="rId127" Type="http://schemas.openxmlformats.org/officeDocument/2006/relationships/hyperlink" Target="https://en.wikipedia.org/wiki/Hypertext_Transfer_Protocol"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image" Target="media/image21.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hyperlink" Target="https://www.ibm.com/support/knowledgecenter/en/SSAL2T_9.1.0/com.ibm.cics.tx.doc/concepts/c_clnt_sevr_model.html" TargetMode="External"/><Relationship Id="rId99" Type="http://schemas.openxmlformats.org/officeDocument/2006/relationships/hyperlink" Target="https://confluence.jetbrains.com/display/PYH/Getting+Started+with+PyCharm" TargetMode="External"/><Relationship Id="rId101" Type="http://schemas.openxmlformats.org/officeDocument/2006/relationships/hyperlink" Target="http://www.sitqad.co.il/%D7%90%D7%A0%D7%9C%D7%99%D7%A1%D7%98-%D7%9E%D7%A0%D7%94%D7%9C-bi-%D7%9E%D7%97%D7%A4%D7%A9-%D7%9C%D7%A2%D7%A0%D7%95%D7%AA-%D7%A2%D7%9C-%D7%A9%D7%90%D7%9C%D7%95%D7%AA-%D7%91%D7%9E%D7%94%D7%99%D7%A8/" TargetMode="External"/><Relationship Id="rId122" Type="http://schemas.openxmlformats.org/officeDocument/2006/relationships/hyperlink" Target="https://en.wikipedia.org/wiki/Database" TargetMode="External"/><Relationship Id="rId143" Type="http://schemas.openxmlformats.org/officeDocument/2006/relationships/hyperlink" Target="http://www.firebirdfaq.org/faq285/%20" TargetMode="External"/><Relationship Id="rId14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30.png"/><Relationship Id="rId89" Type="http://schemas.openxmlformats.org/officeDocument/2006/relationships/image" Target="media/image48.png"/><Relationship Id="rId112" Type="http://schemas.openxmlformats.org/officeDocument/2006/relationships/hyperlink" Target="https://www.matrix.co.il/About/Pages/amazon.aspx" TargetMode="External"/><Relationship Id="rId133" Type="http://schemas.openxmlformats.org/officeDocument/2006/relationships/hyperlink" Target="https://he.wikipedia.org/wiki/%D7%A4%D7%99%D7%99%D7%AA%D7%95%D7%9F" TargetMode="External"/><Relationship Id="rId16" Type="http://schemas.openxmlformats.org/officeDocument/2006/relationships/image" Target="media/image5.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s://en.wikipedia.org/wiki/Software_development_process" TargetMode="External"/><Relationship Id="rId79" Type="http://schemas.openxmlformats.org/officeDocument/2006/relationships/image" Target="media/image41.png"/><Relationship Id="rId102" Type="http://schemas.openxmlformats.org/officeDocument/2006/relationships/hyperlink" Target="https://www.naya-college.co.il/%D7%9E%D7%94-%D7%96%D7%94-tableau/" TargetMode="External"/><Relationship Id="rId123" Type="http://schemas.openxmlformats.org/officeDocument/2006/relationships/hyperlink" Target="https://searchsqlserver.techtarget.com/definition/database" TargetMode="External"/><Relationship Id="rId144" Type="http://schemas.openxmlformats.org/officeDocument/2006/relationships/image" Target="media/image51.png"/><Relationship Id="rId90" Type="http://schemas.openxmlformats.org/officeDocument/2006/relationships/image" Target="media/image4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72380-E9BE-4F4E-8616-1D460048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5684</TotalTime>
  <Pages>50</Pages>
  <Words>12931</Words>
  <Characters>64659</Characters>
  <Application>Microsoft Office Word</Application>
  <DocSecurity>0</DocSecurity>
  <Lines>538</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108</cp:revision>
  <dcterms:created xsi:type="dcterms:W3CDTF">2019-03-21T20:43:00Z</dcterms:created>
  <dcterms:modified xsi:type="dcterms:W3CDTF">2019-03-28T18:28:00Z</dcterms:modified>
</cp:coreProperties>
</file>