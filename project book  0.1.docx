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ins w:id="20" w:author="גמליאל" w:date="2019-03-26T21:03:00Z">
        <w:r w:rsidR="00C06233">
          <w:rPr>
            <w:rFonts w:cs="Calibri"/>
            <w:sz w:val="24"/>
            <w:szCs w:val="24"/>
          </w:rPr>
          <w:t>n</w:t>
        </w:r>
      </w:ins>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36"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r w:rsidRPr="00695B37">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588456"/>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588457"/>
      <w:r w:rsidRPr="00F22467">
        <w:rPr>
          <w:rFonts w:asciiTheme="minorHAnsi" w:eastAsiaTheme="minorHAnsi" w:hAnsiTheme="minorHAnsi" w:cstheme="minorHAnsi" w:hint="cs"/>
          <w:color w:val="auto"/>
          <w:sz w:val="24"/>
          <w:szCs w:val="24"/>
          <w:rtl/>
        </w:rPr>
        <w:lastRenderedPageBreak/>
        <w:t>השיטה האיטרטיבית,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588458"/>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3" w:name="_Toc4588459"/>
      <w:r>
        <w:rPr>
          <w:rFonts w:hint="cs"/>
          <w:rtl/>
        </w:rPr>
        <w:t>תכנון</w:t>
      </w:r>
      <w:bookmarkEnd w:id="63"/>
    </w:p>
    <w:p w14:paraId="3F207B9D" w14:textId="471F39A6" w:rsidR="00D47385" w:rsidRDefault="00C013AB" w:rsidP="0090232D">
      <w:pPr>
        <w:pStyle w:val="2"/>
        <w:jc w:val="both"/>
        <w:rPr>
          <w:rFonts w:hint="cs"/>
          <w:rtl/>
        </w:rPr>
      </w:pPr>
      <w:bookmarkStart w:id="64" w:name="_Toc4588460"/>
      <w:r>
        <w:rPr>
          <w:rFonts w:hint="cs"/>
          <w:rtl/>
        </w:rPr>
        <w:t xml:space="preserve">3.1 </w:t>
      </w:r>
      <w:r w:rsidR="00D47385">
        <w:rPr>
          <w:rFonts w:hint="cs"/>
          <w:rtl/>
        </w:rPr>
        <w:t>דרישות המערכת</w:t>
      </w:r>
      <w:bookmarkEnd w:id="64"/>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5" w:name="_Toc4588461"/>
      <w:r>
        <w:rPr>
          <w:rFonts w:hint="cs"/>
          <w:rtl/>
        </w:rPr>
        <w:t xml:space="preserve">3.1.1 </w:t>
      </w:r>
      <w:commentRangeStart w:id="66"/>
      <w:r w:rsidR="00D47385">
        <w:rPr>
          <w:rFonts w:hint="cs"/>
          <w:rtl/>
        </w:rPr>
        <w:t>דרישות כלליות</w:t>
      </w:r>
      <w:commentRangeEnd w:id="66"/>
      <w:r w:rsidR="0068070B">
        <w:rPr>
          <w:rStyle w:val="ad"/>
          <w:rFonts w:asciiTheme="minorHAnsi" w:eastAsiaTheme="minorHAnsi" w:hAnsiTheme="minorHAnsi" w:cstheme="minorBidi"/>
          <w:b w:val="0"/>
          <w:bCs w:val="0"/>
          <w:color w:val="auto"/>
          <w:rtl/>
        </w:rPr>
        <w:commentReference w:id="66"/>
      </w:r>
      <w:bookmarkEnd w:id="65"/>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7"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8"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w:t>
      </w:r>
      <w:r>
        <w:rPr>
          <w:rFonts w:ascii="Arial" w:eastAsia="Times New Roman" w:hAnsi="Arial" w:cs="Arial" w:hint="cs"/>
          <w:color w:val="000000"/>
          <w:rtl/>
        </w:rPr>
        <w:t>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9" w:name="_Toc4588462"/>
      <w:r>
        <w:rPr>
          <w:rFonts w:hint="cs"/>
          <w:rtl/>
        </w:rPr>
        <w:t xml:space="preserve">3.1.2 </w:t>
      </w:r>
      <w:commentRangeStart w:id="70"/>
      <w:commentRangeStart w:id="71"/>
      <w:r w:rsidR="00D47385">
        <w:rPr>
          <w:rFonts w:hint="cs"/>
          <w:rtl/>
        </w:rPr>
        <w:t xml:space="preserve">דרישות </w:t>
      </w:r>
      <w:r w:rsidR="00D47385">
        <w:t>side</w:t>
      </w:r>
      <w:r w:rsidR="00D47385">
        <w:rPr>
          <w:rFonts w:hint="cs"/>
          <w:rtl/>
        </w:rPr>
        <w:t xml:space="preserve"> </w:t>
      </w:r>
      <w:commentRangeEnd w:id="70"/>
      <w:r w:rsidR="0068070B">
        <w:rPr>
          <w:rStyle w:val="ad"/>
          <w:rFonts w:asciiTheme="minorHAnsi" w:eastAsiaTheme="minorHAnsi" w:hAnsiTheme="minorHAnsi" w:cstheme="minorBidi"/>
          <w:b w:val="0"/>
          <w:bCs w:val="0"/>
          <w:color w:val="auto"/>
          <w:rtl/>
        </w:rPr>
        <w:commentReference w:id="70"/>
      </w:r>
      <w:commentRangeEnd w:id="71"/>
      <w:r w:rsidR="00ED2882">
        <w:rPr>
          <w:rStyle w:val="ad"/>
          <w:rFonts w:asciiTheme="minorHAnsi" w:eastAsiaTheme="minorHAnsi" w:hAnsiTheme="minorHAnsi" w:cstheme="minorBidi"/>
          <w:b w:val="0"/>
          <w:bCs w:val="0"/>
          <w:color w:val="auto"/>
          <w:rtl/>
        </w:rPr>
        <w:commentReference w:id="71"/>
      </w:r>
      <w:r w:rsidR="00D47385">
        <w:t>client</w:t>
      </w:r>
      <w:bookmarkEnd w:id="69"/>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33ED22C5"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73"/>
      <w:r w:rsidRPr="005752E3">
        <w:rPr>
          <w:rFonts w:ascii="Arial" w:eastAsia="Times New Roman" w:hAnsi="Arial" w:cs="Arial"/>
          <w:color w:val="000000"/>
          <w:rtl/>
        </w:rPr>
        <w:t>עבור אותם התפקידים</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משתמשי המערכת, מערכת ההרשאות מרבדת את מאפייני הפעילות לפי סוג</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המשתמש</w:t>
      </w:r>
      <w:commentRangeEnd w:id="73"/>
      <w:r w:rsidR="00175B68">
        <w:rPr>
          <w:rStyle w:val="ad"/>
          <w:rtl/>
        </w:rPr>
        <w:commentReference w:id="73"/>
      </w:r>
      <w:r w:rsidRPr="005752E3">
        <w:rPr>
          <w:rFonts w:ascii="Arial" w:eastAsia="Times New Roman" w:hAnsi="Arial" w:cs="Arial"/>
          <w:color w:val="000000"/>
          <w:rtl/>
        </w:rPr>
        <w:t xml:space="preserve">. </w:t>
      </w:r>
      <w:commentRangeStart w:id="74"/>
      <w:r w:rsidRPr="005752E3">
        <w:rPr>
          <w:rFonts w:ascii="Arial" w:eastAsia="Times New Roman" w:hAnsi="Arial" w:cs="Arial"/>
          <w:color w:val="000000"/>
          <w:rtl/>
        </w:rPr>
        <w:t>המשתמשים מונים עובדי אגף הביטחון תחזוקה, מנהלי שטח וראש אגף -</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ביטחון של נמל אשדוד.</w:t>
      </w:r>
      <w:commentRangeEnd w:id="74"/>
      <w:r w:rsidR="00175B68">
        <w:rPr>
          <w:rStyle w:val="ad"/>
          <w:rtl/>
        </w:rPr>
        <w:commentReference w:id="74"/>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5" w:name="_Toc4588464"/>
      <w:r>
        <w:rPr>
          <w:rFonts w:hint="cs"/>
          <w:rtl/>
        </w:rPr>
        <w:t xml:space="preserve">3.2 </w:t>
      </w:r>
      <w:r w:rsidR="00B22D8D">
        <w:rPr>
          <w:rFonts w:hint="cs"/>
          <w:rtl/>
        </w:rPr>
        <w:t xml:space="preserve">אפיון </w:t>
      </w:r>
      <w:commentRangeStart w:id="76"/>
      <w:commentRangeStart w:id="77"/>
      <w:r w:rsidR="00B22D8D">
        <w:rPr>
          <w:rFonts w:hint="cs"/>
          <w:rtl/>
        </w:rPr>
        <w:t xml:space="preserve">המערכת </w:t>
      </w:r>
      <w:commentRangeEnd w:id="76"/>
      <w:r w:rsidR="0080602B">
        <w:rPr>
          <w:rStyle w:val="ad"/>
          <w:rFonts w:asciiTheme="minorHAnsi" w:eastAsiaTheme="minorHAnsi" w:hAnsiTheme="minorHAnsi" w:cstheme="minorBidi"/>
          <w:b w:val="0"/>
          <w:bCs w:val="0"/>
          <w:color w:val="auto"/>
          <w:rtl/>
        </w:rPr>
        <w:commentReference w:id="76"/>
      </w:r>
      <w:bookmarkEnd w:id="75"/>
      <w:commentRangeEnd w:id="77"/>
      <w:r w:rsidR="00175B68">
        <w:rPr>
          <w:rStyle w:val="ad"/>
          <w:rFonts w:asciiTheme="minorHAnsi" w:eastAsiaTheme="minorHAnsi" w:hAnsiTheme="minorHAnsi" w:cstheme="minorBidi"/>
          <w:b w:val="0"/>
          <w:bCs w:val="0"/>
          <w:color w:val="auto"/>
          <w:rtl/>
        </w:rPr>
        <w:commentReference w:id="77"/>
      </w:r>
    </w:p>
    <w:p w14:paraId="19142D4A" w14:textId="280CC115" w:rsidR="008223DB" w:rsidRDefault="008223DB" w:rsidP="0090232D">
      <w:pPr>
        <w:jc w:val="both"/>
      </w:pPr>
    </w:p>
    <w:p w14:paraId="0C5800AC" w14:textId="562FDCA3" w:rsidR="008223DB" w:rsidRDefault="008223DB" w:rsidP="00175B68">
      <w:pPr>
        <w:pStyle w:val="3"/>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Fonts w:hint="cs"/>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hint="cs"/>
          <w:sz w:val="24"/>
          <w:szCs w:val="24"/>
          <w:rtl/>
        </w:rPr>
      </w:pPr>
      <w:r>
        <w:rPr>
          <w:rFonts w:eastAsia="Times New Roman" w:hint="cs"/>
          <w:rtl/>
        </w:rPr>
        <w:t xml:space="preserve">3.2.2 </w:t>
      </w:r>
      <w:r w:rsidRPr="008223DB">
        <w:rPr>
          <w:rFonts w:eastAsia="Times New Roman"/>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commentRangeStart w:id="78"/>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commentRangeEnd w:id="78"/>
      <w:r w:rsidR="00973242">
        <w:rPr>
          <w:rStyle w:val="ad"/>
          <w:rtl/>
        </w:rPr>
        <w:commentReference w:id="78"/>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79"/>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79"/>
      <w:r w:rsidR="00973242">
        <w:rPr>
          <w:rStyle w:val="ad"/>
        </w:rPr>
        <w:commentReference w:id="79"/>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80"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80"/>
    </w:p>
    <w:p w14:paraId="103E6883" w14:textId="027B5CA4" w:rsidR="00CF5C28" w:rsidRPr="00CF5C28" w:rsidRDefault="00CF5C28" w:rsidP="005A70E5">
      <w:pPr>
        <w:pStyle w:val="a7"/>
        <w:jc w:val="both"/>
        <w:rPr>
          <w:rFonts w:cstheme="minorHAnsi"/>
          <w:sz w:val="24"/>
          <w:szCs w:val="24"/>
          <w:rtl/>
        </w:rPr>
      </w:pPr>
      <w:commentRangeStart w:id="81"/>
      <w:r>
        <w:rPr>
          <w:rFonts w:cstheme="minorHAnsi" w:hint="cs"/>
          <w:sz w:val="24"/>
          <w:szCs w:val="24"/>
          <w:rtl/>
        </w:rPr>
        <w:t>המערכ</w:t>
      </w:r>
      <w:commentRangeEnd w:id="81"/>
      <w:r w:rsidR="0068070B">
        <w:rPr>
          <w:rStyle w:val="ad"/>
        </w:rPr>
        <w:commentReference w:id="81"/>
      </w:r>
      <w:r>
        <w:rPr>
          <w:rFonts w:cstheme="minorHAnsi" w:hint="cs"/>
          <w:sz w:val="24"/>
          <w:szCs w:val="24"/>
          <w:rtl/>
        </w:rPr>
        <w:t xml:space="preserve">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bookmarkStart w:id="82" w:name="_GoBack"/>
      <w:bookmarkEnd w:id="82"/>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83" w:name="_Toc4588466"/>
      <w:r>
        <w:rPr>
          <w:rFonts w:hint="cs"/>
          <w:rtl/>
        </w:rPr>
        <w:t>תכנון ביצוע</w:t>
      </w:r>
      <w:bookmarkEnd w:id="83"/>
    </w:p>
    <w:p w14:paraId="307D8352" w14:textId="682E98DD" w:rsidR="00577E06" w:rsidRDefault="00C013AB" w:rsidP="0090232D">
      <w:pPr>
        <w:pStyle w:val="2"/>
        <w:jc w:val="both"/>
      </w:pPr>
      <w:bookmarkStart w:id="84" w:name="_Toc4588467"/>
      <w:r>
        <w:rPr>
          <w:rFonts w:hint="cs"/>
          <w:rtl/>
        </w:rPr>
        <w:t xml:space="preserve">4.1 </w:t>
      </w:r>
      <w:commentRangeStart w:id="85"/>
      <w:r w:rsidR="00577E06">
        <w:rPr>
          <w:rFonts w:hint="cs"/>
          <w:rtl/>
        </w:rPr>
        <w:t>תחילת ה</w:t>
      </w:r>
      <w:commentRangeEnd w:id="85"/>
      <w:r w:rsidR="0080602B">
        <w:rPr>
          <w:rStyle w:val="ad"/>
          <w:rFonts w:asciiTheme="minorHAnsi" w:eastAsiaTheme="minorHAnsi" w:hAnsiTheme="minorHAnsi" w:cstheme="minorBidi"/>
          <w:b w:val="0"/>
          <w:bCs w:val="0"/>
          <w:color w:val="auto"/>
          <w:rtl/>
        </w:rPr>
        <w:commentReference w:id="85"/>
      </w:r>
      <w:r w:rsidR="00577E06">
        <w:rPr>
          <w:rFonts w:hint="cs"/>
          <w:rtl/>
        </w:rPr>
        <w:t>עבודה</w:t>
      </w:r>
      <w:bookmarkEnd w:id="84"/>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6"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6"/>
    </w:p>
    <w:p w14:paraId="011BEB84" w14:textId="1098F3A9" w:rsidR="00CF5C28" w:rsidRDefault="00BC10C3" w:rsidP="0090232D">
      <w:pPr>
        <w:pStyle w:val="2"/>
        <w:jc w:val="both"/>
      </w:pPr>
      <w:bookmarkStart w:id="87" w:name="_Toc4588469"/>
      <w:r>
        <w:rPr>
          <w:rFonts w:hint="cs"/>
        </w:rPr>
        <w:t>UI</w:t>
      </w:r>
      <w:r w:rsidR="00C013AB">
        <w:t xml:space="preserve"> 4.3</w:t>
      </w:r>
      <w:bookmarkEnd w:id="87"/>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88" w:name="_Toc4588470"/>
      <w:r>
        <w:rPr>
          <w:rFonts w:hint="cs"/>
          <w:rtl/>
        </w:rPr>
        <w:t xml:space="preserve">4.4 </w:t>
      </w:r>
      <w:r w:rsidR="00BC10C3">
        <w:rPr>
          <w:rFonts w:hint="cs"/>
          <w:rtl/>
        </w:rPr>
        <w:t>הק</w:t>
      </w:r>
      <w:commentRangeStart w:id="89"/>
      <w:r w:rsidR="00BC10C3">
        <w:rPr>
          <w:rFonts w:hint="cs"/>
          <w:rtl/>
        </w:rPr>
        <w:t xml:space="preserve">מת </w:t>
      </w:r>
      <w:commentRangeEnd w:id="89"/>
      <w:r w:rsidR="00B21320">
        <w:rPr>
          <w:rStyle w:val="ad"/>
          <w:rFonts w:asciiTheme="minorHAnsi" w:eastAsiaTheme="minorHAnsi" w:hAnsiTheme="minorHAnsi" w:cstheme="minorBidi"/>
          <w:b w:val="0"/>
          <w:bCs w:val="0"/>
          <w:color w:val="auto"/>
          <w:rtl/>
        </w:rPr>
        <w:commentReference w:id="89"/>
      </w:r>
      <w:r w:rsidR="00BC10C3">
        <w:rPr>
          <w:rFonts w:hint="cs"/>
          <w:rtl/>
        </w:rPr>
        <w:t xml:space="preserve">שרת </w:t>
      </w:r>
      <w:r w:rsidR="00BC10C3">
        <w:t>Node.js</w:t>
      </w:r>
      <w:bookmarkEnd w:id="88"/>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90" w:name="_Toc4588471"/>
      <w:r>
        <w:rPr>
          <w:rFonts w:hint="cs"/>
          <w:rtl/>
        </w:rPr>
        <w:t xml:space="preserve">4.5 </w:t>
      </w:r>
      <w:r w:rsidR="00BC10C3">
        <w:rPr>
          <w:rFonts w:hint="cs"/>
          <w:rtl/>
        </w:rPr>
        <w:t xml:space="preserve">הקמת </w:t>
      </w:r>
      <w:r w:rsidR="00BC10C3">
        <w:t>instance in AWS</w:t>
      </w:r>
      <w:bookmarkEnd w:id="90"/>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91" w:name="_Toc4588472"/>
      <w:r>
        <w:rPr>
          <w:rFonts w:hint="cs"/>
          <w:rtl/>
        </w:rPr>
        <w:lastRenderedPageBreak/>
        <w:t xml:space="preserve">4.6 </w:t>
      </w:r>
      <w:r w:rsidR="00321E05">
        <w:rPr>
          <w:rFonts w:hint="cs"/>
          <w:rtl/>
        </w:rPr>
        <w:t>ארגון בסיס הנתונים (אולי צריך לשלבו עם 4.5)</w:t>
      </w:r>
      <w:bookmarkEnd w:id="91"/>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92" w:name="_Toc4588473"/>
      <w:r>
        <w:t>Data Mining</w:t>
      </w:r>
      <w:r w:rsidR="007102F1">
        <w:t xml:space="preserve"> </w:t>
      </w:r>
      <w:r w:rsidR="00C013AB">
        <w:t xml:space="preserve">4.7 </w:t>
      </w:r>
      <w:r>
        <w:rPr>
          <w:rFonts w:hint="cs"/>
          <w:rtl/>
        </w:rPr>
        <w:t xml:space="preserve"> (אולי גם את זה נוסיף פשוט ל4.5)</w:t>
      </w:r>
      <w:bookmarkEnd w:id="92"/>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93" w:author="גמליאל" w:date="2019-03-21T21:38:00Z">
        <w:r w:rsidRPr="00F576B6" w:rsidDel="00E2789E">
          <w:rPr>
            <w:rFonts w:ascii="Arial" w:eastAsia="Times New Roman" w:hAnsi="Arial" w:cs="Arial"/>
            <w:color w:val="3E556C"/>
            <w:sz w:val="24"/>
            <w:szCs w:val="24"/>
            <w:rtl/>
          </w:rPr>
          <w:delText xml:space="preserve">המטרה </w:delText>
        </w:r>
      </w:del>
      <w:ins w:id="94"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95" w:author="גמליאל" w:date="2019-03-21T21:38:00Z">
        <w:r w:rsidRPr="00F576B6" w:rsidDel="00E2789E">
          <w:rPr>
            <w:rFonts w:ascii="Arial" w:eastAsia="Times New Roman" w:hAnsi="Arial" w:cs="Arial"/>
            <w:color w:val="3E556C"/>
            <w:sz w:val="24"/>
            <w:szCs w:val="24"/>
            <w:rtl/>
          </w:rPr>
          <w:delText xml:space="preserve">גדולה </w:delText>
        </w:r>
      </w:del>
      <w:ins w:id="96"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97"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98"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99" w:author="גמליאל" w:date="2019-03-23T21:36:00Z">
        <w:r w:rsidR="00381453">
          <w:rPr>
            <w:rFonts w:ascii="Arial" w:eastAsia="Times New Roman" w:hAnsi="Arial" w:cs="Arial" w:hint="cs"/>
            <w:color w:val="3E556C"/>
            <w:sz w:val="24"/>
            <w:szCs w:val="24"/>
            <w:rtl/>
          </w:rPr>
          <w:t xml:space="preserve"> </w:t>
        </w:r>
      </w:ins>
      <w:moveToRangeStart w:id="100" w:author="גמליאל" w:date="2019-03-23T21:36:00Z" w:name="move4269391"/>
      <w:moveTo w:id="101"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100"/>
    </w:p>
    <w:p w14:paraId="08B233B4" w14:textId="10F515E5" w:rsidR="007F79AC" w:rsidRDefault="00F576B6" w:rsidP="0090232D">
      <w:pPr>
        <w:spacing w:before="150" w:after="150" w:line="240" w:lineRule="auto"/>
        <w:jc w:val="both"/>
        <w:rPr>
          <w:ins w:id="102"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103" w:author="גמליאל" w:date="2019-03-23T21:36:00Z" w:name="move4269391"/>
      <w:moveFrom w:id="104"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103"/>
    </w:p>
    <w:p w14:paraId="29AE9E59" w14:textId="23F50461" w:rsidR="00F576B6" w:rsidRDefault="007F79AC" w:rsidP="0090232D">
      <w:pPr>
        <w:spacing w:before="150" w:after="150" w:line="240" w:lineRule="auto"/>
        <w:jc w:val="both"/>
        <w:rPr>
          <w:ins w:id="105" w:author="גמליאל" w:date="2019-03-21T21:47:00Z"/>
          <w:rFonts w:ascii="Arial" w:eastAsia="Times New Roman" w:hAnsi="Arial" w:cs="Arial"/>
          <w:color w:val="3E556C"/>
          <w:sz w:val="24"/>
          <w:szCs w:val="24"/>
          <w:rtl/>
        </w:rPr>
      </w:pPr>
      <w:ins w:id="106"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107"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108"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109" w:author="גמליאל" w:date="2019-03-23T21:37:00Z">
        <w:r w:rsidR="000935CE">
          <w:rPr>
            <w:rStyle w:val="ab"/>
            <w:rFonts w:ascii="Arial" w:eastAsia="Times New Roman" w:hAnsi="Arial" w:cs="Arial"/>
            <w:color w:val="3E556C"/>
            <w:sz w:val="24"/>
            <w:szCs w:val="24"/>
            <w:rtl/>
          </w:rPr>
          <w:footnoteReference w:id="22"/>
        </w:r>
      </w:ins>
      <w:ins w:id="113" w:author="גמליאל" w:date="2019-03-21T21:48:00Z">
        <w:r>
          <w:rPr>
            <w:rFonts w:ascii="Arial" w:eastAsia="Times New Roman" w:hAnsi="Arial" w:cs="Arial" w:hint="cs"/>
            <w:color w:val="3E556C"/>
            <w:sz w:val="24"/>
            <w:szCs w:val="24"/>
            <w:rtl/>
          </w:rPr>
          <w:t xml:space="preserve"> של לפחות 7 מתוך 10)</w:t>
        </w:r>
      </w:ins>
      <w:ins w:id="114" w:author="גמליאל" w:date="2019-03-21T21:49:00Z">
        <w:r>
          <w:rPr>
            <w:rFonts w:ascii="Arial" w:eastAsia="Times New Roman" w:hAnsi="Arial" w:cs="Arial" w:hint="cs"/>
            <w:color w:val="3E556C"/>
            <w:sz w:val="24"/>
            <w:szCs w:val="24"/>
            <w:rtl/>
          </w:rPr>
          <w:t>.</w:t>
        </w:r>
      </w:ins>
      <w:ins w:id="115" w:author="גמליאל" w:date="2019-03-21T22:46:00Z">
        <w:r w:rsidR="003D474C">
          <w:rPr>
            <w:rFonts w:ascii="Arial" w:eastAsia="Times New Roman" w:hAnsi="Arial" w:cs="Arial" w:hint="cs"/>
            <w:color w:val="3E556C"/>
            <w:sz w:val="24"/>
            <w:szCs w:val="24"/>
            <w:rtl/>
          </w:rPr>
          <w:t>[</w:t>
        </w:r>
      </w:ins>
      <w:ins w:id="116"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17" w:author="גמליאל" w:date="2019-03-23T21:34:00Z">
        <w:r w:rsidR="00381453">
          <w:rPr>
            <w:rFonts w:ascii="Arial" w:eastAsia="Times New Roman" w:hAnsi="Arial" w:cs="Arial" w:hint="cs"/>
            <w:color w:val="3E556C"/>
            <w:sz w:val="24"/>
            <w:szCs w:val="24"/>
            <w:rtl/>
          </w:rPr>
          <w:t>ראשונית</w:t>
        </w:r>
      </w:ins>
      <w:ins w:id="118" w:author="גמליאל" w:date="2019-03-21T21:50:00Z">
        <w:r>
          <w:rPr>
            <w:rFonts w:ascii="Arial" w:eastAsia="Times New Roman" w:hAnsi="Arial" w:cs="Arial" w:hint="cs"/>
            <w:color w:val="3E556C"/>
            <w:sz w:val="24"/>
            <w:szCs w:val="24"/>
            <w:rtl/>
          </w:rPr>
          <w:t xml:space="preserve"> ברשת לחיפוש שרתים פגיעים</w:t>
        </w:r>
      </w:ins>
      <w:ins w:id="119" w:author="גמליאל" w:date="2019-03-21T22:46:00Z">
        <w:r w:rsidR="003D474C">
          <w:rPr>
            <w:rFonts w:ascii="Arial" w:eastAsia="Times New Roman" w:hAnsi="Arial" w:cs="Arial" w:hint="cs"/>
            <w:color w:val="3E556C"/>
            <w:sz w:val="24"/>
            <w:szCs w:val="24"/>
            <w:rtl/>
          </w:rPr>
          <w:t>.</w:t>
        </w:r>
      </w:ins>
      <w:ins w:id="120"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'$user_name</w:t>
      </w:r>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$user_name = “ ‘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הגרש הבודד שהוקש בהתחלה של </w:t>
      </w:r>
      <w:r>
        <w:rPr>
          <w:rFonts w:ascii="Arial" w:eastAsia="Times New Roman" w:hAnsi="Arial" w:cs="Arial"/>
          <w:color w:val="3E556C"/>
          <w:sz w:val="24"/>
          <w:szCs w:val="24"/>
        </w:rPr>
        <w:t xml:space="preserve">$user_name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21"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22"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r w:rsidRPr="00D013B8">
        <w:rPr>
          <w:rFonts w:ascii="Arial" w:hAnsi="Arial" w:cs="Arial"/>
          <w:color w:val="4C4C4C"/>
          <w:sz w:val="23"/>
          <w:szCs w:val="23"/>
          <w:shd w:val="clear" w:color="auto" w:fill="FFFFFF"/>
        </w:rPr>
        <w:t>myQuery="INSERT INTO "+roleName+"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23"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24" w:author="גמליאל" w:date="2019-03-21T22:33:00Z">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ins>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25"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26"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127"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128" w:author="גמליאל" w:date="2019-03-21T22:35:00Z">
        <w:r w:rsidR="009D1EAF">
          <w:rPr>
            <w:rFonts w:cstheme="minorHAnsi" w:hint="cs"/>
            <w:sz w:val="24"/>
            <w:szCs w:val="24"/>
            <w:rtl/>
          </w:rPr>
          <w:t>א</w:t>
        </w:r>
      </w:ins>
      <w:ins w:id="129"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30" w:author="גמליאל" w:date="2019-03-21T22:35:00Z">
        <w:r w:rsidR="009D1EAF">
          <w:rPr>
            <w:rFonts w:cstheme="minorHAnsi" w:hint="cs"/>
            <w:sz w:val="24"/>
            <w:szCs w:val="24"/>
            <w:rtl/>
          </w:rPr>
          <w:t xml:space="preserve">, ואחר כך יכולים לקרוא </w:t>
        </w:r>
      </w:ins>
      <w:ins w:id="131" w:author="גמליאל" w:date="2019-03-21T22:45:00Z">
        <w:r w:rsidR="00C44EF0">
          <w:rPr>
            <w:rFonts w:cstheme="minorHAnsi" w:hint="cs"/>
            <w:sz w:val="24"/>
            <w:szCs w:val="24"/>
            <w:rtl/>
          </w:rPr>
          <w:t xml:space="preserve">פעמים רבות </w:t>
        </w:r>
      </w:ins>
      <w:ins w:id="132" w:author="גמליאל" w:date="2019-03-21T22:35:00Z">
        <w:r w:rsidR="009D1EAF">
          <w:rPr>
            <w:rFonts w:cstheme="minorHAnsi" w:hint="cs"/>
            <w:sz w:val="24"/>
            <w:szCs w:val="24"/>
            <w:rtl/>
          </w:rPr>
          <w:t xml:space="preserve">לשאילתא המוגדרת מראש, </w:t>
        </w:r>
      </w:ins>
      <w:ins w:id="133" w:author="גמליאל" w:date="2019-03-21T22:45:00Z">
        <w:r w:rsidR="00C44EF0">
          <w:rPr>
            <w:rFonts w:cstheme="minorHAnsi" w:hint="cs"/>
            <w:sz w:val="24"/>
            <w:szCs w:val="24"/>
            <w:rtl/>
          </w:rPr>
          <w:t xml:space="preserve">כל פעם </w:t>
        </w:r>
      </w:ins>
      <w:ins w:id="134" w:author="גמליאל" w:date="2019-03-21T22:35:00Z">
        <w:r w:rsidR="009D1EAF">
          <w:rPr>
            <w:rFonts w:cstheme="minorHAnsi" w:hint="cs"/>
            <w:sz w:val="24"/>
            <w:szCs w:val="24"/>
            <w:rtl/>
          </w:rPr>
          <w:t>עם פרמטרים חדשים.</w:t>
        </w:r>
      </w:ins>
      <w:ins w:id="135" w:author="גמליאל" w:date="2019-03-21T22:36:00Z">
        <w:r w:rsidR="009D1EAF">
          <w:rPr>
            <w:rFonts w:cstheme="minorHAnsi" w:hint="cs"/>
            <w:sz w:val="24"/>
            <w:szCs w:val="24"/>
            <w:rtl/>
          </w:rPr>
          <w:t xml:space="preserve"> בצורה כזו, מלכתחילה השרת לא מתייחס לפרמטרים כאל </w:t>
        </w:r>
      </w:ins>
      <w:ins w:id="136" w:author="גמליאל" w:date="2019-03-21T22:37:00Z">
        <w:r w:rsidR="009D1EAF">
          <w:rPr>
            <w:rFonts w:cstheme="minorHAnsi" w:hint="cs"/>
            <w:sz w:val="24"/>
            <w:szCs w:val="24"/>
            <w:rtl/>
          </w:rPr>
          <w:t>חלק מה</w:t>
        </w:r>
      </w:ins>
      <w:ins w:id="137" w:author="גמליאל" w:date="2019-03-21T22:36:00Z">
        <w:r w:rsidR="009D1EAF">
          <w:rPr>
            <w:rFonts w:cstheme="minorHAnsi" w:hint="cs"/>
            <w:sz w:val="24"/>
            <w:szCs w:val="24"/>
            <w:rtl/>
          </w:rPr>
          <w:t>קוד, ולכן גם אם יכילו קוד, הקוד הזה לא יבוצע</w:t>
        </w:r>
      </w:ins>
      <w:ins w:id="138" w:author="גמליאל" w:date="2019-03-21T22:37:00Z">
        <w:r w:rsidR="009D1EAF">
          <w:rPr>
            <w:rFonts w:cstheme="minorHAnsi" w:hint="cs"/>
            <w:sz w:val="24"/>
            <w:szCs w:val="24"/>
            <w:rtl/>
          </w:rPr>
          <w:t>.</w:t>
        </w:r>
      </w:ins>
      <w:r w:rsidR="007B151F">
        <w:rPr>
          <w:rFonts w:cstheme="minorHAnsi" w:hint="cs"/>
          <w:sz w:val="24"/>
          <w:szCs w:val="24"/>
          <w:rtl/>
        </w:rPr>
        <w:t xml:space="preserve"> אם נשים לב בשאי</w:t>
      </w:r>
      <w:ins w:id="139" w:author="גמליאל" w:date="2019-03-21T22:35:00Z">
        <w:r w:rsidR="009D1EAF">
          <w:rPr>
            <w:rFonts w:cstheme="minorHAnsi" w:hint="cs"/>
            <w:sz w:val="24"/>
            <w:szCs w:val="24"/>
            <w:rtl/>
          </w:rPr>
          <w:t>ל</w:t>
        </w:r>
      </w:ins>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del w:id="140"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41" w:author="גמליאל" w:date="2019-03-21T22:37:00Z">
        <w:r w:rsidR="009D1EAF">
          <w:rPr>
            <w:rFonts w:cstheme="minorHAnsi" w:hint="cs"/>
            <w:sz w:val="24"/>
            <w:szCs w:val="24"/>
            <w:rtl/>
          </w:rPr>
          <w:t>הרצה של קוד נוסף.</w:t>
        </w:r>
      </w:ins>
      <w:ins w:id="142"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43"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44" w:name="_Toc4588474"/>
      <w:r>
        <w:rPr>
          <w:rFonts w:hint="cs"/>
          <w:rtl/>
        </w:rPr>
        <w:t xml:space="preserve">4.8 </w:t>
      </w:r>
      <w:r w:rsidR="00BC10C3">
        <w:rPr>
          <w:rFonts w:hint="cs"/>
          <w:rtl/>
        </w:rPr>
        <w:t>תהליכים</w:t>
      </w:r>
      <w:bookmarkEnd w:id="144"/>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45" w:name="_Toc4588475"/>
      <w:commentRangeStart w:id="146"/>
      <w:r>
        <w:rPr>
          <w:rFonts w:hint="cs"/>
          <w:rtl/>
        </w:rPr>
        <w:t xml:space="preserve">4.9 </w:t>
      </w:r>
      <w:r w:rsidR="009374DB">
        <w:rPr>
          <w:rFonts w:hint="cs"/>
          <w:rtl/>
        </w:rPr>
        <w:t>פונקציונאליות</w:t>
      </w:r>
      <w:commentRangeEnd w:id="146"/>
      <w:r w:rsidR="00B21320">
        <w:rPr>
          <w:rStyle w:val="ad"/>
          <w:rFonts w:asciiTheme="minorHAnsi" w:eastAsiaTheme="minorHAnsi" w:hAnsiTheme="minorHAnsi" w:cstheme="minorBidi"/>
          <w:b w:val="0"/>
          <w:bCs w:val="0"/>
          <w:color w:val="auto"/>
          <w:rtl/>
        </w:rPr>
        <w:commentReference w:id="146"/>
      </w:r>
      <w:bookmarkEnd w:id="145"/>
    </w:p>
    <w:p w14:paraId="1A18098C" w14:textId="74F86B7A" w:rsidR="009374DB" w:rsidRDefault="00C013AB" w:rsidP="0090232D">
      <w:pPr>
        <w:pStyle w:val="2"/>
        <w:jc w:val="both"/>
        <w:rPr>
          <w:rtl/>
        </w:rPr>
      </w:pPr>
      <w:bookmarkStart w:id="147" w:name="_Toc4588476"/>
      <w:r>
        <w:rPr>
          <w:rFonts w:hint="cs"/>
          <w:rtl/>
        </w:rPr>
        <w:t xml:space="preserve">4.10 </w:t>
      </w:r>
      <w:r w:rsidR="00BB51FE">
        <w:rPr>
          <w:rFonts w:hint="cs"/>
          <w:rtl/>
        </w:rPr>
        <w:t>בדיקות</w:t>
      </w:r>
      <w:bookmarkEnd w:id="147"/>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Autocomplite</w:t>
      </w:r>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48" w:name="_Toc4588477"/>
      <w:r>
        <w:rPr>
          <w:rFonts w:hint="cs"/>
          <w:rtl/>
        </w:rPr>
        <w:t xml:space="preserve">5. </w:t>
      </w:r>
      <w:r w:rsidR="008B77AB">
        <w:rPr>
          <w:rFonts w:hint="cs"/>
          <w:rtl/>
        </w:rPr>
        <w:t>דיון</w:t>
      </w:r>
      <w:bookmarkEnd w:id="148"/>
    </w:p>
    <w:p w14:paraId="728DD3FF" w14:textId="61A1C068" w:rsidR="008B77AB" w:rsidRDefault="00C013AB" w:rsidP="0090232D">
      <w:pPr>
        <w:pStyle w:val="2"/>
        <w:jc w:val="both"/>
        <w:rPr>
          <w:rtl/>
        </w:rPr>
      </w:pPr>
      <w:bookmarkStart w:id="149" w:name="_Toc4588478"/>
      <w:r>
        <w:rPr>
          <w:rFonts w:hint="cs"/>
          <w:rtl/>
        </w:rPr>
        <w:t xml:space="preserve">5.1 </w:t>
      </w:r>
      <w:r w:rsidR="008E5199">
        <w:rPr>
          <w:rFonts w:hint="cs"/>
          <w:rtl/>
        </w:rPr>
        <w:t>יתרונות האפליקציה</w:t>
      </w:r>
      <w:bookmarkEnd w:id="149"/>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50" w:name="_Toc4588479"/>
      <w:r>
        <w:rPr>
          <w:rFonts w:hint="cs"/>
          <w:rtl/>
        </w:rPr>
        <w:t xml:space="preserve">5.2 </w:t>
      </w:r>
      <w:r w:rsidR="008E5199">
        <w:rPr>
          <w:rFonts w:hint="cs"/>
          <w:rtl/>
        </w:rPr>
        <w:t>הרחבות אפשריות למערכת</w:t>
      </w:r>
      <w:bookmarkEnd w:id="150"/>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המומעד "לשקר" בתשובותיו, גם בשלב זה אנחנו נשארים במעט חוסר ביטחון מלא ביכולותיו ותכונות אישיותיו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Linkadin,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51" w:name="_Toc4588480"/>
      <w:r>
        <w:rPr>
          <w:rFonts w:hint="cs"/>
          <w:rtl/>
        </w:rPr>
        <w:t>5.3 אתגרים שהתמודדנו איתם במהלך הפרוייקט</w:t>
      </w:r>
      <w:bookmarkEnd w:id="151"/>
    </w:p>
    <w:p w14:paraId="28DE5283" w14:textId="2F03C1C7" w:rsidR="00310D09" w:rsidRPr="002D105B" w:rsidRDefault="00310D09" w:rsidP="0090232D">
      <w:pPr>
        <w:pStyle w:val="3"/>
        <w:jc w:val="both"/>
        <w:rPr>
          <w:rtl/>
        </w:rPr>
      </w:pPr>
      <w:bookmarkStart w:id="152" w:name="_Toc4588481"/>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15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r w:rsidRPr="002D105B">
        <w:rPr>
          <w:rFonts w:cstheme="minorHAnsi"/>
        </w:rPr>
        <w:t>dddd</w:t>
      </w:r>
      <w:r w:rsidRPr="002D105B">
        <w:rPr>
          <w:rFonts w:cstheme="minorHAnsi" w:hint="cs"/>
          <w:rtl/>
        </w:rPr>
        <w:t xml:space="preserve"> .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Pr="002D105B">
        <w:rPr>
          <w:rFonts w:cstheme="minorHAnsi"/>
        </w:rPr>
        <w:t>stackOverFlow</w:t>
      </w:r>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בדווקא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53" w:name="_Toc4588482"/>
      <w:r>
        <w:rPr>
          <w:rFonts w:hint="cs"/>
          <w:rtl/>
        </w:rPr>
        <w:t>5.3.2 שינוי אורך מחרוזת ב</w:t>
      </w:r>
      <w:r>
        <w:t>SQL</w:t>
      </w:r>
      <w:bookmarkEnd w:id="15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54"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54"/>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bookmarkStart w:id="155" w:name="_Toc4588484"/>
      <w:r>
        <w:rPr>
          <w:rFonts w:hint="cs"/>
          <w:rtl/>
        </w:rPr>
        <w:t xml:space="preserve">6. </w:t>
      </w:r>
      <w:r w:rsidR="004C3DF2">
        <w:rPr>
          <w:rFonts w:hint="cs"/>
          <w:rtl/>
        </w:rPr>
        <w:t>סיכום</w:t>
      </w:r>
      <w:bookmarkEnd w:id="155"/>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56" w:name="_Toc4588485"/>
      <w:r>
        <w:rPr>
          <w:rFonts w:hint="cs"/>
          <w:rtl/>
        </w:rPr>
        <w:t xml:space="preserve">7. </w:t>
      </w:r>
      <w:r w:rsidR="004C3DF2">
        <w:rPr>
          <w:rFonts w:hint="cs"/>
          <w:rtl/>
        </w:rPr>
        <w:t>ביביליוגרפיה</w:t>
      </w:r>
      <w:bookmarkEnd w:id="156"/>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6T20:51: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6T20:52:00Z" w:initials="ג">
    <w:p w14:paraId="15384C86" w14:textId="2E4D03D7" w:rsidR="00364E97" w:rsidRDefault="00364E97">
      <w:pPr>
        <w:pStyle w:val="ae"/>
      </w:pPr>
      <w:r>
        <w:rPr>
          <w:rStyle w:val="ad"/>
        </w:rPr>
        <w:annotationRef/>
      </w:r>
      <w:r>
        <w:rPr>
          <w:rFonts w:hint="cs"/>
          <w:rtl/>
        </w:rPr>
        <w:t>מקובל?</w:t>
      </w:r>
    </w:p>
  </w:comment>
  <w:comment w:id="7" w:author="גמליאל" w:date="2019-03-26T20:57: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64E97" w:rsidRDefault="00364E97">
      <w:pPr>
        <w:pStyle w:val="ae"/>
      </w:pPr>
      <w:r>
        <w:rPr>
          <w:rStyle w:val="ad"/>
        </w:rPr>
        <w:annotationRef/>
      </w:r>
      <w:r>
        <w:rPr>
          <w:rFonts w:hint="cs"/>
          <w:rtl/>
        </w:rPr>
        <w:t>מאחור?</w:t>
      </w:r>
    </w:p>
  </w:comment>
  <w:comment w:id="29" w:author="גמליאל" w:date="2019-03-27T14:16: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5:16: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364E97" w:rsidRDefault="00364E97">
      <w:pPr>
        <w:pStyle w:val="ae"/>
      </w:pPr>
      <w:r>
        <w:rPr>
          <w:rStyle w:val="ad"/>
        </w:rPr>
        <w:annotationRef/>
      </w:r>
      <w:r>
        <w:rPr>
          <w:rFonts w:hint="cs"/>
          <w:rtl/>
        </w:rPr>
        <w:t>?</w:t>
      </w:r>
    </w:p>
  </w:comment>
  <w:comment w:id="45" w:author="גמליאל" w:date="2019-03-27T16:26:00Z" w:initials="ג">
    <w:p w14:paraId="05CF96B5" w14:textId="20183966" w:rsidR="00364E97" w:rsidRDefault="00364E97">
      <w:pPr>
        <w:pStyle w:val="ae"/>
      </w:pPr>
      <w:r>
        <w:rPr>
          <w:rStyle w:val="ad"/>
        </w:rPr>
        <w:annotationRef/>
      </w:r>
      <w:r>
        <w:rPr>
          <w:rFonts w:hint="cs"/>
          <w:rtl/>
        </w:rPr>
        <w:t>?</w:t>
      </w:r>
    </w:p>
  </w:comment>
  <w:comment w:id="47" w:author="Daniel Danan" w:date="2019-03-06T22:07: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6:56: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6:59: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7:04: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7:05:00Z" w:initials="ג">
    <w:p w14:paraId="6048EF1E" w14:textId="795BBE79" w:rsidR="00FE1951" w:rsidRDefault="00FE1951">
      <w:pPr>
        <w:pStyle w:val="ae"/>
      </w:pPr>
      <w:r>
        <w:rPr>
          <w:rStyle w:val="ad"/>
        </w:rPr>
        <w:annotationRef/>
      </w:r>
      <w:r>
        <w:rPr>
          <w:rFonts w:hint="cs"/>
          <w:rtl/>
        </w:rPr>
        <w:t>הכוונה ללקוח העסקי?</w:t>
      </w:r>
    </w:p>
  </w:comment>
  <w:comment w:id="66" w:author="Daniel Danan" w:date="2019-03-06T13:1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70" w:author="Daniel Danan" w:date="2019-03-06T13:18: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64E97" w:rsidRDefault="00364E97">
      <w:pPr>
        <w:pStyle w:val="ae"/>
      </w:pPr>
      <w:r>
        <w:rPr>
          <w:rFonts w:hint="cs"/>
          <w:rtl/>
        </w:rPr>
        <w:t>מצד הלקוח צריך שתיהיה חלונית שבה הלקוח יוכל להכניס את שם התפקיד ומשם זה ילקח לחיפוש בצד השרת וכו'</w:t>
      </w:r>
    </w:p>
  </w:comment>
  <w:comment w:id="71" w:author="גמליאל" w:date="2019-03-27T17:16:00Z" w:initials="ג">
    <w:p w14:paraId="2CF99E44" w14:textId="3C8DDE96" w:rsidR="00ED2882" w:rsidRDefault="00ED2882">
      <w:pPr>
        <w:pStyle w:val="ae"/>
      </w:pPr>
      <w:r>
        <w:rPr>
          <w:rStyle w:val="ad"/>
        </w:rPr>
        <w:annotationRef/>
      </w:r>
      <w:r>
        <w:rPr>
          <w:rFonts w:hint="cs"/>
          <w:rtl/>
        </w:rPr>
        <w:t>זה ממש לא מה שיש עכשיו. כרגע יש רק תיאור כללי. הכוונה שככה זה אמור להיראות בסוף?</w:t>
      </w:r>
    </w:p>
  </w:comment>
  <w:comment w:id="73" w:author="גמליאל" w:date="2019-03-27T17:18:00Z" w:initials="ג">
    <w:p w14:paraId="7C246EB4" w14:textId="2454F9B3" w:rsidR="00175B68" w:rsidRDefault="00175B68">
      <w:pPr>
        <w:pStyle w:val="ae"/>
      </w:pPr>
      <w:r>
        <w:rPr>
          <w:rStyle w:val="ad"/>
        </w:rPr>
        <w:annotationRef/>
      </w:r>
      <w:r>
        <w:rPr>
          <w:rFonts w:hint="cs"/>
          <w:rtl/>
        </w:rPr>
        <w:t>מה כתוב כאן?</w:t>
      </w:r>
    </w:p>
  </w:comment>
  <w:comment w:id="74" w:author="גמליאל" w:date="2019-03-27T17:18:00Z" w:initials="ג">
    <w:p w14:paraId="2B5BBEA7" w14:textId="4C733E28" w:rsidR="00175B68" w:rsidRPr="00175B68" w:rsidRDefault="00175B68">
      <w:pPr>
        <w:pStyle w:val="ae"/>
        <w:rPr>
          <w:b/>
          <w:bCs/>
        </w:rPr>
      </w:pPr>
      <w:r>
        <w:rPr>
          <w:rStyle w:val="ad"/>
        </w:rPr>
        <w:annotationRef/>
      </w:r>
      <w:r w:rsidRPr="00175B68">
        <w:rPr>
          <w:rFonts w:hint="cs"/>
          <w:b/>
          <w:bCs/>
          <w:rtl/>
        </w:rPr>
        <w:t>"נמל אשדוד"?</w:t>
      </w:r>
    </w:p>
  </w:comment>
  <w:comment w:id="76" w:author="Daniel Danan" w:date="2019-03-06T13:23: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7" w:author="גמליאל" w:date="2019-03-27T17:20:00Z" w:initials="ג">
    <w:p w14:paraId="41CCAB09" w14:textId="479DD02C" w:rsidR="00175B68" w:rsidRDefault="00175B68">
      <w:pPr>
        <w:pStyle w:val="ae"/>
      </w:pPr>
      <w:r>
        <w:rPr>
          <w:rStyle w:val="ad"/>
        </w:rPr>
        <w:annotationRef/>
      </w:r>
      <w:r>
        <w:rPr>
          <w:rFonts w:hint="cs"/>
          <w:rtl/>
        </w:rPr>
        <w:t>עכשיו זה כבר עונה לדרישה?</w:t>
      </w:r>
    </w:p>
  </w:comment>
  <w:comment w:id="78" w:author="גמליאל" w:date="2019-03-27T17:30:00Z" w:initials="ג">
    <w:p w14:paraId="6C0F6C65" w14:textId="210FCF04" w:rsidR="00973242" w:rsidRDefault="00973242" w:rsidP="00973242">
      <w:pPr>
        <w:pStyle w:val="ae"/>
        <w:rPr>
          <w:rFonts w:hint="cs"/>
          <w:rtl/>
        </w:rPr>
      </w:pPr>
      <w:r>
        <w:rPr>
          <w:rStyle w:val="ad"/>
        </w:rPr>
        <w:annotationRef/>
      </w:r>
      <w:r>
        <w:rPr>
          <w:rFonts w:hint="cs"/>
          <w:rtl/>
        </w:rPr>
        <w:t xml:space="preserve">בבלוק העליון צריך להיות כתוב </w:t>
      </w:r>
      <w:r>
        <w:t xml:space="preserve">prof. researches </w:t>
      </w:r>
    </w:p>
    <w:p w14:paraId="1B3E53D7" w14:textId="7FB01482" w:rsidR="00973242" w:rsidRDefault="00973242">
      <w:pPr>
        <w:pStyle w:val="ae"/>
        <w:rPr>
          <w:rFonts w:hint="cs"/>
          <w:rtl/>
        </w:rPr>
      </w:pPr>
      <w:r>
        <w:rPr>
          <w:rFonts w:hint="cs"/>
          <w:rtl/>
        </w:rPr>
        <w:t xml:space="preserve">ובתחתון </w:t>
      </w:r>
      <w:r>
        <w:t xml:space="preserve">user defined requirements. Can be based on </w:t>
      </w:r>
      <w:r>
        <w:t>processed information from onetcenter</w:t>
      </w:r>
      <w:r>
        <w:rPr>
          <w:rFonts w:hint="cs"/>
          <w:rtl/>
        </w:rPr>
        <w:t>.</w:t>
      </w:r>
    </w:p>
    <w:p w14:paraId="56826E4D" w14:textId="768595CE" w:rsidR="00973242" w:rsidRDefault="00973242" w:rsidP="00973242">
      <w:pPr>
        <w:pStyle w:val="ae"/>
        <w:rPr>
          <w:rFonts w:hint="cs"/>
          <w:rtl/>
        </w:rPr>
      </w:pPr>
      <w:r>
        <w:rPr>
          <w:rFonts w:hint="cs"/>
          <w:rtl/>
        </w:rPr>
        <w:t xml:space="preserve">כלומר </w:t>
      </w:r>
      <w:r>
        <w:rPr>
          <w:rtl/>
        </w:rPr>
        <w:t>–</w:t>
      </w:r>
      <w:r>
        <w:rPr>
          <w:rFonts w:hint="cs"/>
          <w:rtl/>
        </w:rPr>
        <w:t xml:space="preserve"> יש או מידע שאנחנו סיפקנו, או מה שהוא בוחר. </w:t>
      </w:r>
    </w:p>
    <w:p w14:paraId="7DD0F95E" w14:textId="642E92CA" w:rsidR="00973242" w:rsidRDefault="00973242" w:rsidP="00973242">
      <w:pPr>
        <w:pStyle w:val="ae"/>
        <w:rPr>
          <w:rFonts w:hint="cs"/>
          <w:rtl/>
        </w:rPr>
      </w:pPr>
      <w:r>
        <w:rPr>
          <w:rFonts w:hint="cs"/>
          <w:rtl/>
        </w:rPr>
        <w:t>כל השרטוט כולל כרגע רק את האפשרות של הגדרת תפקיד, ולא של התאמת מועמדים לתפקיד (הפסקה השנייה). כדאי להוסיף גם את זה.</w:t>
      </w:r>
    </w:p>
  </w:comment>
  <w:comment w:id="79" w:author="גמליאל" w:date="2019-03-27T17:31:00Z" w:initials="ג">
    <w:p w14:paraId="69C22912" w14:textId="24CC367F" w:rsidR="00973242" w:rsidRDefault="00973242">
      <w:pPr>
        <w:pStyle w:val="ae"/>
        <w:rPr>
          <w:rFonts w:hint="cs"/>
          <w:rtl/>
        </w:rPr>
      </w:pPr>
      <w:r>
        <w:rPr>
          <w:rStyle w:val="ad"/>
        </w:rPr>
        <w:annotationRef/>
      </w:r>
      <w:r>
        <w:rPr>
          <w:rFonts w:hint="cs"/>
          <w:rtl/>
        </w:rPr>
        <w:t>נראה לי גם כאן עדיף להמיר את התיאור לתיאור סיפורי, כמו ב</w:t>
      </w:r>
      <w:r>
        <w:t>3.2.1</w:t>
      </w:r>
    </w:p>
  </w:comment>
  <w:comment w:id="81" w:author="Daniel Danan" w:date="2019-03-06T13:14:00Z" w:initials="DD">
    <w:p w14:paraId="22B2B1E9" w14:textId="1872E909" w:rsidR="00364E97" w:rsidRDefault="00364E97">
      <w:pPr>
        <w:pStyle w:val="ae"/>
      </w:pPr>
      <w:r>
        <w:rPr>
          <w:rStyle w:val="ad"/>
        </w:rPr>
        <w:annotationRef/>
      </w:r>
      <w:r>
        <w:rPr>
          <w:rFonts w:hint="cs"/>
          <w:rtl/>
        </w:rPr>
        <w:t>אולי כדאי להוסיף כאן שרטוט</w:t>
      </w:r>
    </w:p>
  </w:comment>
  <w:comment w:id="85" w:author="Daniel Danan" w:date="2019-03-06T13:25:00Z" w:initials="DD">
    <w:p w14:paraId="185A1598" w14:textId="77777777" w:rsidR="00364E97" w:rsidRDefault="00364E97">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364E97" w:rsidRDefault="00364E97">
      <w:pPr>
        <w:pStyle w:val="ae"/>
      </w:pPr>
    </w:p>
  </w:comment>
  <w:comment w:id="89" w:author="Daniel Danan" w:date="2019-03-06T13:33: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SQLinjection</w:t>
      </w:r>
    </w:p>
  </w:comment>
  <w:comment w:id="146" w:author="Daniel Danan" w:date="2019-03-06T13:37: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0682D1" w14:textId="77777777" w:rsidR="005D0DFE" w:rsidRDefault="005D0DFE" w:rsidP="001159A7">
      <w:pPr>
        <w:spacing w:after="0" w:line="240" w:lineRule="auto"/>
      </w:pPr>
      <w:r>
        <w:separator/>
      </w:r>
    </w:p>
  </w:endnote>
  <w:endnote w:type="continuationSeparator" w:id="0">
    <w:p w14:paraId="3CFEE0C9" w14:textId="77777777" w:rsidR="005D0DFE" w:rsidRDefault="005D0DFE" w:rsidP="001159A7">
      <w:pPr>
        <w:spacing w:after="0" w:line="240" w:lineRule="auto"/>
      </w:pPr>
      <w:r>
        <w:continuationSeparator/>
      </w:r>
    </w:p>
  </w:endnote>
  <w:endnote w:type="continuationNotice" w:id="1">
    <w:p w14:paraId="082677F9" w14:textId="77777777" w:rsidR="005D0DFE" w:rsidRDefault="005D0D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D78A75" w14:textId="77777777" w:rsidR="005D0DFE" w:rsidRDefault="005D0DFE" w:rsidP="001159A7">
      <w:pPr>
        <w:spacing w:after="0" w:line="240" w:lineRule="auto"/>
      </w:pPr>
      <w:r>
        <w:separator/>
      </w:r>
    </w:p>
  </w:footnote>
  <w:footnote w:type="continuationSeparator" w:id="0">
    <w:p w14:paraId="60D81E2D" w14:textId="77777777" w:rsidR="005D0DFE" w:rsidRDefault="005D0DFE" w:rsidP="001159A7">
      <w:pPr>
        <w:spacing w:after="0" w:line="240" w:lineRule="auto"/>
      </w:pPr>
      <w:r>
        <w:continuationSeparator/>
      </w:r>
    </w:p>
  </w:footnote>
  <w:footnote w:type="continuationNotice" w:id="1">
    <w:p w14:paraId="5727001D" w14:textId="77777777" w:rsidR="005D0DFE" w:rsidRDefault="005D0DFE">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64E97" w:rsidRPr="00293FA2" w:rsidRDefault="00364E97">
      <w:pPr>
        <w:pStyle w:val="a9"/>
        <w:rPr>
          <w:rtl/>
        </w:rPr>
      </w:pPr>
      <w:ins w:id="110" w:author="גמליאל" w:date="2019-03-23T21:37:00Z">
        <w:r>
          <w:rPr>
            <w:rStyle w:val="ab"/>
          </w:rPr>
          <w:footnoteRef/>
        </w:r>
        <w:r>
          <w:rPr>
            <w:rtl/>
          </w:rPr>
          <w:t xml:space="preserve"> </w:t>
        </w:r>
      </w:ins>
      <w:ins w:id="111"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בויקיפדיה </w:t>
        </w:r>
      </w:ins>
      <w:ins w:id="112" w:author="גמליאל" w:date="2019-03-23T21:55:00Z">
        <w:r>
          <w:rPr>
            <w:rFonts w:hint="cs"/>
            <w:rtl/>
          </w:rPr>
          <w:t>במיוחד בשבילנו</w:t>
        </w:r>
      </w:ins>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D0DFE"/>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B450A-D367-43D0-91F8-639A6009C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50</Pages>
  <Words>12888</Words>
  <Characters>64441</Characters>
  <Application>Microsoft Office Word</Application>
  <DocSecurity>0</DocSecurity>
  <Lines>537</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82</cp:revision>
  <dcterms:created xsi:type="dcterms:W3CDTF">2019-03-21T20:43:00Z</dcterms:created>
  <dcterms:modified xsi:type="dcterms:W3CDTF">2019-03-27T16:24:00Z</dcterms:modified>
</cp:coreProperties>
</file>