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B15921">
          <w:pPr>
            <w:pStyle w:val="TOC1"/>
            <w:tabs>
              <w:tab w:val="left" w:pos="660"/>
              <w:tab w:val="right" w:leader="dot" w:pos="8296"/>
            </w:tabs>
            <w:rPr>
              <w:rFonts w:eastAsiaTheme="minorEastAsia"/>
              <w:noProof/>
              <w:rtl/>
            </w:rPr>
          </w:pPr>
          <w:hyperlink w:anchor="_Toc4588445" w:history="1">
            <w:r w:rsidRPr="00184EF9">
              <w:rPr>
                <w:rStyle w:val="Hyperlink"/>
                <w:noProof/>
                <w:rtl/>
              </w:rPr>
              <w:t>1.</w:t>
            </w:r>
            <w:r>
              <w:rPr>
                <w:rFonts w:eastAsiaTheme="minorEastAsia"/>
                <w:noProof/>
                <w:rtl/>
              </w:rPr>
              <w:tab/>
            </w:r>
            <w:r w:rsidRPr="00184EF9">
              <w:rPr>
                <w:rStyle w:val="Hyperlink"/>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0F7B4BE" w14:textId="77777777" w:rsidR="00B15921" w:rsidRDefault="00B15921">
          <w:pPr>
            <w:pStyle w:val="TOC2"/>
            <w:tabs>
              <w:tab w:val="right" w:leader="dot" w:pos="8296"/>
            </w:tabs>
            <w:rPr>
              <w:rFonts w:eastAsiaTheme="minorEastAsia"/>
              <w:noProof/>
              <w:rtl/>
            </w:rPr>
          </w:pPr>
          <w:hyperlink w:anchor="_Toc4588446" w:history="1">
            <w:r w:rsidRPr="00184EF9">
              <w:rPr>
                <w:rStyle w:val="Hyperlink"/>
                <w:noProof/>
                <w:rtl/>
              </w:rPr>
              <w:t>1.1 הגדרת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9DDD0DC" w14:textId="77777777" w:rsidR="00B15921" w:rsidRDefault="00B15921">
          <w:pPr>
            <w:pStyle w:val="TOC2"/>
            <w:tabs>
              <w:tab w:val="right" w:leader="dot" w:pos="8296"/>
            </w:tabs>
            <w:rPr>
              <w:rFonts w:eastAsiaTheme="minorEastAsia"/>
              <w:noProof/>
              <w:rtl/>
            </w:rPr>
          </w:pPr>
          <w:hyperlink w:anchor="_Toc4588447" w:history="1">
            <w:r w:rsidRPr="00184EF9">
              <w:rPr>
                <w:rStyle w:val="Hyperlink"/>
                <w:noProof/>
                <w:rtl/>
              </w:rPr>
              <w:t>1.2 הצעת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DA2813A" w14:textId="77777777" w:rsidR="00B15921" w:rsidRDefault="00B15921">
          <w:pPr>
            <w:pStyle w:val="TOC2"/>
            <w:tabs>
              <w:tab w:val="right" w:leader="dot" w:pos="8296"/>
            </w:tabs>
            <w:rPr>
              <w:rFonts w:eastAsiaTheme="minorEastAsia"/>
              <w:noProof/>
              <w:rtl/>
            </w:rPr>
          </w:pPr>
          <w:hyperlink w:anchor="_Toc4588448" w:history="1">
            <w:r w:rsidRPr="00184EF9">
              <w:rPr>
                <w:rStyle w:val="Hyperlink"/>
                <w:noProof/>
                <w:rtl/>
              </w:rPr>
              <w:t>1.3 מתחרים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E449131" w14:textId="77777777" w:rsidR="00B15921" w:rsidRDefault="00B15921">
          <w:pPr>
            <w:pStyle w:val="TOC1"/>
            <w:tabs>
              <w:tab w:val="left" w:pos="660"/>
              <w:tab w:val="right" w:leader="dot" w:pos="8296"/>
            </w:tabs>
            <w:rPr>
              <w:rFonts w:eastAsiaTheme="minorEastAsia"/>
              <w:noProof/>
              <w:rtl/>
            </w:rPr>
          </w:pPr>
          <w:hyperlink w:anchor="_Toc4588449" w:history="1">
            <w:r w:rsidRPr="00184EF9">
              <w:rPr>
                <w:rStyle w:val="Hyperlink"/>
                <w:noProof/>
                <w:rtl/>
              </w:rPr>
              <w:t>2.</w:t>
            </w:r>
            <w:r>
              <w:rPr>
                <w:rFonts w:eastAsiaTheme="minorEastAsia"/>
                <w:noProof/>
                <w:rtl/>
              </w:rPr>
              <w:tab/>
            </w:r>
            <w:r w:rsidRPr="00184EF9">
              <w:rPr>
                <w:rStyle w:val="Hyperlink"/>
                <w:noProof/>
                <w:rtl/>
              </w:rPr>
              <w:t>רקע תיאורטי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Toc4588449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7830036" w14:textId="77777777" w:rsidR="00B15921" w:rsidRDefault="00B15921">
          <w:pPr>
            <w:pStyle w:val="TOC2"/>
            <w:tabs>
              <w:tab w:val="right" w:leader="dot" w:pos="8296"/>
            </w:tabs>
            <w:rPr>
              <w:rFonts w:eastAsiaTheme="minorEastAsia"/>
              <w:noProof/>
              <w:rtl/>
            </w:rPr>
          </w:pPr>
          <w:hyperlink w:anchor="_Toc4588450" w:history="1">
            <w:r w:rsidRPr="00184EF9">
              <w:rPr>
                <w:rStyle w:val="Hyperlink"/>
                <w:noProof/>
                <w:rtl/>
              </w:rPr>
              <w:t>2.1 רשתות מחשבים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7ABD150" w14:textId="77777777" w:rsidR="00B15921" w:rsidRDefault="00B15921">
          <w:pPr>
            <w:pStyle w:val="TOC2"/>
            <w:tabs>
              <w:tab w:val="right" w:leader="dot" w:pos="8296"/>
            </w:tabs>
            <w:rPr>
              <w:rFonts w:eastAsiaTheme="minorEastAsia"/>
              <w:noProof/>
              <w:rtl/>
            </w:rPr>
          </w:pPr>
          <w:hyperlink w:anchor="_Toc4588451" w:history="1">
            <w:r w:rsidRPr="00184EF9">
              <w:rPr>
                <w:rStyle w:val="Hyperlink"/>
                <w:noProof/>
                <w:rtl/>
              </w:rPr>
              <w:t xml:space="preserve">2.2  מודל </w:t>
            </w:r>
            <w:r w:rsidRPr="00184EF9">
              <w:rPr>
                <w:rStyle w:val="Hyperlink"/>
                <w:noProof/>
              </w:rPr>
              <w:t>client – 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589BEA9" w14:textId="77777777" w:rsidR="00B15921" w:rsidRDefault="00B15921">
          <w:pPr>
            <w:pStyle w:val="TOC2"/>
            <w:tabs>
              <w:tab w:val="right" w:leader="dot" w:pos="8296"/>
            </w:tabs>
            <w:rPr>
              <w:rFonts w:eastAsiaTheme="minorEastAsia"/>
              <w:noProof/>
              <w:rtl/>
            </w:rPr>
          </w:pPr>
          <w:hyperlink w:anchor="_Toc4588452" w:history="1">
            <w:r w:rsidRPr="00184EF9">
              <w:rPr>
                <w:rStyle w:val="Hyperlink"/>
                <w:noProof/>
                <w:rtl/>
              </w:rPr>
              <w:t>2.3 ניתוח כלי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0640FA5" w14:textId="77777777" w:rsidR="00B15921" w:rsidRDefault="00B15921">
          <w:pPr>
            <w:pStyle w:val="TOC3"/>
            <w:tabs>
              <w:tab w:val="right" w:leader="dot" w:pos="8296"/>
            </w:tabs>
            <w:rPr>
              <w:rFonts w:eastAsiaTheme="minorEastAsia"/>
              <w:noProof/>
              <w:rtl/>
            </w:rPr>
          </w:pPr>
          <w:hyperlink w:anchor="_Toc4588453" w:history="1">
            <w:r w:rsidRPr="00184EF9">
              <w:rPr>
                <w:rStyle w:val="Hyperlink"/>
                <w:noProof/>
                <w:rtl/>
              </w:rPr>
              <w:t>2.3.1 סביבת 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09B8F3E7" w14:textId="77777777" w:rsidR="00B15921" w:rsidRDefault="00B15921">
          <w:pPr>
            <w:pStyle w:val="TOC2"/>
            <w:tabs>
              <w:tab w:val="right" w:leader="dot" w:pos="8296"/>
            </w:tabs>
            <w:rPr>
              <w:rFonts w:eastAsiaTheme="minorEastAsia"/>
              <w:noProof/>
              <w:rtl/>
            </w:rPr>
          </w:pPr>
          <w:hyperlink w:anchor="_Toc4588454" w:history="1">
            <w:r w:rsidRPr="00184EF9">
              <w:rPr>
                <w:rStyle w:val="Hyperlink"/>
                <w:rFonts w:ascii="Open Sans Hebrew" w:hAnsi="Open Sans Hebrew"/>
                <w:caps/>
                <w:noProof/>
                <w:spacing w:val="8"/>
              </w:rPr>
              <w:t>IDE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77198EC" w14:textId="77777777" w:rsidR="00B15921" w:rsidRDefault="00B15921">
          <w:pPr>
            <w:pStyle w:val="TOC3"/>
            <w:tabs>
              <w:tab w:val="right" w:leader="dot" w:pos="8296"/>
            </w:tabs>
            <w:rPr>
              <w:rFonts w:eastAsiaTheme="minorEastAsia"/>
              <w:noProof/>
              <w:rtl/>
            </w:rPr>
          </w:pPr>
          <w:hyperlink w:anchor="_Toc4588455" w:history="1">
            <w:r w:rsidRPr="00184EF9">
              <w:rPr>
                <w:rStyle w:val="Hyperlink"/>
                <w:noProof/>
                <w:rtl/>
              </w:rPr>
              <w:t>2.3.2 שפות 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7C044B74" w14:textId="77777777" w:rsidR="00B15921" w:rsidRDefault="00B15921">
          <w:pPr>
            <w:pStyle w:val="TOC2"/>
            <w:tabs>
              <w:tab w:val="right" w:leader="dot" w:pos="8296"/>
            </w:tabs>
            <w:rPr>
              <w:rFonts w:eastAsiaTheme="minorEastAsia"/>
              <w:noProof/>
              <w:rtl/>
            </w:rPr>
          </w:pPr>
          <w:hyperlink w:anchor="_Toc4588456" w:history="1">
            <w:r w:rsidRPr="00184EF9">
              <w:rPr>
                <w:rStyle w:val="Hyperlink"/>
                <w:noProof/>
                <w:rtl/>
              </w:rPr>
              <w:t>2.4 מודל הפיתוח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4BCFAA69" w14:textId="77777777" w:rsidR="00B15921" w:rsidRDefault="00B15921">
          <w:pPr>
            <w:pStyle w:val="TOC3"/>
            <w:tabs>
              <w:tab w:val="right" w:leader="dot" w:pos="8296"/>
            </w:tabs>
            <w:rPr>
              <w:rFonts w:eastAsiaTheme="minorEastAsia"/>
              <w:noProof/>
              <w:rtl/>
            </w:rPr>
          </w:pPr>
          <w:hyperlink w:anchor="_Toc4588457" w:history="1">
            <w:r w:rsidRPr="00184EF9">
              <w:rPr>
                <w:rStyle w:val="Hyperlink"/>
                <w:rFonts w:cstheme="minorHAnsi"/>
                <w:noProof/>
                <w:rtl/>
              </w:rPr>
              <w:t>השיטה האיטרטיבית, יחידת מסירה/גרסה אחת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Toc4588457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78C94EFD" w14:textId="77777777" w:rsidR="00B15921" w:rsidRDefault="00B15921">
          <w:pPr>
            <w:pStyle w:val="TOC3"/>
            <w:tabs>
              <w:tab w:val="right" w:leader="dot" w:pos="8296"/>
            </w:tabs>
            <w:rPr>
              <w:rFonts w:eastAsiaTheme="minorEastAsia"/>
              <w:noProof/>
              <w:rtl/>
            </w:rPr>
          </w:pPr>
          <w:hyperlink w:anchor="_Toc4588458" w:history="1">
            <w:r w:rsidRPr="00184EF9">
              <w:rPr>
                <w:rStyle w:val="Hyperlink"/>
                <w:rFonts w:cstheme="minorHAnsi"/>
                <w:noProof/>
                <w:rtl/>
              </w:rPr>
              <w:t>פיתוח זריז, מספר יחידות מסירה/גרסאות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5DE83FBD" w14:textId="77777777" w:rsidR="00B15921" w:rsidRDefault="00B15921">
          <w:pPr>
            <w:pStyle w:val="TOC1"/>
            <w:tabs>
              <w:tab w:val="left" w:pos="440"/>
              <w:tab w:val="right" w:leader="dot" w:pos="8296"/>
            </w:tabs>
            <w:rPr>
              <w:rFonts w:eastAsiaTheme="minorEastAsia"/>
              <w:noProof/>
              <w:rtl/>
            </w:rPr>
          </w:pPr>
          <w:hyperlink w:anchor="_Toc4588459" w:history="1">
            <w:r w:rsidRPr="00184EF9">
              <w:rPr>
                <w:rStyle w:val="Hyperlink"/>
                <w:noProof/>
              </w:rPr>
              <w:t>3.</w:t>
            </w:r>
            <w:r>
              <w:rPr>
                <w:rFonts w:eastAsiaTheme="minorEastAsia"/>
                <w:noProof/>
                <w:rtl/>
              </w:rPr>
              <w:tab/>
            </w:r>
            <w:r w:rsidRPr="00184EF9">
              <w:rPr>
                <w:rStyle w:val="Hyperlink"/>
                <w:noProof/>
                <w:rtl/>
              </w:rPr>
              <w:t>תכנון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Toc4588459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31E20B01" w14:textId="77777777" w:rsidR="00B15921" w:rsidRDefault="00B15921">
          <w:pPr>
            <w:pStyle w:val="TOC2"/>
            <w:tabs>
              <w:tab w:val="right" w:leader="dot" w:pos="8296"/>
            </w:tabs>
            <w:rPr>
              <w:rFonts w:eastAsiaTheme="minorEastAsia"/>
              <w:noProof/>
              <w:rtl/>
            </w:rPr>
          </w:pPr>
          <w:hyperlink w:anchor="_Toc4588460" w:history="1">
            <w:r w:rsidRPr="00184EF9">
              <w:rPr>
                <w:rStyle w:val="Hyperlink"/>
                <w:noProof/>
                <w:rtl/>
              </w:rPr>
              <w:t>3.1 דרישות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Toc4588460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14:paraId="47CCFAEE" w14:textId="77777777" w:rsidR="00B15921" w:rsidRDefault="00B15921">
          <w:pPr>
            <w:pStyle w:val="TOC3"/>
            <w:tabs>
              <w:tab w:val="right" w:leader="dot" w:pos="8296"/>
            </w:tabs>
            <w:rPr>
              <w:rFonts w:eastAsiaTheme="minorEastAsia"/>
              <w:noProof/>
              <w:rtl/>
            </w:rPr>
          </w:pPr>
          <w:hyperlink w:anchor="_Toc4588461" w:history="1">
            <w:r w:rsidRPr="00184EF9">
              <w:rPr>
                <w:rStyle w:val="Hyperlink"/>
                <w:noProof/>
                <w:rtl/>
              </w:rPr>
              <w:t>3.1.1 דרישות כלליות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1DC366F0" w14:textId="77777777" w:rsidR="00B15921" w:rsidRDefault="00B15921">
          <w:pPr>
            <w:pStyle w:val="TOC3"/>
            <w:tabs>
              <w:tab w:val="right" w:leader="dot" w:pos="8296"/>
            </w:tabs>
            <w:rPr>
              <w:rFonts w:eastAsiaTheme="minorEastAsia"/>
              <w:noProof/>
              <w:rtl/>
            </w:rPr>
          </w:pPr>
          <w:hyperlink w:anchor="_Toc4588462" w:history="1">
            <w:r w:rsidRPr="00184EF9">
              <w:rPr>
                <w:rStyle w:val="Hyperlink"/>
                <w:noProof/>
                <w:rtl/>
              </w:rPr>
              <w:t xml:space="preserve">3.1.2 דרישות </w:t>
            </w:r>
            <w:r w:rsidRPr="00184EF9">
              <w:rPr>
                <w:rStyle w:val="Hyperlink"/>
                <w:noProof/>
              </w:rPr>
              <w:t>side</w:t>
            </w:r>
            <w:r w:rsidRPr="00184EF9">
              <w:rPr>
                <w:rStyle w:val="Hyperlink"/>
                <w:noProof/>
                <w:rtl/>
              </w:rPr>
              <w:t xml:space="preserve"> </w:t>
            </w:r>
            <w:r w:rsidRPr="00184EF9">
              <w:rPr>
                <w:rStyle w:val="Hyperlink"/>
                <w:noProof/>
              </w:rPr>
              <w:t>client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C50BCEF" w14:textId="77777777" w:rsidR="00B15921" w:rsidRDefault="00B15921">
          <w:pPr>
            <w:pStyle w:val="TOC3"/>
            <w:tabs>
              <w:tab w:val="right" w:leader="dot" w:pos="8296"/>
            </w:tabs>
            <w:rPr>
              <w:rFonts w:eastAsiaTheme="minorEastAsia"/>
              <w:noProof/>
              <w:rtl/>
            </w:rPr>
          </w:pPr>
          <w:hyperlink w:anchor="_Toc4588463" w:history="1">
            <w:r w:rsidRPr="00184EF9">
              <w:rPr>
                <w:rStyle w:val="Hyperlink"/>
                <w:noProof/>
                <w:rtl/>
              </w:rPr>
              <w:t xml:space="preserve">3.1.3 דרישות </w:t>
            </w:r>
            <w:r w:rsidRPr="00184EF9">
              <w:rPr>
                <w:rStyle w:val="Hyperlink"/>
                <w:noProof/>
              </w:rPr>
              <w:t>side</w:t>
            </w:r>
            <w:r w:rsidRPr="00184EF9">
              <w:rPr>
                <w:rStyle w:val="Hyperlink"/>
                <w:noProof/>
                <w:rtl/>
              </w:rPr>
              <w:t xml:space="preserve"> </w:t>
            </w:r>
            <w:r w:rsidRPr="00184EF9">
              <w:rPr>
                <w:rStyle w:val="Hyperlink"/>
                <w:noProof/>
              </w:rPr>
              <w:t>server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Toc4588463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06CFC0E" w14:textId="77777777" w:rsidR="00B15921" w:rsidRDefault="00B15921">
          <w:pPr>
            <w:pStyle w:val="TOC2"/>
            <w:tabs>
              <w:tab w:val="right" w:leader="dot" w:pos="8296"/>
            </w:tabs>
            <w:rPr>
              <w:rFonts w:eastAsiaTheme="minorEastAsia"/>
              <w:noProof/>
              <w:rtl/>
            </w:rPr>
          </w:pPr>
          <w:hyperlink w:anchor="_Toc4588464" w:history="1">
            <w:r w:rsidRPr="00184EF9">
              <w:rPr>
                <w:rStyle w:val="Hyperlink"/>
                <w:noProof/>
                <w:rtl/>
              </w:rPr>
              <w:t xml:space="preserve">3.2 אפיון המערכת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200EA032" w14:textId="77777777" w:rsidR="00B15921" w:rsidRDefault="00B15921">
          <w:pPr>
            <w:pStyle w:val="TOC2"/>
            <w:tabs>
              <w:tab w:val="right" w:leader="dot" w:pos="8296"/>
            </w:tabs>
            <w:rPr>
              <w:rFonts w:eastAsiaTheme="minorEastAsia"/>
              <w:noProof/>
              <w:rtl/>
            </w:rPr>
          </w:pPr>
          <w:hyperlink w:anchor="_Toc4588465" w:history="1">
            <w:r w:rsidRPr="00184EF9">
              <w:rPr>
                <w:rStyle w:val="Hyperlink"/>
                <w:noProof/>
                <w:rtl/>
              </w:rPr>
              <w:t>3.3 מבנה המערכת (אופציונאלי – לא בטוח שזה יופיע בדווקא כאן)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6C24626C" w14:textId="77777777" w:rsidR="00B15921" w:rsidRDefault="00B15921">
          <w:pPr>
            <w:pStyle w:val="TOC1"/>
            <w:tabs>
              <w:tab w:val="left" w:pos="440"/>
              <w:tab w:val="right" w:leader="dot" w:pos="8296"/>
            </w:tabs>
            <w:rPr>
              <w:rFonts w:eastAsiaTheme="minorEastAsia"/>
              <w:noProof/>
              <w:rtl/>
            </w:rPr>
          </w:pPr>
          <w:hyperlink w:anchor="_Toc4588466" w:history="1">
            <w:r w:rsidRPr="00184EF9">
              <w:rPr>
                <w:rStyle w:val="Hyperlink"/>
                <w:noProof/>
              </w:rPr>
              <w:t>4.</w:t>
            </w:r>
            <w:r>
              <w:rPr>
                <w:rFonts w:eastAsiaTheme="minorEastAsia"/>
                <w:noProof/>
                <w:rtl/>
              </w:rPr>
              <w:tab/>
            </w:r>
            <w:r w:rsidRPr="00184EF9">
              <w:rPr>
                <w:rStyle w:val="Hyperlink"/>
                <w:noProof/>
                <w:rtl/>
              </w:rPr>
              <w:t>תכנון ביצוע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AE0B548" w14:textId="77777777" w:rsidR="00B15921" w:rsidRDefault="00B15921">
          <w:pPr>
            <w:pStyle w:val="TOC2"/>
            <w:tabs>
              <w:tab w:val="right" w:leader="dot" w:pos="8296"/>
            </w:tabs>
            <w:rPr>
              <w:rFonts w:eastAsiaTheme="minorEastAsia"/>
              <w:noProof/>
              <w:rtl/>
            </w:rPr>
          </w:pPr>
          <w:hyperlink w:anchor="_Toc4588467" w:history="1">
            <w:r w:rsidRPr="00184EF9">
              <w:rPr>
                <w:rStyle w:val="Hyperlink"/>
                <w:noProof/>
                <w:rtl/>
              </w:rPr>
              <w:t>4.1 תחילת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Toc4588467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2997624D" w14:textId="77777777" w:rsidR="00B15921" w:rsidRDefault="00B15921">
          <w:pPr>
            <w:pStyle w:val="TOC2"/>
            <w:tabs>
              <w:tab w:val="right" w:leader="dot" w:pos="8296"/>
            </w:tabs>
            <w:rPr>
              <w:rFonts w:eastAsiaTheme="minorEastAsia"/>
              <w:noProof/>
              <w:rtl/>
            </w:rPr>
          </w:pPr>
          <w:hyperlink w:anchor="_Toc4588468" w:history="1">
            <w:r w:rsidRPr="00184EF9">
              <w:rPr>
                <w:rStyle w:val="Hyperlink"/>
                <w:noProof/>
                <w:rtl/>
              </w:rPr>
              <w:t>4.2 מודל הפיתוח של המערכת (כאן כדאי להציג מודלים – כדאי לעיין גם בפרויקט של חירום בפיקוד העורף )</w:t>
            </w:r>
            <w:r w:rsidRPr="00184EF9">
              <w:rPr>
                <w:rStyle w:val="Hyperlink"/>
                <w:noProof/>
              </w:rPr>
              <w:t xml:space="preserve"> </w:t>
            </w:r>
            <w:r w:rsidRPr="00184EF9">
              <w:rPr>
                <w:rStyle w:val="Hyperlink"/>
                <w:noProof/>
                <w:rtl/>
              </w:rPr>
              <w:t xml:space="preserve"> - </w:t>
            </w:r>
            <w:r w:rsidRPr="00184EF9">
              <w:rPr>
                <w:rStyle w:val="Hyperlink"/>
                <w:noProof/>
                <w:highlight w:val="yellow"/>
                <w:rtl/>
              </w:rPr>
              <w:t>כבר קיים בסעיף 2.4</w:t>
            </w:r>
            <w:r w:rsidRPr="00184EF9">
              <w:rPr>
                <w:rStyle w:val="Hyperlink"/>
                <w:noProof/>
                <w:rtl/>
              </w:rPr>
              <w:t>- למחוק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FA2E0F7" w14:textId="77777777" w:rsidR="00B15921" w:rsidRDefault="00B15921">
          <w:pPr>
            <w:pStyle w:val="TOC2"/>
            <w:tabs>
              <w:tab w:val="right" w:leader="dot" w:pos="8296"/>
            </w:tabs>
            <w:rPr>
              <w:rFonts w:eastAsiaTheme="minorEastAsia"/>
              <w:noProof/>
              <w:rtl/>
            </w:rPr>
          </w:pPr>
          <w:hyperlink w:anchor="_Toc4588469" w:history="1">
            <w:r w:rsidRPr="00184EF9">
              <w:rPr>
                <w:rStyle w:val="Hyperlink"/>
                <w:noProof/>
              </w:rPr>
              <w:t>UI 4.3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Toc4588469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69D3807" w14:textId="77777777" w:rsidR="00B15921" w:rsidRDefault="00B15921">
          <w:pPr>
            <w:pStyle w:val="TOC2"/>
            <w:tabs>
              <w:tab w:val="right" w:leader="dot" w:pos="8296"/>
            </w:tabs>
            <w:rPr>
              <w:rFonts w:eastAsiaTheme="minorEastAsia"/>
              <w:noProof/>
              <w:rtl/>
            </w:rPr>
          </w:pPr>
          <w:hyperlink w:anchor="_Toc4588470" w:history="1">
            <w:r w:rsidRPr="00184EF9">
              <w:rPr>
                <w:rStyle w:val="Hyperlink"/>
                <w:noProof/>
                <w:rtl/>
              </w:rPr>
              <w:t xml:space="preserve">4.4 הקמת שרת </w:t>
            </w:r>
            <w:r w:rsidRPr="00184EF9">
              <w:rPr>
                <w:rStyle w:val="Hyperlink"/>
                <w:noProof/>
              </w:rPr>
              <w:t>Node.js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287B2548" w14:textId="77777777" w:rsidR="00B15921" w:rsidRDefault="00B15921">
          <w:pPr>
            <w:pStyle w:val="TOC2"/>
            <w:tabs>
              <w:tab w:val="right" w:leader="dot" w:pos="8296"/>
            </w:tabs>
            <w:rPr>
              <w:rFonts w:eastAsiaTheme="minorEastAsia"/>
              <w:noProof/>
              <w:rtl/>
            </w:rPr>
          </w:pPr>
          <w:hyperlink w:anchor="_Toc4588471" w:history="1">
            <w:r w:rsidRPr="00184EF9">
              <w:rPr>
                <w:rStyle w:val="Hyperlink"/>
                <w:noProof/>
                <w:rtl/>
              </w:rPr>
              <w:t xml:space="preserve">4.5 הקמת </w:t>
            </w:r>
            <w:r w:rsidRPr="00184EF9">
              <w:rPr>
                <w:rStyle w:val="Hyperlink"/>
                <w:noProof/>
              </w:rPr>
              <w:t>instance in AWS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Toc4588471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1752129A" w14:textId="77777777" w:rsidR="00B15921" w:rsidRDefault="00B15921">
          <w:pPr>
            <w:pStyle w:val="TOC2"/>
            <w:tabs>
              <w:tab w:val="right" w:leader="dot" w:pos="8296"/>
            </w:tabs>
            <w:rPr>
              <w:rFonts w:eastAsiaTheme="minorEastAsia"/>
              <w:noProof/>
              <w:rtl/>
            </w:rPr>
          </w:pPr>
          <w:hyperlink w:anchor="_Toc4588472" w:history="1">
            <w:r w:rsidRPr="00184EF9">
              <w:rPr>
                <w:rStyle w:val="Hyperlink"/>
                <w:noProof/>
                <w:rtl/>
              </w:rPr>
              <w:t>4.6 ארגון בסיס הנתונים (אולי צריך לשלבו עם 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Toc4588472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42A05072" w14:textId="77777777" w:rsidR="00B15921" w:rsidRDefault="00B15921">
          <w:pPr>
            <w:pStyle w:val="TOC2"/>
            <w:tabs>
              <w:tab w:val="right" w:leader="dot" w:pos="8296"/>
            </w:tabs>
            <w:rPr>
              <w:rFonts w:eastAsiaTheme="minorEastAsia"/>
              <w:noProof/>
              <w:rtl/>
            </w:rPr>
          </w:pPr>
          <w:hyperlink w:anchor="_Toc4588473" w:history="1">
            <w:r w:rsidRPr="00184EF9">
              <w:rPr>
                <w:rStyle w:val="Hyperlink"/>
                <w:noProof/>
              </w:rPr>
              <w:t xml:space="preserve">Data Mining 4.7 </w:t>
            </w:r>
            <w:r w:rsidRPr="00184EF9">
              <w:rPr>
                <w:rStyle w:val="Hyperlink"/>
                <w:noProof/>
                <w:rtl/>
              </w:rPr>
              <w:t xml:space="preserve"> (אולי גם את זה נוסיף פשוט ל4.5)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Toc4588473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14:paraId="1B3B0F97" w14:textId="77777777" w:rsidR="00B15921" w:rsidRDefault="00B15921">
          <w:pPr>
            <w:pStyle w:val="TOC2"/>
            <w:tabs>
              <w:tab w:val="right" w:leader="dot" w:pos="8296"/>
            </w:tabs>
            <w:rPr>
              <w:rFonts w:eastAsiaTheme="minorEastAsia"/>
              <w:noProof/>
              <w:rtl/>
            </w:rPr>
          </w:pPr>
          <w:hyperlink w:anchor="_Toc4588474" w:history="1">
            <w:r w:rsidRPr="00184EF9">
              <w:rPr>
                <w:rStyle w:val="Hyperlink"/>
                <w:noProof/>
                <w:rtl/>
              </w:rPr>
              <w:t>4.8 תהליכים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43D1D618" w14:textId="77777777" w:rsidR="00B15921" w:rsidRDefault="00B15921">
          <w:pPr>
            <w:pStyle w:val="TOC2"/>
            <w:tabs>
              <w:tab w:val="right" w:leader="dot" w:pos="8296"/>
            </w:tabs>
            <w:rPr>
              <w:rFonts w:eastAsiaTheme="minorEastAsia"/>
              <w:noProof/>
              <w:rtl/>
            </w:rPr>
          </w:pPr>
          <w:hyperlink w:anchor="_Toc4588475" w:history="1">
            <w:r w:rsidRPr="00184EF9">
              <w:rPr>
                <w:rStyle w:val="Hyperlink"/>
                <w:noProof/>
                <w:rtl/>
              </w:rPr>
              <w:t>4.9 פונקציונאליות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Toc4588475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640F2012" w14:textId="77777777" w:rsidR="00B15921" w:rsidRDefault="00B15921">
          <w:pPr>
            <w:pStyle w:val="TOC2"/>
            <w:tabs>
              <w:tab w:val="right" w:leader="dot" w:pos="8296"/>
            </w:tabs>
            <w:rPr>
              <w:rFonts w:eastAsiaTheme="minorEastAsia"/>
              <w:noProof/>
              <w:rtl/>
            </w:rPr>
          </w:pPr>
          <w:hyperlink w:anchor="_Toc4588476" w:history="1">
            <w:r w:rsidRPr="00184EF9">
              <w:rPr>
                <w:rStyle w:val="Hyperlink"/>
                <w:noProof/>
                <w:rtl/>
              </w:rPr>
              <w:t>4.10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Toc4588476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14:paraId="334E4C13" w14:textId="77777777" w:rsidR="00B15921" w:rsidRDefault="00B15921">
          <w:pPr>
            <w:pStyle w:val="TOC1"/>
            <w:tabs>
              <w:tab w:val="right" w:leader="dot" w:pos="8296"/>
            </w:tabs>
            <w:rPr>
              <w:rFonts w:eastAsiaTheme="minorEastAsia"/>
              <w:noProof/>
              <w:rtl/>
            </w:rPr>
          </w:pPr>
          <w:hyperlink w:anchor="_Toc4588477" w:history="1">
            <w:r w:rsidRPr="00184EF9">
              <w:rPr>
                <w:rStyle w:val="Hyperlink"/>
                <w:noProof/>
                <w:rtl/>
              </w:rPr>
              <w:t>5. 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5DC94034" w14:textId="77777777" w:rsidR="00B15921" w:rsidRDefault="00B15921">
          <w:pPr>
            <w:pStyle w:val="TOC2"/>
            <w:tabs>
              <w:tab w:val="right" w:leader="dot" w:pos="8296"/>
            </w:tabs>
            <w:rPr>
              <w:rFonts w:eastAsiaTheme="minorEastAsia"/>
              <w:noProof/>
              <w:rtl/>
            </w:rPr>
          </w:pPr>
          <w:hyperlink w:anchor="_Toc4588478" w:history="1">
            <w:r w:rsidRPr="00184EF9">
              <w:rPr>
                <w:rStyle w:val="Hyperlink"/>
                <w:noProof/>
                <w:rtl/>
              </w:rPr>
              <w:t>5.1 יתרונות האפליקציה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Toc4588478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0CB0F9CA" w14:textId="77777777" w:rsidR="00B15921" w:rsidRDefault="00B15921">
          <w:pPr>
            <w:pStyle w:val="TOC2"/>
            <w:tabs>
              <w:tab w:val="right" w:leader="dot" w:pos="8296"/>
            </w:tabs>
            <w:rPr>
              <w:rFonts w:eastAsiaTheme="minorEastAsia"/>
              <w:noProof/>
              <w:rtl/>
            </w:rPr>
          </w:pPr>
          <w:hyperlink w:anchor="_Toc4588479" w:history="1">
            <w:r w:rsidRPr="00184EF9">
              <w:rPr>
                <w:rStyle w:val="Hyperlink"/>
                <w:noProof/>
                <w:rtl/>
              </w:rPr>
              <w:t>5.2 הרחבות אפשריות למערכת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Toc4588479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7C6B6743" w14:textId="77777777" w:rsidR="00B15921" w:rsidRDefault="00B15921">
          <w:pPr>
            <w:pStyle w:val="TOC2"/>
            <w:tabs>
              <w:tab w:val="right" w:leader="dot" w:pos="8296"/>
            </w:tabs>
            <w:rPr>
              <w:rFonts w:eastAsiaTheme="minorEastAsia"/>
              <w:noProof/>
              <w:rtl/>
            </w:rPr>
          </w:pPr>
          <w:hyperlink w:anchor="_Toc4588480" w:history="1">
            <w:r w:rsidRPr="00184EF9">
              <w:rPr>
                <w:rStyle w:val="Hyperlink"/>
                <w:noProof/>
                <w:rtl/>
              </w:rPr>
              <w:t>5.3 אתגרים שהתמודדנו איתם במהלך הפרוייקט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Toc4588480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F656DFA" w14:textId="77777777" w:rsidR="00B15921" w:rsidRDefault="00B15921">
          <w:pPr>
            <w:pStyle w:val="TOC3"/>
            <w:tabs>
              <w:tab w:val="right" w:leader="dot" w:pos="8296"/>
            </w:tabs>
            <w:rPr>
              <w:rFonts w:eastAsiaTheme="minorEastAsia"/>
              <w:noProof/>
              <w:rtl/>
            </w:rPr>
          </w:pPr>
          <w:hyperlink w:anchor="_Toc4588481" w:history="1">
            <w:r w:rsidRPr="00184EF9">
              <w:rPr>
                <w:rStyle w:val="Hyperlink"/>
                <w:noProof/>
                <w:rtl/>
              </w:rPr>
              <w:t xml:space="preserve">5.3.1 הכנסת קובץ </w:t>
            </w:r>
            <w:r w:rsidRPr="00184EF9">
              <w:rPr>
                <w:rStyle w:val="Hyperlink"/>
                <w:noProof/>
              </w:rPr>
              <w:t>JSON</w:t>
            </w:r>
            <w:r w:rsidRPr="00184EF9">
              <w:rPr>
                <w:rStyle w:val="Hyperlink"/>
                <w:noProof/>
                <w:rtl/>
              </w:rPr>
              <w:t xml:space="preserve"> ל</w:t>
            </w:r>
            <w:r w:rsidRPr="00184EF9">
              <w:rPr>
                <w:rStyle w:val="Hyperlink"/>
                <w:noProof/>
              </w:rPr>
              <w:t>Firebase realtime database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Toc4588481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14:paraId="3138D462" w14:textId="77777777" w:rsidR="00B15921" w:rsidRDefault="00B15921">
          <w:pPr>
            <w:pStyle w:val="TOC3"/>
            <w:tabs>
              <w:tab w:val="right" w:leader="dot" w:pos="8296"/>
            </w:tabs>
            <w:rPr>
              <w:rFonts w:eastAsiaTheme="minorEastAsia"/>
              <w:noProof/>
              <w:rtl/>
            </w:rPr>
          </w:pPr>
          <w:hyperlink w:anchor="_Toc4588482" w:history="1">
            <w:r w:rsidRPr="00184EF9">
              <w:rPr>
                <w:rStyle w:val="Hyperlink"/>
                <w:noProof/>
                <w:rtl/>
              </w:rPr>
              <w:t>5.3.2 שינוי אורך מחרוזת ב</w:t>
            </w:r>
            <w:r w:rsidRPr="00184EF9">
              <w:rPr>
                <w:rStyle w:val="Hyperlink"/>
                <w:noProof/>
              </w:rPr>
              <w:t>SQL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Toc4588482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6C386ECB" w14:textId="77777777" w:rsidR="00B15921" w:rsidRDefault="00B15921">
          <w:pPr>
            <w:pStyle w:val="TOC2"/>
            <w:tabs>
              <w:tab w:val="right" w:leader="dot" w:pos="8296"/>
            </w:tabs>
            <w:rPr>
              <w:rFonts w:eastAsiaTheme="minorEastAsia"/>
              <w:noProof/>
              <w:rtl/>
            </w:rPr>
          </w:pPr>
          <w:hyperlink w:anchor="_Toc4588483" w:history="1">
            <w:r w:rsidRPr="00184EF9">
              <w:rPr>
                <w:rStyle w:val="Hyperlink"/>
                <w:noProof/>
                <w:rtl/>
              </w:rPr>
              <w:t>5.4 רווחים אישיים מהפרויקט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Toc4588483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4BFF4E9E" w14:textId="77777777" w:rsidR="00B15921" w:rsidRDefault="00B15921">
          <w:pPr>
            <w:pStyle w:val="TOC1"/>
            <w:tabs>
              <w:tab w:val="right" w:leader="dot" w:pos="8296"/>
            </w:tabs>
            <w:rPr>
              <w:rFonts w:eastAsiaTheme="minorEastAsia"/>
              <w:noProof/>
              <w:rtl/>
            </w:rPr>
          </w:pPr>
          <w:hyperlink w:anchor="_Toc4588484" w:history="1">
            <w:r w:rsidRPr="00184EF9">
              <w:rPr>
                <w:rStyle w:val="Hyperlink"/>
                <w:noProof/>
                <w:rtl/>
              </w:rPr>
              <w:t>6. סיכום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Toc4588484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1C77DA65" w14:textId="77777777" w:rsidR="00B15921" w:rsidRDefault="00B15921">
          <w:pPr>
            <w:pStyle w:val="TOC1"/>
            <w:tabs>
              <w:tab w:val="right" w:leader="dot" w:pos="8296"/>
            </w:tabs>
            <w:rPr>
              <w:rFonts w:eastAsiaTheme="minorEastAsia"/>
              <w:noProof/>
              <w:rtl/>
            </w:rPr>
          </w:pPr>
          <w:hyperlink w:anchor="_Toc4588485" w:history="1">
            <w:r w:rsidRPr="00184EF9">
              <w:rPr>
                <w:rStyle w:val="Hyperlink"/>
                <w:noProof/>
                <w:rtl/>
              </w:rPr>
              <w:t>7. ביביליוגרפיה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Toc4588485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7442D1"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איפיון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0" w:author="גמליאל" w:date="2019-03-26T21:03:00Z">
        <w:r w:rsidR="00C06233">
          <w:rPr>
            <w:rFonts w:cs="Calibri"/>
            <w:sz w:val="24"/>
            <w:szCs w:val="24"/>
          </w:rPr>
          <w:t>n</w:t>
        </w:r>
      </w:ins>
      <w:proofErr w:type="spellEnd"/>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7442D1"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7442D1"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hint="cs"/>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30458A" w:rsidRPr="00DA54D4" w:rsidRDefault="0030458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hint="cs"/>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hint="cs"/>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hint="cs"/>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hint="cs"/>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2" w:name="_Toc4588452"/>
      <w:r>
        <w:rPr>
          <w:rFonts w:hint="cs"/>
          <w:rtl/>
        </w:rPr>
        <w:t>2.3</w:t>
      </w:r>
      <w:r w:rsidR="007B28A3">
        <w:rPr>
          <w:rFonts w:hint="cs"/>
          <w:rtl/>
        </w:rPr>
        <w:t xml:space="preserve"> ניתוח כל</w:t>
      </w:r>
      <w:bookmarkStart w:id="33" w:name="_GoBack"/>
      <w:bookmarkEnd w:id="33"/>
      <w:r w:rsidR="007B28A3">
        <w:rPr>
          <w:rFonts w:hint="cs"/>
          <w:rtl/>
        </w:rPr>
        <w:t>י פיתוח</w:t>
      </w:r>
      <w:bookmarkEnd w:id="32"/>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sz w:val="24"/>
          <w:szCs w:val="24"/>
          <w:rtl/>
        </w:rPr>
      </w:pPr>
    </w:p>
    <w:p w14:paraId="2486FD44" w14:textId="1DE0F1BF" w:rsidR="00FC70C8" w:rsidRDefault="00AC3D99" w:rsidP="0090232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FC70C8">
        <w:t>pyCharm</w:t>
      </w:r>
      <w:proofErr w:type="spellEnd"/>
      <w:r w:rsidR="005D5ED2">
        <w:t xml:space="preserve">      </w:t>
      </w:r>
    </w:p>
    <w:p w14:paraId="6F5BC6F7" w14:textId="152DECC5" w:rsidR="005D5ED2" w:rsidRDefault="005D5ED2" w:rsidP="0090232D">
      <w:pPr>
        <w:pStyle w:val="a7"/>
        <w:jc w:val="both"/>
        <w:rPr>
          <w:rFonts w:cstheme="minorHAnsi"/>
          <w:sz w:val="24"/>
          <w:szCs w:val="24"/>
          <w:rtl/>
        </w:rPr>
      </w:pPr>
    </w:p>
    <w:p w14:paraId="3BED7284" w14:textId="74B81709" w:rsidR="00696807" w:rsidRDefault="00696807" w:rsidP="0090232D">
      <w:pPr>
        <w:pStyle w:val="a7"/>
        <w:jc w:val="both"/>
        <w:rPr>
          <w:rFonts w:cstheme="minorHAnsi"/>
          <w:sz w:val="24"/>
          <w:szCs w:val="24"/>
          <w:rtl/>
        </w:rPr>
      </w:pPr>
    </w:p>
    <w:p w14:paraId="3E7575F0" w14:textId="77777777"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5" w:name="_Toc4588454"/>
      <w:commentRangeStart w:id="36"/>
      <w:r>
        <w:rPr>
          <w:rFonts w:ascii="Open Sans Hebrew" w:hAnsi="Open Sans Hebrew"/>
          <w:caps/>
          <w:spacing w:val="8"/>
          <w:sz w:val="33"/>
          <w:szCs w:val="33"/>
        </w:rPr>
        <w:t>IDE</w:t>
      </w:r>
      <w:bookmarkEnd w:id="35"/>
      <w:commentRangeEnd w:id="36"/>
      <w:r w:rsidR="00B15921">
        <w:rPr>
          <w:rStyle w:val="ad"/>
          <w:rFonts w:asciiTheme="minorHAnsi" w:eastAsiaTheme="minorHAnsi" w:hAnsiTheme="minorHAnsi" w:cstheme="minorBidi"/>
          <w:b w:val="0"/>
          <w:bCs w:val="0"/>
          <w:color w:val="auto"/>
        </w:rPr>
        <w:commentReference w:id="36"/>
      </w:r>
    </w:p>
    <w:p w14:paraId="6B8BCFE5" w14:textId="77777777"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שווה את זה. </w:t>
      </w:r>
    </w:p>
    <w:p w14:paraId="0BDD315C" w14:textId="1351B20B"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Pr="00EB43B2">
        <w:rPr>
          <w:rFonts w:asciiTheme="minorHAnsi" w:eastAsiaTheme="minorHAnsi" w:hAnsiTheme="minorHAnsi" w:cstheme="minorHAnsi" w:hint="cs"/>
          <w:rtl/>
        </w:rPr>
        <w:t xml:space="preserve"> שמיועד לעוד שפות נוספות)</w:t>
      </w:r>
      <w:r w:rsidRPr="00EB43B2">
        <w:rPr>
          <w:rFonts w:asciiTheme="minorHAnsi" w:eastAsiaTheme="minorHAnsi" w:hAnsiTheme="minorHAnsi" w:cstheme="minorHAnsi"/>
          <w:rtl/>
        </w:rPr>
        <w:t xml:space="preserve">. </w:t>
      </w:r>
    </w:p>
    <w:p w14:paraId="3B3A5D91" w14:textId="1D987154"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Pr>
          <w:rFonts w:ascii="Open Sans Hebrew" w:hAnsi="Open Sans Hebrew"/>
          <w:color w:val="323232"/>
          <w:shd w:val="clear" w:color="auto" w:fill="FFFFFF"/>
          <w:rtl/>
        </w:rPr>
        <w:t>שעד כה נמנעו משימוש בויזואליזציה, מניתוח אנליטי או משימוש בכלי</w:t>
      </w:r>
      <w:r w:rsidR="009A3822">
        <w:rPr>
          <w:rFonts w:ascii="Open Sans Hebrew" w:hAnsi="Open Sans Hebrew" w:hint="cs"/>
          <w:color w:val="323232"/>
          <w:shd w:val="clear" w:color="auto" w:fill="FFFFFF"/>
          <w:rtl/>
        </w:rPr>
        <w:t xml:space="preserve"> </w:t>
      </w:r>
      <w:r w:rsidR="009A3822">
        <w:rPr>
          <w:rFonts w:ascii="Open Sans Hebrew" w:hAnsi="Open Sans Hebrew" w:hint="cs"/>
          <w:color w:val="323232"/>
          <w:shd w:val="clear" w:color="auto" w:fill="FFFFFF"/>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77777777"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983F1A">
        <w:rPr>
          <w:rFonts w:cstheme="minorHAnsi" w:hint="cs"/>
          <w:sz w:val="24"/>
          <w:szCs w:val="24"/>
          <w:rtl/>
        </w:rPr>
        <w:t xml:space="preserve"> </w:t>
      </w:r>
      <w:r>
        <w:rPr>
          <w:rFonts w:cstheme="minorHAnsi" w:hint="cs"/>
          <w:sz w:val="24"/>
          <w:szCs w:val="24"/>
          <w:rtl/>
        </w:rPr>
        <w:t>מבוסס</w:t>
      </w:r>
      <w:proofErr w:type="gramEnd"/>
      <w:r>
        <w:rPr>
          <w:rFonts w:cstheme="minorHAnsi" w:hint="cs"/>
          <w:sz w:val="24"/>
          <w:szCs w:val="24"/>
          <w:rtl/>
        </w:rPr>
        <w:t xml:space="preserve">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90232D">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13AAEF8D" w14:textId="57D9E693" w:rsidR="0096128F" w:rsidRPr="0096128F" w:rsidRDefault="0096128F" w:rsidP="0090232D">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3541932E" w:rsidR="0096128F" w:rsidRPr="0096128F" w:rsidRDefault="0096128F" w:rsidP="0090232D">
      <w:pPr>
        <w:pStyle w:val="a7"/>
        <w:jc w:val="both"/>
        <w:rPr>
          <w:rFonts w:cstheme="minorHAnsi"/>
          <w:sz w:val="24"/>
          <w:szCs w:val="24"/>
          <w:rtl/>
        </w:rPr>
      </w:pPr>
    </w:p>
    <w:p w14:paraId="6F2DDFBC" w14:textId="3CF3E81E" w:rsidR="0096128F" w:rsidRPr="0096128F" w:rsidRDefault="0096128F" w:rsidP="0090232D">
      <w:pPr>
        <w:pStyle w:val="a7"/>
        <w:jc w:val="both"/>
        <w:rPr>
          <w:rFonts w:cstheme="minorHAnsi"/>
          <w:sz w:val="24"/>
          <w:szCs w:val="24"/>
          <w:rtl/>
        </w:rPr>
      </w:pPr>
      <w:r w:rsidRPr="0096128F">
        <w:rPr>
          <w:rFonts w:cs="Calibri"/>
          <w:sz w:val="24"/>
          <w:szCs w:val="24"/>
          <w:rtl/>
        </w:rPr>
        <w:t xml:space="preserve"> </w:t>
      </w:r>
    </w:p>
    <w:p w14:paraId="4DED14F9" w14:textId="72D4BC5B" w:rsidR="0096128F" w:rsidRPr="0096128F" w:rsidRDefault="0096128F" w:rsidP="0090232D">
      <w:pPr>
        <w:pStyle w:val="a7"/>
        <w:jc w:val="both"/>
        <w:rPr>
          <w:rFonts w:cstheme="minorHAnsi"/>
          <w:sz w:val="24"/>
          <w:szCs w:val="24"/>
          <w:rtl/>
        </w:rPr>
      </w:pPr>
    </w:p>
    <w:p w14:paraId="1B4A8108" w14:textId="1EA57B43" w:rsidR="0096128F" w:rsidRPr="0096128F" w:rsidRDefault="0096128F" w:rsidP="0090232D">
      <w:pPr>
        <w:pStyle w:val="a7"/>
        <w:jc w:val="both"/>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90232D">
      <w:pPr>
        <w:pStyle w:val="5"/>
        <w:jc w:val="both"/>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90232D">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90232D">
      <w:pPr>
        <w:pStyle w:val="a7"/>
        <w:jc w:val="both"/>
        <w:rPr>
          <w:rFonts w:cstheme="minorHAnsi"/>
          <w:sz w:val="24"/>
          <w:szCs w:val="24"/>
          <w:rtl/>
        </w:rPr>
      </w:pPr>
      <w:r>
        <w:rPr>
          <w:rFonts w:cstheme="minorHAnsi" w:hint="cs"/>
          <w:sz w:val="24"/>
          <w:szCs w:val="24"/>
          <w:rtl/>
        </w:rPr>
        <w:lastRenderedPageBreak/>
        <w:t>קיימות לפוסטגרס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90232D">
      <w:pPr>
        <w:pStyle w:val="a7"/>
        <w:jc w:val="both"/>
        <w:rPr>
          <w:rFonts w:cstheme="minorHAnsi"/>
          <w:sz w:val="24"/>
          <w:szCs w:val="24"/>
          <w:rtl/>
        </w:rPr>
      </w:pPr>
      <w:r>
        <w:rPr>
          <w:rFonts w:cstheme="minorHAnsi" w:hint="cs"/>
          <w:sz w:val="24"/>
          <w:szCs w:val="24"/>
          <w:rtl/>
        </w:rPr>
        <w:t>בשל כך, בסיס הנתונים הרלציוני פוסטגרס הפך להיות בסיס הנתונים הרלציוני הפופולארי בקרב הרבה אנשים וארגונים</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90232D">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511A19C2" w14:textId="434B0306" w:rsidR="009F20B9" w:rsidRDefault="009F20B9" w:rsidP="0090232D">
      <w:pPr>
        <w:pStyle w:val="4"/>
        <w:jc w:val="both"/>
      </w:pPr>
      <w:r>
        <w:rPr>
          <w:rFonts w:hint="cs"/>
          <w:rtl/>
        </w:rPr>
        <w:t>2.3.1.</w:t>
      </w:r>
      <w:r w:rsidR="0034470A">
        <w:rPr>
          <w:rFonts w:hint="cs"/>
          <w:rtl/>
        </w:rPr>
        <w:t>12</w:t>
      </w:r>
      <w:r>
        <w:rPr>
          <w:rFonts w:hint="cs"/>
          <w:rtl/>
        </w:rPr>
        <w:t xml:space="preserve"> </w:t>
      </w:r>
      <w:r>
        <w:t>HTTP</w:t>
      </w:r>
    </w:p>
    <w:p w14:paraId="2FBFC50A" w14:textId="6AF6CB86" w:rsidR="0073344B" w:rsidRDefault="0073344B" w:rsidP="0090232D">
      <w:pPr>
        <w:jc w:val="both"/>
      </w:pP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3D0E83AD" w:rsidR="00B54ED7" w:rsidRDefault="007442D1" w:rsidP="0090232D">
      <w:pPr>
        <w:jc w:val="both"/>
        <w:rPr>
          <w:rFonts w:cstheme="minorHAnsi"/>
          <w:sz w:val="24"/>
          <w:szCs w:val="24"/>
          <w:rtl/>
        </w:rPr>
      </w:pP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p>
    <w:p w14:paraId="70DE5CDC" w14:textId="5428B6E7" w:rsidR="00B54ED7" w:rsidRDefault="004265E7" w:rsidP="0090232D">
      <w:pPr>
        <w:jc w:val="both"/>
        <w:rPr>
          <w:rFonts w:cstheme="minorHAnsi"/>
          <w:sz w:val="24"/>
          <w:szCs w:val="24"/>
          <w:rtl/>
        </w:rPr>
      </w:pPr>
      <w:r>
        <w:rPr>
          <w:rFonts w:cstheme="minorHAnsi" w:hint="cs"/>
          <w:sz w:val="24"/>
          <w:szCs w:val="24"/>
          <w:rtl/>
        </w:rPr>
        <w:t xml:space="preserve">כאשר </w:t>
      </w:r>
      <w:r w:rsidR="006B0C60">
        <w:rPr>
          <w:rFonts w:cstheme="minorHAnsi" w:hint="cs"/>
          <w:sz w:val="24"/>
          <w:szCs w:val="24"/>
          <w:rtl/>
        </w:rPr>
        <w:t xml:space="preserve">ישנם שני פקודות שכיחות בפרוטוקול, פקודת </w:t>
      </w:r>
      <w:r w:rsidR="006B0C60">
        <w:rPr>
          <w:rFonts w:cstheme="minorHAnsi" w:hint="cs"/>
          <w:sz w:val="24"/>
          <w:szCs w:val="24"/>
        </w:rPr>
        <w:t>GET</w:t>
      </w:r>
      <w:r w:rsidR="006B0C60">
        <w:rPr>
          <w:rFonts w:cstheme="minorHAnsi" w:hint="cs"/>
          <w:sz w:val="24"/>
          <w:szCs w:val="24"/>
          <w:rtl/>
        </w:rPr>
        <w:t xml:space="preserve"> המבקשת דף אינטרנט כלומר מבוצעת בקשת </w:t>
      </w:r>
      <w:r w:rsidR="006B0C60">
        <w:rPr>
          <w:rFonts w:cstheme="minorHAnsi"/>
          <w:sz w:val="24"/>
          <w:szCs w:val="24"/>
        </w:rPr>
        <w:t>request</w:t>
      </w:r>
      <w:r w:rsidR="006B0C60">
        <w:rPr>
          <w:rFonts w:cstheme="minorHAnsi" w:hint="cs"/>
          <w:sz w:val="24"/>
          <w:szCs w:val="24"/>
          <w:rtl/>
        </w:rPr>
        <w:t xml:space="preserve"> ל</w:t>
      </w:r>
      <w:r w:rsidR="006B0C60">
        <w:rPr>
          <w:rFonts w:cstheme="minorHAnsi"/>
          <w:sz w:val="24"/>
          <w:szCs w:val="24"/>
        </w:rPr>
        <w:t>server</w:t>
      </w:r>
      <w:r w:rsidR="006B0C60">
        <w:rPr>
          <w:rFonts w:cstheme="minorHAnsi" w:hint="cs"/>
          <w:sz w:val="24"/>
          <w:szCs w:val="24"/>
          <w:rtl/>
        </w:rPr>
        <w:t xml:space="preserve"> כדי שיביא לנו דף </w:t>
      </w:r>
      <w:r w:rsidR="006B0C60">
        <w:rPr>
          <w:rFonts w:cstheme="minorHAnsi" w:hint="cs"/>
          <w:sz w:val="24"/>
          <w:szCs w:val="24"/>
        </w:rPr>
        <w:t>HTML</w:t>
      </w:r>
      <w:r w:rsidR="006B0C60">
        <w:rPr>
          <w:rFonts w:cstheme="minorHAnsi" w:hint="cs"/>
          <w:sz w:val="24"/>
          <w:szCs w:val="24"/>
          <w:rtl/>
        </w:rPr>
        <w:t xml:space="preserve"> שביקשנו מה שנקרא </w:t>
      </w:r>
      <w:r w:rsidR="006B0C60">
        <w:rPr>
          <w:rFonts w:cstheme="minorHAnsi"/>
          <w:sz w:val="24"/>
          <w:szCs w:val="24"/>
        </w:rPr>
        <w:t>response</w:t>
      </w:r>
      <w:r w:rsidR="006B0C60">
        <w:rPr>
          <w:rFonts w:cstheme="minorHAnsi" w:hint="cs"/>
          <w:sz w:val="24"/>
          <w:szCs w:val="24"/>
          <w:rtl/>
        </w:rPr>
        <w:t xml:space="preserve">, הפקודה השניה השכיחה היא פקודת </w:t>
      </w:r>
      <w:r w:rsidR="006B0C60">
        <w:rPr>
          <w:rFonts w:cstheme="minorHAnsi" w:hint="cs"/>
          <w:sz w:val="24"/>
          <w:szCs w:val="24"/>
        </w:rPr>
        <w:t>POST</w:t>
      </w:r>
      <w:r w:rsidR="006B0C60">
        <w:rPr>
          <w:rFonts w:cstheme="minorHAnsi" w:hint="cs"/>
          <w:sz w:val="24"/>
          <w:szCs w:val="24"/>
          <w:rtl/>
        </w:rPr>
        <w:t xml:space="preserve"> האחראית להעלאת נתונים ל</w:t>
      </w:r>
      <w:r w:rsidR="006B0C60">
        <w:rPr>
          <w:rFonts w:cstheme="minorHAnsi"/>
          <w:sz w:val="24"/>
          <w:szCs w:val="24"/>
        </w:rPr>
        <w:t>server</w:t>
      </w:r>
      <w:r w:rsidR="006B0C60">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58A723E9" w:rsidR="00FB4E16" w:rsidRDefault="00FB4E16" w:rsidP="0090232D">
      <w:pPr>
        <w:jc w:val="both"/>
        <w:rPr>
          <w:rFonts w:cstheme="minorHAnsi"/>
          <w:sz w:val="24"/>
          <w:szCs w:val="24"/>
          <w:rtl/>
        </w:rPr>
      </w:pPr>
      <w:r>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sidR="0007764D">
        <w:rPr>
          <w:rFonts w:cstheme="minorHAnsi" w:hint="cs"/>
          <w:sz w:val="24"/>
          <w:szCs w:val="24"/>
          <w:rtl/>
        </w:rPr>
        <w:t xml:space="preserve"> כאשר 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37" w:name="_Toc4588455"/>
      <w:r>
        <w:rPr>
          <w:rFonts w:hint="cs"/>
          <w:rtl/>
        </w:rPr>
        <w:t>2.3.2 שפות פיתוח</w:t>
      </w:r>
      <w:bookmarkEnd w:id="37"/>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6880B69" w:rsidR="00976FED" w:rsidRDefault="00B6467B" w:rsidP="0090232D">
      <w:pPr>
        <w:pStyle w:val="a7"/>
        <w:jc w:val="both"/>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"htm.". </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2423D58"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38"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38"/>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57C73829"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77777777" w:rsidR="00E9106F" w:rsidRDefault="003145E2" w:rsidP="0090232D">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90232D">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90232D">
      <w:pPr>
        <w:pStyle w:val="a7"/>
        <w:jc w:val="both"/>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766090A6" w:rsidR="008123FB" w:rsidRPr="001D6024" w:rsidRDefault="008123FB"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תוכניות מורכבות בדרך קצרה וברורה. אחד המאפיינים הבולטים בתחביר השפה הוא השימוש ב</w:t>
      </w:r>
      <w:hyperlink r:id="rId4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90232D">
      <w:pPr>
        <w:pStyle w:val="a7"/>
        <w:jc w:val="both"/>
        <w:rPr>
          <w:rFonts w:cstheme="minorHAnsi"/>
          <w:sz w:val="24"/>
          <w:szCs w:val="24"/>
          <w:rtl/>
        </w:rPr>
      </w:pPr>
      <w:r>
        <w:rPr>
          <w:rFonts w:cstheme="minorHAnsi" w:hint="cs"/>
          <w:sz w:val="24"/>
          <w:szCs w:val="24"/>
          <w:rtl/>
        </w:rPr>
        <w:t xml:space="preserve">פותחה בשנת 1991 ע"י </w:t>
      </w:r>
      <w:r w:rsidRPr="00AB540D">
        <w:rPr>
          <w:rFonts w:cstheme="minorHAnsi" w:hint="cs"/>
          <w:sz w:val="24"/>
          <w:szCs w:val="24"/>
          <w:rtl/>
        </w:rPr>
        <w:t xml:space="preserve">גואידו ואן רוסום,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sz w:val="24"/>
          <w:szCs w:val="24"/>
        </w:rPr>
        <w:lastRenderedPageBreak/>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Pr="00245EAA">
        <w:rPr>
          <w:rFonts w:cstheme="minorHAnsi" w:hint="cs"/>
          <w:sz w:val="24"/>
          <w:szCs w:val="24"/>
          <w:rtl/>
        </w:rPr>
        <w:t>וגירסת</w:t>
      </w:r>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גירסה</w:t>
      </w:r>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r w:rsidRPr="00245EAA">
        <w:rPr>
          <w:rFonts w:cstheme="minorHAnsi" w:hint="cs"/>
          <w:sz w:val="24"/>
          <w:szCs w:val="24"/>
          <w:rtl/>
        </w:rPr>
        <w:t>שהגירסה</w:t>
      </w:r>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90232D">
      <w:pPr>
        <w:pStyle w:val="a7"/>
        <w:jc w:val="both"/>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90232D">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Pr="00245EAA">
        <w:rPr>
          <w:rFonts w:cstheme="minorHAnsi" w:hint="cs"/>
          <w:sz w:val="24"/>
          <w:szCs w:val="24"/>
          <w:rtl/>
        </w:rPr>
        <w:t>בגירסת</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Pr="00245EAA">
        <w:rPr>
          <w:rFonts w:cstheme="minorHAnsi" w:hint="cs"/>
          <w:sz w:val="24"/>
          <w:szCs w:val="24"/>
          <w:rtl/>
        </w:rPr>
        <w:t>הפרוייקט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39" w:name="_Toc4588456"/>
      <w:r w:rsidRPr="00201C55">
        <w:rPr>
          <w:rFonts w:hint="cs"/>
          <w:rtl/>
        </w:rPr>
        <w:t xml:space="preserve">2.4 </w:t>
      </w:r>
      <w:commentRangeStart w:id="40"/>
      <w:r w:rsidR="00641A3F" w:rsidRPr="00201C55">
        <w:rPr>
          <w:rFonts w:hint="cs"/>
          <w:rtl/>
        </w:rPr>
        <w:t>מודל הפיתוח</w:t>
      </w:r>
      <w:commentRangeEnd w:id="40"/>
      <w:r w:rsidR="003E698D">
        <w:rPr>
          <w:rStyle w:val="ad"/>
          <w:rFonts w:asciiTheme="minorHAnsi" w:eastAsiaTheme="minorHAnsi" w:hAnsiTheme="minorHAnsi" w:cstheme="minorBidi"/>
          <w:b w:val="0"/>
          <w:bCs w:val="0"/>
          <w:color w:val="auto"/>
          <w:rtl/>
        </w:rPr>
        <w:commentReference w:id="40"/>
      </w:r>
      <w:bookmarkEnd w:id="39"/>
    </w:p>
    <w:p w14:paraId="6050291D" w14:textId="77777777" w:rsidR="00201C55" w:rsidRPr="00201C55" w:rsidRDefault="00201C55" w:rsidP="0090232D">
      <w:pPr>
        <w:pStyle w:val="a7"/>
        <w:jc w:val="both"/>
        <w:rPr>
          <w:rFonts w:cstheme="minorHAnsi"/>
          <w:sz w:val="24"/>
          <w:szCs w:val="24"/>
          <w:rtl/>
        </w:rPr>
      </w:pPr>
    </w:p>
    <w:p w14:paraId="5DB5E502" w14:textId="48DCB79C"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7442D1"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77777777" w:rsidR="001C7332" w:rsidRDefault="001C7332" w:rsidP="0090232D">
      <w:pPr>
        <w:pStyle w:val="a7"/>
        <w:jc w:val="both"/>
        <w:rPr>
          <w:rFonts w:cstheme="minorHAnsi"/>
          <w:sz w:val="24"/>
          <w:szCs w:val="24"/>
          <w:rtl/>
        </w:rPr>
      </w:pPr>
    </w:p>
    <w:p w14:paraId="20E41BE7" w14:textId="50DE94B9" w:rsidR="00992825" w:rsidRPr="001C7332" w:rsidRDefault="00992825" w:rsidP="0090232D">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 xml:space="preserve">(נקראת גם מודל מפל המים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p>
    <w:p w14:paraId="0287988C" w14:textId="4EA34C62" w:rsidR="00450B62" w:rsidRPr="001C7332" w:rsidRDefault="00450B62" w:rsidP="0090232D">
      <w:pPr>
        <w:pStyle w:val="a7"/>
        <w:jc w:val="both"/>
        <w:rPr>
          <w:rFonts w:cstheme="minorHAnsi"/>
          <w:sz w:val="24"/>
          <w:szCs w:val="24"/>
          <w:rtl/>
        </w:rPr>
      </w:pPr>
      <w:r w:rsidRPr="001C7332">
        <w:rPr>
          <w:rFonts w:cstheme="minorHAnsi" w:hint="cs"/>
          <w:sz w:val="24"/>
          <w:szCs w:val="24"/>
          <w:rtl/>
        </w:rPr>
        <w:t xml:space="preserve">ע"פ שיטת מודל מפל המים מחזורי הפיתוח שונים, כלומר הפרויקט כולו מורכב מכמה חלקים כאשר בכל פעם מתמקדים באותו החלק </w:t>
      </w:r>
      <w:r w:rsidR="001C7332" w:rsidRPr="001C7332">
        <w:rPr>
          <w:rFonts w:cstheme="minorHAnsi" w:hint="cs"/>
          <w:sz w:val="24"/>
          <w:szCs w:val="24"/>
          <w:rtl/>
        </w:rPr>
        <w:t>עד לסיומו בצורה מקצועית וממצה ורק לאחר שסיימנו באופן מקיף לסיים את השלב, נוכל להמשיך לשלב הבא (כאשר אין דרך חזרה כמו מפל מים שבו המים רק מתקדמים מטה ולא חוזרים אחורה)</w:t>
      </w:r>
      <w:r w:rsidR="001C7332">
        <w:rPr>
          <w:rFonts w:cstheme="minorHAnsi" w:hint="cs"/>
          <w:sz w:val="24"/>
          <w:szCs w:val="24"/>
          <w:rtl/>
        </w:rPr>
        <w:t>.</w:t>
      </w:r>
    </w:p>
    <w:p w14:paraId="44709F70" w14:textId="58B3CBA5" w:rsidR="001C7332" w:rsidRPr="001C7332" w:rsidRDefault="009B7910"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w:t>
      </w:r>
      <w:hyperlink r:id="rId52" w:tooltip="איסוף וניתוח דרישות (הדף אינו קיים)" w:history="1">
        <w:r w:rsidR="001C7332" w:rsidRPr="001C7332">
          <w:rPr>
            <w:rFonts w:asciiTheme="minorHAnsi" w:eastAsiaTheme="minorHAnsi" w:hAnsiTheme="minorHAnsi" w:cstheme="minorHAnsi"/>
            <w:rtl/>
          </w:rPr>
          <w:t>איסוף וניתוח דרישות</w:t>
        </w:r>
      </w:hyperlink>
      <w:r w:rsidR="001C7332" w:rsidRPr="001C7332">
        <w:rPr>
          <w:rFonts w:asciiTheme="minorHAnsi" w:eastAsiaTheme="minorHAnsi" w:hAnsiTheme="minorHAnsi" w:cstheme="minorHAnsi"/>
        </w:rPr>
        <w:t>, </w:t>
      </w:r>
      <w:hyperlink r:id="rId53" w:tooltip="עיצוב תוכנה" w:history="1">
        <w:r w:rsidR="001C7332" w:rsidRPr="001C7332">
          <w:rPr>
            <w:rFonts w:asciiTheme="minorHAnsi" w:eastAsiaTheme="minorHAnsi" w:hAnsiTheme="minorHAnsi" w:cstheme="minorHAnsi"/>
            <w:rtl/>
          </w:rPr>
          <w:t>עיצוב תוכנה</w:t>
        </w:r>
      </w:hyperlink>
      <w:r w:rsidR="001C7332" w:rsidRPr="001C7332">
        <w:rPr>
          <w:rFonts w:asciiTheme="minorHAnsi" w:eastAsiaTheme="minorHAnsi" w:hAnsiTheme="minorHAnsi" w:cstheme="minorHAnsi"/>
        </w:rPr>
        <w:t>, </w:t>
      </w:r>
      <w:hyperlink r:id="rId54" w:tooltip="תכנות" w:history="1">
        <w:r w:rsidR="001C7332" w:rsidRPr="001C7332">
          <w:rPr>
            <w:rFonts w:asciiTheme="minorHAnsi" w:eastAsiaTheme="minorHAnsi" w:hAnsiTheme="minorHAnsi" w:cstheme="minorHAnsi"/>
            <w:rtl/>
          </w:rPr>
          <w:t>תכנות</w:t>
        </w:r>
      </w:hyperlink>
      <w:r w:rsidR="001C7332" w:rsidRPr="001C7332">
        <w:rPr>
          <w:rFonts w:asciiTheme="minorHAnsi" w:eastAsiaTheme="minorHAnsi" w:hAnsiTheme="minorHAnsi" w:cstheme="minorHAnsi"/>
        </w:rPr>
        <w:t>, </w:t>
      </w:r>
      <w:hyperlink r:id="rId55" w:tooltip="בדיקות תוכנה" w:history="1">
        <w:r w:rsidR="001C7332" w:rsidRPr="001C7332">
          <w:rPr>
            <w:rFonts w:asciiTheme="minorHAnsi" w:eastAsiaTheme="minorHAnsi" w:hAnsiTheme="minorHAnsi" w:cstheme="minorHAnsi"/>
            <w:rtl/>
          </w:rPr>
          <w:t>בדיקות</w:t>
        </w:r>
      </w:hyperlink>
      <w:r w:rsidR="001C7332" w:rsidRPr="001C7332">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שילוב</w:t>
      </w:r>
      <w:r w:rsidR="001C7332" w:rsidRPr="001C7332">
        <w:rPr>
          <w:rFonts w:asciiTheme="minorHAnsi" w:eastAsiaTheme="minorHAnsi" w:hAnsiTheme="minorHAnsi" w:cstheme="minorHAnsi"/>
        </w:rPr>
        <w:t>, </w:t>
      </w:r>
      <w:hyperlink r:id="rId56" w:tooltip="התקנה (הדף אינו קיים)" w:history="1">
        <w:r w:rsidR="001C7332" w:rsidRPr="001C7332">
          <w:rPr>
            <w:rFonts w:asciiTheme="minorHAnsi" w:eastAsiaTheme="minorHAnsi" w:hAnsiTheme="minorHAnsi" w:cstheme="minorHAnsi"/>
            <w:rtl/>
          </w:rPr>
          <w:t>התקנה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1" w:name="_Toc328647067"/>
    </w:p>
    <w:p w14:paraId="63E62406" w14:textId="77777777" w:rsidR="0053146A" w:rsidRDefault="0053146A" w:rsidP="0053146A">
      <w:pPr>
        <w:rPr>
          <w:rFonts w:cstheme="minorHAnsi"/>
          <w:b/>
          <w:bCs/>
          <w:rtl/>
        </w:rPr>
      </w:pPr>
    </w:p>
    <w:p w14:paraId="3C9D9DB2" w14:textId="344B413D" w:rsidR="00C05E3D" w:rsidRPr="000B2DB9" w:rsidRDefault="00C05E3D" w:rsidP="0090232D">
      <w:pPr>
        <w:pStyle w:val="3"/>
        <w:spacing w:before="120"/>
        <w:jc w:val="both"/>
        <w:rPr>
          <w:rFonts w:asciiTheme="minorHAnsi" w:eastAsiaTheme="minorHAnsi" w:hAnsiTheme="minorHAnsi" w:cstheme="minorHAnsi"/>
          <w:b w:val="0"/>
          <w:bCs w:val="0"/>
          <w:color w:val="auto"/>
          <w:sz w:val="24"/>
          <w:szCs w:val="24"/>
        </w:rPr>
      </w:pPr>
      <w:bookmarkStart w:id="42" w:name="_Toc4588457"/>
      <w:r w:rsidRPr="000B2DB9">
        <w:rPr>
          <w:rFonts w:asciiTheme="minorHAnsi" w:eastAsiaTheme="minorHAnsi" w:hAnsiTheme="minorHAnsi" w:cstheme="minorHAnsi" w:hint="cs"/>
          <w:b w:val="0"/>
          <w:bCs w:val="0"/>
          <w:color w:val="auto"/>
          <w:sz w:val="24"/>
          <w:szCs w:val="24"/>
          <w:rtl/>
        </w:rPr>
        <w:t xml:space="preserve">השיטה </w:t>
      </w:r>
      <w:proofErr w:type="spellStart"/>
      <w:r w:rsidRPr="000B2DB9">
        <w:rPr>
          <w:rFonts w:asciiTheme="minorHAnsi" w:eastAsiaTheme="minorHAnsi" w:hAnsiTheme="minorHAnsi" w:cstheme="minorHAnsi" w:hint="cs"/>
          <w:b w:val="0"/>
          <w:bCs w:val="0"/>
          <w:color w:val="auto"/>
          <w:sz w:val="24"/>
          <w:szCs w:val="24"/>
          <w:rtl/>
        </w:rPr>
        <w:t>האיטרטיבית</w:t>
      </w:r>
      <w:proofErr w:type="spellEnd"/>
      <w:r w:rsidRPr="000B2DB9">
        <w:rPr>
          <w:rFonts w:asciiTheme="minorHAnsi" w:eastAsiaTheme="minorHAnsi" w:hAnsiTheme="minorHAnsi" w:cstheme="minorHAnsi" w:hint="cs"/>
          <w:b w:val="0"/>
          <w:bCs w:val="0"/>
          <w:color w:val="auto"/>
          <w:sz w:val="24"/>
          <w:szCs w:val="24"/>
          <w:rtl/>
        </w:rPr>
        <w:t>, יחידת מסירה/גרסה אחת</w:t>
      </w:r>
      <w:bookmarkEnd w:id="41"/>
      <w:bookmarkEnd w:id="42"/>
    </w:p>
    <w:p w14:paraId="05B78791" w14:textId="054225A3"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E525E5" w:rsidRPr="000B2DB9">
        <w:rPr>
          <w:rFonts w:asciiTheme="minorHAnsi" w:eastAsiaTheme="minorHAnsi" w:hAnsiTheme="minorHAnsi" w:cstheme="minorHAnsi" w:hint="cs"/>
          <w:rtl/>
        </w:rPr>
        <w:t>גירסאות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0B2DB9" w:rsidRDefault="009172D1" w:rsidP="0090232D">
      <w:pPr>
        <w:pStyle w:val="3"/>
        <w:spacing w:before="120"/>
        <w:jc w:val="both"/>
        <w:rPr>
          <w:rFonts w:asciiTheme="minorHAnsi" w:eastAsiaTheme="minorHAnsi" w:hAnsiTheme="minorHAnsi" w:cstheme="minorHAnsi"/>
          <w:b w:val="0"/>
          <w:bCs w:val="0"/>
          <w:color w:val="auto"/>
          <w:sz w:val="24"/>
          <w:szCs w:val="24"/>
          <w:rtl/>
        </w:rPr>
      </w:pPr>
      <w:bookmarkStart w:id="43" w:name="_Toc328648267"/>
      <w:bookmarkStart w:id="44" w:name="_Toc328647068"/>
      <w:bookmarkStart w:id="45" w:name="_Toc4588458"/>
      <w:bookmarkEnd w:id="43"/>
      <w:r w:rsidRPr="000B2DB9">
        <w:rPr>
          <w:rFonts w:asciiTheme="minorHAnsi" w:eastAsiaTheme="minorHAnsi" w:hAnsiTheme="minorHAnsi" w:cstheme="minorHAnsi" w:hint="cs"/>
          <w:b w:val="0"/>
          <w:bCs w:val="0"/>
          <w:color w:val="auto"/>
          <w:sz w:val="24"/>
          <w:szCs w:val="24"/>
          <w:rtl/>
        </w:rPr>
        <w:t>פיתוח זריז, מספר יחידות מסירה/גרסאות</w:t>
      </w:r>
      <w:bookmarkEnd w:id="44"/>
      <w:bookmarkEnd w:id="45"/>
    </w:p>
    <w:p w14:paraId="7EC1BD11"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57DEED1F" w:rsidR="00127758" w:rsidRPr="000B2DB9" w:rsidRDefault="000B2DB9"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hint="cs"/>
          <w:rtl/>
        </w:rPr>
        <w:t>כפי שהסברנו על מודל מפל המים בה</w:t>
      </w:r>
      <w:r w:rsidR="00127758" w:rsidRPr="000B2DB9">
        <w:rPr>
          <w:rFonts w:asciiTheme="minorHAnsi" w:eastAsiaTheme="minorHAnsi" w:hAnsiTheme="minorHAnsi" w:cstheme="minorHAnsi"/>
          <w:rtl/>
        </w:rPr>
        <w:t xml:space="preserve"> אנו מתחילים באפיון מקיף של הפרוייקט כדי להבין את כל המשמעויות והנגזרות הטכניות שלו. אח״כ אנחנו מחלקים את המשימות בין צוותי פיתוח שונים</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כל חלק בתהליך הפיתוח תלוי בחלק שלפניו, כך שלא ניתן למשל להתחיל בפיתוח הפונקציונליות לפני שעיצוב הפרוייקט מוכן, מאושר וסגור באופן סופי</w:t>
      </w:r>
      <w:r w:rsidR="00127758" w:rsidRPr="000B2DB9">
        <w:rPr>
          <w:rFonts w:asciiTheme="minorHAnsi" w:eastAsiaTheme="minorHAnsi" w:hAnsiTheme="minorHAnsi" w:cstheme="minorHAnsi"/>
        </w:rPr>
        <w:t>.</w:t>
      </w:r>
    </w:p>
    <w:p w14:paraId="20C88C95"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במתודולוגית אג׳ייל הנקראת לפעמים גם </w:t>
      </w:r>
      <w:r w:rsidRPr="000B2DB9">
        <w:rPr>
          <w:rFonts w:asciiTheme="minorHAnsi" w:eastAsiaTheme="minorHAnsi" w:hAnsiTheme="minorHAnsi" w:cstheme="minorHAnsi"/>
          <w:b/>
          <w:bCs/>
          <w:rtl/>
        </w:rPr>
        <w:t>סקראם</w:t>
      </w:r>
      <w:r w:rsidRPr="000B2DB9">
        <w:rPr>
          <w:rFonts w:asciiTheme="minorHAnsi" w:eastAsiaTheme="minorHAnsi" w:hAnsiTheme="minorHAnsi" w:cstheme="minorHAnsi"/>
          <w:b/>
          <w:bCs/>
        </w:rPr>
        <w:t xml:space="preserve"> SCRUM</w:t>
      </w:r>
      <w:r w:rsidRPr="000B2DB9">
        <w:rPr>
          <w:rFonts w:asciiTheme="minorHAnsi" w:eastAsiaTheme="minorHAnsi" w:hAnsiTheme="minorHAnsi" w:cstheme="minorHAnsi"/>
        </w:rPr>
        <w:t> </w:t>
      </w:r>
      <w:r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לאפיין את כל האתר, ואז לעצב אותו וכ׳ו, אנו יכולים לאפיין את דף הבית בלבד, לעצב אותו ולהעלות אותו לאוויר ובשלב ב׳ להוסיף עמודים פנימיים, או מודולים ופיצ׳רים נוספים שלא היו באפיון המקורי שלו</w:t>
      </w:r>
      <w:r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מצפים לשינויים בדרישות התוכנה, אפילו בשלב מתקדם של הפיתוח. תהליכים מהירים ברי-שינוי מאפשרים יתרון משמעותי בתחרות הלקוח</w:t>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והמשתמש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019C9B5"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בזמנים רגועים, על הצוות להגות ולחשוב על איך להפוך להיות יותר אפקטיבי, מאשר לדמות את התנהגות שלו לזה</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7442D1" w:rsidP="0090232D">
      <w:pPr>
        <w:pStyle w:val="a7"/>
        <w:bidi w:val="0"/>
        <w:jc w:val="both"/>
        <w:rPr>
          <w:rFonts w:cstheme="minorHAnsi"/>
          <w:sz w:val="24"/>
          <w:szCs w:val="24"/>
        </w:rPr>
      </w:pPr>
      <w:hyperlink r:id="rId59"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7442D1" w:rsidP="0090232D">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2E60B258" w14:textId="2B78C96B" w:rsidR="00FB7F67" w:rsidRDefault="007442D1" w:rsidP="0090232D">
      <w:pPr>
        <w:pStyle w:val="a7"/>
        <w:bidi w:val="0"/>
        <w:jc w:val="both"/>
        <w:rPr>
          <w:rFonts w:cstheme="minorHAnsi"/>
          <w:sz w:val="24"/>
          <w:szCs w:val="24"/>
        </w:rPr>
      </w:pPr>
      <w:hyperlink r:id="rId61"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46" w:author="Daniel Danan" w:date="2019-03-24T18:04:00Z"/>
          <w:rFonts w:cstheme="minorHAnsi"/>
          <w:sz w:val="24"/>
          <w:szCs w:val="24"/>
          <w:rtl/>
        </w:rPr>
      </w:pPr>
      <w:del w:id="47"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ותיקונים להמשך (בתמונה הנ"ל ההתקדמות תיהיה למעשה הקורקינט וכן הלאה), ובכך לייעל את זמן הפיתוח ולמקד אותו בצורה טובה יותר עבור דרישות הלקוח,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p>
    <w:p w14:paraId="1857B493" w14:textId="77777777" w:rsidR="0076200D" w:rsidRPr="0076200D"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48" w:name="_Toc4588459"/>
      <w:r>
        <w:rPr>
          <w:rFonts w:hint="cs"/>
          <w:rtl/>
        </w:rPr>
        <w:t>תכנון</w:t>
      </w:r>
      <w:bookmarkEnd w:id="48"/>
    </w:p>
    <w:p w14:paraId="3F207B9D" w14:textId="471F39A6" w:rsidR="00D47385" w:rsidRDefault="00C013AB" w:rsidP="0090232D">
      <w:pPr>
        <w:pStyle w:val="2"/>
        <w:jc w:val="both"/>
      </w:pPr>
      <w:bookmarkStart w:id="49" w:name="_Toc4588460"/>
      <w:r>
        <w:rPr>
          <w:rFonts w:hint="cs"/>
          <w:rtl/>
        </w:rPr>
        <w:t xml:space="preserve">3.1 </w:t>
      </w:r>
      <w:r w:rsidR="00D47385">
        <w:rPr>
          <w:rFonts w:hint="cs"/>
          <w:rtl/>
        </w:rPr>
        <w:t>דרישות המערכת</w:t>
      </w:r>
      <w:bookmarkEnd w:id="49"/>
    </w:p>
    <w:p w14:paraId="72F283A1" w14:textId="509B6311" w:rsidR="009125A8" w:rsidRDefault="009125A8" w:rsidP="0090232D">
      <w:pPr>
        <w:jc w:val="both"/>
        <w:rPr>
          <w:rtl/>
        </w:rPr>
      </w:pPr>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r w:rsidR="000E42E7">
        <w:rPr>
          <w:rFonts w:hint="cs"/>
          <w:rtl/>
        </w:rPr>
        <w:t>.</w:t>
      </w:r>
    </w:p>
    <w:p w14:paraId="743458F7" w14:textId="5B8A405A" w:rsidR="000E42E7" w:rsidRDefault="000E42E7" w:rsidP="0090232D">
      <w:pPr>
        <w:jc w:val="both"/>
        <w:rPr>
          <w:rtl/>
        </w:rPr>
      </w:pPr>
      <w:r>
        <w:rPr>
          <w:rFonts w:hint="cs"/>
          <w:rtl/>
        </w:rPr>
        <w:t xml:space="preserve">החלק השני היה אחראי על </w:t>
      </w:r>
      <w:r>
        <w:t>Data mining</w:t>
      </w:r>
      <w:r>
        <w:rPr>
          <w:rFonts w:hint="cs"/>
          <w:rtl/>
        </w:rPr>
        <w:t>, כלומר איסוף מידע ספיציפי מאתר גדול</w:t>
      </w:r>
      <w:r w:rsidR="00E40A3C">
        <w:rPr>
          <w:rFonts w:hint="cs"/>
          <w:rtl/>
        </w:rPr>
        <w:t xml:space="preserve"> ו</w:t>
      </w:r>
      <w:r w:rsidR="005211BC">
        <w:rPr>
          <w:rFonts w:hint="cs"/>
          <w:rtl/>
        </w:rPr>
        <w:t>לשלבו בתוך ה</w:t>
      </w:r>
      <w:r w:rsidR="005211BC">
        <w:rPr>
          <w:rFonts w:hint="cs"/>
        </w:rPr>
        <w:t>DB</w:t>
      </w:r>
      <w:r w:rsidR="005211BC">
        <w:rPr>
          <w:rFonts w:hint="cs"/>
          <w:rtl/>
        </w:rPr>
        <w:t xml:space="preserve"> הקיים לנו (כאמור משלב קודם)</w:t>
      </w:r>
    </w:p>
    <w:p w14:paraId="61D3A332" w14:textId="4D50EBF8" w:rsidR="005211BC" w:rsidRPr="009125A8" w:rsidRDefault="005211BC" w:rsidP="0090232D">
      <w:pPr>
        <w:jc w:val="both"/>
        <w:rPr>
          <w:rtl/>
        </w:rPr>
      </w:pPr>
      <w:r>
        <w:rPr>
          <w:rFonts w:hint="cs"/>
          <w:rtl/>
        </w:rPr>
        <w:lastRenderedPageBreak/>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50" w:name="_Toc4588461"/>
      <w:r>
        <w:rPr>
          <w:rFonts w:hint="cs"/>
          <w:rtl/>
        </w:rPr>
        <w:t xml:space="preserve">3.1.1 </w:t>
      </w:r>
      <w:commentRangeStart w:id="51"/>
      <w:r w:rsidR="00D47385">
        <w:rPr>
          <w:rFonts w:hint="cs"/>
          <w:rtl/>
        </w:rPr>
        <w:t>דרישות כלליות</w:t>
      </w:r>
      <w:commentRangeEnd w:id="51"/>
      <w:r w:rsidR="0068070B">
        <w:rPr>
          <w:rStyle w:val="ad"/>
          <w:rFonts w:asciiTheme="minorHAnsi" w:eastAsiaTheme="minorHAnsi" w:hAnsiTheme="minorHAnsi" w:cstheme="minorBidi"/>
          <w:b w:val="0"/>
          <w:bCs w:val="0"/>
          <w:color w:val="auto"/>
          <w:rtl/>
        </w:rPr>
        <w:commentReference w:id="51"/>
      </w:r>
      <w:bookmarkEnd w:id="50"/>
    </w:p>
    <w:p w14:paraId="4914F411" w14:textId="77777777" w:rsidR="004231CE" w:rsidRPr="004231CE" w:rsidRDefault="004231CE" w:rsidP="0090232D">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90232D">
      <w:pPr>
        <w:spacing w:after="0" w:line="240" w:lineRule="auto"/>
        <w:jc w:val="both"/>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52" w:name="_Toc4588462"/>
      <w:r>
        <w:rPr>
          <w:rFonts w:hint="cs"/>
          <w:rtl/>
        </w:rPr>
        <w:t xml:space="preserve">3.1.2 </w:t>
      </w:r>
      <w:commentRangeStart w:id="53"/>
      <w:r w:rsidR="00D47385">
        <w:rPr>
          <w:rFonts w:hint="cs"/>
          <w:rtl/>
        </w:rPr>
        <w:t xml:space="preserve">דרישות </w:t>
      </w:r>
      <w:r w:rsidR="00D47385">
        <w:t>side</w:t>
      </w:r>
      <w:r w:rsidR="00D47385">
        <w:rPr>
          <w:rFonts w:hint="cs"/>
          <w:rtl/>
        </w:rPr>
        <w:t xml:space="preserve"> </w:t>
      </w:r>
      <w:commentRangeEnd w:id="53"/>
      <w:r w:rsidR="0068070B">
        <w:rPr>
          <w:rStyle w:val="ad"/>
          <w:rFonts w:asciiTheme="minorHAnsi" w:eastAsiaTheme="minorHAnsi" w:hAnsiTheme="minorHAnsi" w:cstheme="minorBidi"/>
          <w:b w:val="0"/>
          <w:bCs w:val="0"/>
          <w:color w:val="auto"/>
          <w:rtl/>
        </w:rPr>
        <w:commentReference w:id="53"/>
      </w:r>
      <w:r w:rsidR="00D47385">
        <w:t>client</w:t>
      </w:r>
      <w:bookmarkEnd w:id="52"/>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תיהיה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(המובססות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54"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54"/>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ותכונתיו למול המלצת המערכת או לחילופין הגדרת המשתמש בצורה ידנית ע"פ שיקול דעתו</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55" w:name="_Toc4588464"/>
      <w:r>
        <w:rPr>
          <w:rFonts w:hint="cs"/>
          <w:rtl/>
        </w:rPr>
        <w:t xml:space="preserve">3.2 </w:t>
      </w:r>
      <w:r w:rsidR="00B22D8D">
        <w:rPr>
          <w:rFonts w:hint="cs"/>
          <w:rtl/>
        </w:rPr>
        <w:t xml:space="preserve">אפיון </w:t>
      </w:r>
      <w:commentRangeStart w:id="56"/>
      <w:r w:rsidR="00B22D8D">
        <w:rPr>
          <w:rFonts w:hint="cs"/>
          <w:rtl/>
        </w:rPr>
        <w:t xml:space="preserve">המערכת </w:t>
      </w:r>
      <w:commentRangeEnd w:id="56"/>
      <w:r w:rsidR="0080602B">
        <w:rPr>
          <w:rStyle w:val="ad"/>
          <w:rFonts w:asciiTheme="minorHAnsi" w:eastAsiaTheme="minorHAnsi" w:hAnsiTheme="minorHAnsi" w:cstheme="minorBidi"/>
          <w:b w:val="0"/>
          <w:bCs w:val="0"/>
          <w:color w:val="auto"/>
          <w:rtl/>
        </w:rPr>
        <w:commentReference w:id="56"/>
      </w:r>
      <w:bookmarkEnd w:id="55"/>
    </w:p>
    <w:p w14:paraId="19142D4A" w14:textId="280CC115" w:rsidR="008223DB" w:rsidRDefault="008223DB" w:rsidP="0090232D">
      <w:pPr>
        <w:jc w:val="both"/>
      </w:pPr>
    </w:p>
    <w:p w14:paraId="0C5800AC" w14:textId="562FDCA3" w:rsidR="008223DB" w:rsidRDefault="008223DB" w:rsidP="0090232D">
      <w:pPr>
        <w:jc w:val="both"/>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ולאחר מכן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4C1FB49B"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 בשלב המתקדם של המערכת המועמד יתחבר עם הרשתות החברתיות שלו ומתוך הפרופילים </w:t>
      </w:r>
      <w:r>
        <w:rPr>
          <w:rFonts w:ascii="Arial" w:eastAsia="Times New Roman" w:hAnsi="Arial" w:cs="Arial" w:hint="cs"/>
          <w:color w:val="000000"/>
          <w:rtl/>
        </w:rPr>
        <w:t xml:space="preserve">  </w:t>
      </w:r>
    </w:p>
    <w:p w14:paraId="248710E5" w14:textId="2BCB3070"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90232D">
      <w:pPr>
        <w:spacing w:after="0" w:line="240" w:lineRule="auto"/>
        <w:jc w:val="both"/>
        <w:rPr>
          <w:rFonts w:ascii="Times New Roman" w:eastAsia="Times New Roman" w:hAnsi="Times New Roman" w:cs="Times New Roman"/>
          <w:sz w:val="24"/>
          <w:szCs w:val="24"/>
        </w:rPr>
      </w:pPr>
      <w:r>
        <w:rPr>
          <w:rFonts w:ascii="Arial" w:eastAsia="Times New Roman" w:hAnsi="Arial" w:cs="Arial" w:hint="cs"/>
          <w:color w:val="000000"/>
          <w:rtl/>
        </w:rPr>
        <w:t xml:space="preserve">3.2.2 </w:t>
      </w:r>
      <w:r w:rsidRPr="008223DB">
        <w:rPr>
          <w:rFonts w:ascii="Arial" w:eastAsia="Times New Roman" w:hAnsi="Arial" w:cs="Arial"/>
          <w:color w:val="000000"/>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7180" cy="2258518"/>
                    </a:xfrm>
                    <a:prstGeom prst="rect">
                      <a:avLst/>
                    </a:prstGeom>
                  </pic:spPr>
                </pic:pic>
              </a:graphicData>
            </a:graphic>
          </wp:inline>
        </w:drawing>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הגדרת תפקיד:</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התאמת מועמדים לתפקיד:</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57"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57"/>
    </w:p>
    <w:p w14:paraId="103E6883" w14:textId="54ED589E" w:rsidR="00CF5C28" w:rsidRPr="00CF5C28" w:rsidRDefault="00CF5C28" w:rsidP="0090232D">
      <w:pPr>
        <w:pStyle w:val="a7"/>
        <w:jc w:val="both"/>
        <w:rPr>
          <w:rFonts w:cstheme="minorHAnsi"/>
          <w:sz w:val="24"/>
          <w:szCs w:val="24"/>
          <w:rtl/>
        </w:rPr>
      </w:pPr>
      <w:commentRangeStart w:id="58"/>
      <w:r>
        <w:rPr>
          <w:rFonts w:cstheme="minorHAnsi" w:hint="cs"/>
          <w:sz w:val="24"/>
          <w:szCs w:val="24"/>
          <w:rtl/>
        </w:rPr>
        <w:t>המערכ</w:t>
      </w:r>
      <w:commentRangeEnd w:id="58"/>
      <w:r w:rsidR="0068070B">
        <w:rPr>
          <w:rStyle w:val="ad"/>
        </w:rPr>
        <w:commentReference w:id="58"/>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59" w:name="_Toc4588466"/>
      <w:r>
        <w:rPr>
          <w:rFonts w:hint="cs"/>
          <w:rtl/>
        </w:rPr>
        <w:t>תכנון ביצוע</w:t>
      </w:r>
      <w:bookmarkEnd w:id="59"/>
    </w:p>
    <w:p w14:paraId="307D8352" w14:textId="682E98DD" w:rsidR="00577E06" w:rsidRDefault="00C013AB" w:rsidP="0090232D">
      <w:pPr>
        <w:pStyle w:val="2"/>
        <w:jc w:val="both"/>
      </w:pPr>
      <w:bookmarkStart w:id="60" w:name="_Toc4588467"/>
      <w:r>
        <w:rPr>
          <w:rFonts w:hint="cs"/>
          <w:rtl/>
        </w:rPr>
        <w:t xml:space="preserve">4.1 </w:t>
      </w:r>
      <w:commentRangeStart w:id="61"/>
      <w:r w:rsidR="00577E06">
        <w:rPr>
          <w:rFonts w:hint="cs"/>
          <w:rtl/>
        </w:rPr>
        <w:t>תחילת ה</w:t>
      </w:r>
      <w:commentRangeEnd w:id="61"/>
      <w:r w:rsidR="0080602B">
        <w:rPr>
          <w:rStyle w:val="ad"/>
          <w:rFonts w:asciiTheme="minorHAnsi" w:eastAsiaTheme="minorHAnsi" w:hAnsiTheme="minorHAnsi" w:cstheme="minorBidi"/>
          <w:b w:val="0"/>
          <w:bCs w:val="0"/>
          <w:color w:val="auto"/>
          <w:rtl/>
        </w:rPr>
        <w:commentReference w:id="61"/>
      </w:r>
      <w:r w:rsidR="00577E06">
        <w:rPr>
          <w:rFonts w:hint="cs"/>
          <w:rtl/>
        </w:rPr>
        <w:t>עבודה</w:t>
      </w:r>
      <w:bookmarkEnd w:id="60"/>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62"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62"/>
    </w:p>
    <w:p w14:paraId="011BEB84" w14:textId="1098F3A9" w:rsidR="00CF5C28" w:rsidRDefault="00BC10C3" w:rsidP="0090232D">
      <w:pPr>
        <w:pStyle w:val="2"/>
        <w:jc w:val="both"/>
      </w:pPr>
      <w:bookmarkStart w:id="63" w:name="_Toc4588469"/>
      <w:r>
        <w:rPr>
          <w:rFonts w:hint="cs"/>
        </w:rPr>
        <w:t>UI</w:t>
      </w:r>
      <w:r w:rsidR="00C013AB">
        <w:t xml:space="preserve"> 4.3</w:t>
      </w:r>
      <w:bookmarkEnd w:id="63"/>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64" w:name="_Toc4588470"/>
      <w:r>
        <w:rPr>
          <w:rFonts w:hint="cs"/>
          <w:rtl/>
        </w:rPr>
        <w:t xml:space="preserve">4.4 </w:t>
      </w:r>
      <w:r w:rsidR="00BC10C3">
        <w:rPr>
          <w:rFonts w:hint="cs"/>
          <w:rtl/>
        </w:rPr>
        <w:t>הק</w:t>
      </w:r>
      <w:commentRangeStart w:id="65"/>
      <w:r w:rsidR="00BC10C3">
        <w:rPr>
          <w:rFonts w:hint="cs"/>
          <w:rtl/>
        </w:rPr>
        <w:t xml:space="preserve">מת </w:t>
      </w:r>
      <w:commentRangeEnd w:id="65"/>
      <w:r w:rsidR="00B21320">
        <w:rPr>
          <w:rStyle w:val="ad"/>
          <w:rFonts w:asciiTheme="minorHAnsi" w:eastAsiaTheme="minorHAnsi" w:hAnsiTheme="minorHAnsi" w:cstheme="minorBidi"/>
          <w:b w:val="0"/>
          <w:bCs w:val="0"/>
          <w:color w:val="auto"/>
          <w:rtl/>
        </w:rPr>
        <w:commentReference w:id="65"/>
      </w:r>
      <w:r w:rsidR="00BC10C3">
        <w:rPr>
          <w:rFonts w:hint="cs"/>
          <w:rtl/>
        </w:rPr>
        <w:t xml:space="preserve">שרת </w:t>
      </w:r>
      <w:r w:rsidR="00BC10C3">
        <w:t>Node.js</w:t>
      </w:r>
      <w:bookmarkEnd w:id="64"/>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66" w:name="_Toc4588471"/>
      <w:r>
        <w:rPr>
          <w:rFonts w:hint="cs"/>
          <w:rtl/>
        </w:rPr>
        <w:t xml:space="preserve">4.5 </w:t>
      </w:r>
      <w:r w:rsidR="00BC10C3">
        <w:rPr>
          <w:rFonts w:hint="cs"/>
          <w:rtl/>
        </w:rPr>
        <w:t xml:space="preserve">הקמת </w:t>
      </w:r>
      <w:r w:rsidR="00BC10C3">
        <w:t>instance in AWS</w:t>
      </w:r>
      <w:bookmarkEnd w:id="66"/>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67" w:name="_Toc4588472"/>
      <w:r>
        <w:rPr>
          <w:rFonts w:hint="cs"/>
          <w:rtl/>
        </w:rPr>
        <w:lastRenderedPageBreak/>
        <w:t xml:space="preserve">4.6 </w:t>
      </w:r>
      <w:r w:rsidR="00321E05">
        <w:rPr>
          <w:rFonts w:hint="cs"/>
          <w:rtl/>
        </w:rPr>
        <w:t>ארגון בסיס הנתונים (אולי צריך לשלבו עם 4.5)</w:t>
      </w:r>
      <w:bookmarkEnd w:id="67"/>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68" w:name="_Toc458847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68"/>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69" w:author="גמליאל" w:date="2019-03-21T21:38:00Z">
        <w:r w:rsidRPr="00F576B6" w:rsidDel="00E2789E">
          <w:rPr>
            <w:rFonts w:ascii="Arial" w:eastAsia="Times New Roman" w:hAnsi="Arial" w:cs="Arial"/>
            <w:color w:val="3E556C"/>
            <w:sz w:val="24"/>
            <w:szCs w:val="24"/>
            <w:rtl/>
          </w:rPr>
          <w:delText xml:space="preserve">המטרה </w:delText>
        </w:r>
      </w:del>
      <w:ins w:id="70"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71" w:author="גמליאל" w:date="2019-03-21T21:38:00Z">
        <w:r w:rsidRPr="00F576B6" w:rsidDel="00E2789E">
          <w:rPr>
            <w:rFonts w:ascii="Arial" w:eastAsia="Times New Roman" w:hAnsi="Arial" w:cs="Arial"/>
            <w:color w:val="3E556C"/>
            <w:sz w:val="24"/>
            <w:szCs w:val="24"/>
            <w:rtl/>
          </w:rPr>
          <w:delText xml:space="preserve">גדולה </w:delText>
        </w:r>
      </w:del>
      <w:ins w:id="72"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73"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74"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75" w:author="גמליאל" w:date="2019-03-23T21:36:00Z">
        <w:r w:rsidR="00381453">
          <w:rPr>
            <w:rFonts w:ascii="Arial" w:eastAsia="Times New Roman" w:hAnsi="Arial" w:cs="Arial" w:hint="cs"/>
            <w:color w:val="3E556C"/>
            <w:sz w:val="24"/>
            <w:szCs w:val="24"/>
            <w:rtl/>
          </w:rPr>
          <w:t xml:space="preserve"> </w:t>
        </w:r>
      </w:ins>
      <w:moveToRangeStart w:id="76" w:author="גמליאל" w:date="2019-03-23T21:36:00Z" w:name="move4269391"/>
      <w:moveTo w:id="77"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76"/>
    </w:p>
    <w:p w14:paraId="08B233B4" w14:textId="10F515E5" w:rsidR="007F79AC" w:rsidRDefault="00F576B6" w:rsidP="0090232D">
      <w:pPr>
        <w:spacing w:before="150" w:after="150" w:line="240" w:lineRule="auto"/>
        <w:jc w:val="both"/>
        <w:rPr>
          <w:ins w:id="78"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79" w:author="גמליאל" w:date="2019-03-23T21:36:00Z" w:name="move4269391"/>
      <w:moveFrom w:id="80"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79"/>
    </w:p>
    <w:p w14:paraId="29AE9E59" w14:textId="23F50461" w:rsidR="00F576B6" w:rsidRDefault="007F79AC" w:rsidP="0090232D">
      <w:pPr>
        <w:spacing w:before="150" w:after="150" w:line="240" w:lineRule="auto"/>
        <w:jc w:val="both"/>
        <w:rPr>
          <w:ins w:id="81" w:author="גמליאל" w:date="2019-03-21T21:47:00Z"/>
          <w:rFonts w:ascii="Arial" w:eastAsia="Times New Roman" w:hAnsi="Arial" w:cs="Arial"/>
          <w:color w:val="3E556C"/>
          <w:sz w:val="24"/>
          <w:szCs w:val="24"/>
          <w:rtl/>
        </w:rPr>
      </w:pPr>
      <w:ins w:id="82"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83"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84"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85" w:author="גמליאל" w:date="2019-03-23T21:37:00Z">
        <w:r w:rsidR="000935CE">
          <w:rPr>
            <w:rStyle w:val="ab"/>
            <w:rFonts w:ascii="Arial" w:eastAsia="Times New Roman" w:hAnsi="Arial" w:cs="Arial"/>
            <w:color w:val="3E556C"/>
            <w:sz w:val="24"/>
            <w:szCs w:val="24"/>
            <w:rtl/>
          </w:rPr>
          <w:footnoteReference w:id="22"/>
        </w:r>
      </w:ins>
      <w:ins w:id="89" w:author="גמליאל" w:date="2019-03-21T21:48:00Z">
        <w:r>
          <w:rPr>
            <w:rFonts w:ascii="Arial" w:eastAsia="Times New Roman" w:hAnsi="Arial" w:cs="Arial" w:hint="cs"/>
            <w:color w:val="3E556C"/>
            <w:sz w:val="24"/>
            <w:szCs w:val="24"/>
            <w:rtl/>
          </w:rPr>
          <w:t xml:space="preserve"> של לפחות 7 מתוך 10)</w:t>
        </w:r>
      </w:ins>
      <w:ins w:id="90" w:author="גמליאל" w:date="2019-03-21T21:49:00Z">
        <w:r>
          <w:rPr>
            <w:rFonts w:ascii="Arial" w:eastAsia="Times New Roman" w:hAnsi="Arial" w:cs="Arial" w:hint="cs"/>
            <w:color w:val="3E556C"/>
            <w:sz w:val="24"/>
            <w:szCs w:val="24"/>
            <w:rtl/>
          </w:rPr>
          <w:t>.</w:t>
        </w:r>
      </w:ins>
      <w:ins w:id="91" w:author="גמליאל" w:date="2019-03-21T22:46:00Z">
        <w:r w:rsidR="003D474C">
          <w:rPr>
            <w:rFonts w:ascii="Arial" w:eastAsia="Times New Roman" w:hAnsi="Arial" w:cs="Arial" w:hint="cs"/>
            <w:color w:val="3E556C"/>
            <w:sz w:val="24"/>
            <w:szCs w:val="24"/>
            <w:rtl/>
          </w:rPr>
          <w:t>[</w:t>
        </w:r>
      </w:ins>
      <w:ins w:id="92"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93" w:author="גמליאל" w:date="2019-03-23T21:34:00Z">
        <w:r w:rsidR="00381453">
          <w:rPr>
            <w:rFonts w:ascii="Arial" w:eastAsia="Times New Roman" w:hAnsi="Arial" w:cs="Arial" w:hint="cs"/>
            <w:color w:val="3E556C"/>
            <w:sz w:val="24"/>
            <w:szCs w:val="24"/>
            <w:rtl/>
          </w:rPr>
          <w:t>ראשונית</w:t>
        </w:r>
      </w:ins>
      <w:ins w:id="94" w:author="גמליאל" w:date="2019-03-21T21:50:00Z">
        <w:r>
          <w:rPr>
            <w:rFonts w:ascii="Arial" w:eastAsia="Times New Roman" w:hAnsi="Arial" w:cs="Arial" w:hint="cs"/>
            <w:color w:val="3E556C"/>
            <w:sz w:val="24"/>
            <w:szCs w:val="24"/>
            <w:rtl/>
          </w:rPr>
          <w:t xml:space="preserve"> ברשת לחיפוש שרתים פגיעים</w:t>
        </w:r>
      </w:ins>
      <w:ins w:id="95" w:author="גמליאל" w:date="2019-03-21T22:46:00Z">
        <w:r w:rsidR="003D474C">
          <w:rPr>
            <w:rFonts w:ascii="Arial" w:eastAsia="Times New Roman" w:hAnsi="Arial" w:cs="Arial" w:hint="cs"/>
            <w:color w:val="3E556C"/>
            <w:sz w:val="24"/>
            <w:szCs w:val="24"/>
            <w:rtl/>
          </w:rPr>
          <w:t>.</w:t>
        </w:r>
      </w:ins>
      <w:ins w:id="96"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97"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98"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99"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100" w:author="גמליאל" w:date="2019-03-21T22:33:00Z">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ins>
      <w:proofErr w:type="spellEnd"/>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01"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02"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ins w:id="103" w:author="גמליאל" w:date="2019-03-21T22:34:00Z">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w:t>
        </w:r>
      </w:ins>
      <w:ins w:id="104" w:author="גמליאל" w:date="2019-03-21T22:35:00Z">
        <w:r w:rsidR="009D1EAF">
          <w:rPr>
            <w:rFonts w:cstheme="minorHAnsi" w:hint="cs"/>
            <w:sz w:val="24"/>
            <w:szCs w:val="24"/>
            <w:rtl/>
          </w:rPr>
          <w:t>א</w:t>
        </w:r>
      </w:ins>
      <w:ins w:id="105"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06" w:author="גמליאל" w:date="2019-03-21T22:35:00Z">
        <w:r w:rsidR="009D1EAF">
          <w:rPr>
            <w:rFonts w:cstheme="minorHAnsi" w:hint="cs"/>
            <w:sz w:val="24"/>
            <w:szCs w:val="24"/>
            <w:rtl/>
          </w:rPr>
          <w:t xml:space="preserve">, ואחר כך יכולים לקרוא </w:t>
        </w:r>
      </w:ins>
      <w:ins w:id="107" w:author="גמליאל" w:date="2019-03-21T22:45:00Z">
        <w:r w:rsidR="00C44EF0">
          <w:rPr>
            <w:rFonts w:cstheme="minorHAnsi" w:hint="cs"/>
            <w:sz w:val="24"/>
            <w:szCs w:val="24"/>
            <w:rtl/>
          </w:rPr>
          <w:t xml:space="preserve">פעמים רבות </w:t>
        </w:r>
      </w:ins>
      <w:ins w:id="108" w:author="גמליאל" w:date="2019-03-21T22:35:00Z">
        <w:r w:rsidR="009D1EAF">
          <w:rPr>
            <w:rFonts w:cstheme="minorHAnsi" w:hint="cs"/>
            <w:sz w:val="24"/>
            <w:szCs w:val="24"/>
            <w:rtl/>
          </w:rPr>
          <w:t xml:space="preserve">לשאילתא המוגדרת מראש, </w:t>
        </w:r>
      </w:ins>
      <w:ins w:id="109" w:author="גמליאל" w:date="2019-03-21T22:45:00Z">
        <w:r w:rsidR="00C44EF0">
          <w:rPr>
            <w:rFonts w:cstheme="minorHAnsi" w:hint="cs"/>
            <w:sz w:val="24"/>
            <w:szCs w:val="24"/>
            <w:rtl/>
          </w:rPr>
          <w:t xml:space="preserve">כל פעם </w:t>
        </w:r>
      </w:ins>
      <w:ins w:id="110" w:author="גמליאל" w:date="2019-03-21T22:35:00Z">
        <w:r w:rsidR="009D1EAF">
          <w:rPr>
            <w:rFonts w:cstheme="minorHAnsi" w:hint="cs"/>
            <w:sz w:val="24"/>
            <w:szCs w:val="24"/>
            <w:rtl/>
          </w:rPr>
          <w:t>עם פרמטרים חדשים.</w:t>
        </w:r>
      </w:ins>
      <w:ins w:id="111" w:author="גמליאל" w:date="2019-03-21T22:36:00Z">
        <w:r w:rsidR="009D1EAF">
          <w:rPr>
            <w:rFonts w:cstheme="minorHAnsi" w:hint="cs"/>
            <w:sz w:val="24"/>
            <w:szCs w:val="24"/>
            <w:rtl/>
          </w:rPr>
          <w:t xml:space="preserve"> בצורה כזו, מלכתחילה השרת לא מתייחס לפרמטרים כאל </w:t>
        </w:r>
      </w:ins>
      <w:ins w:id="112" w:author="גמליאל" w:date="2019-03-21T22:37:00Z">
        <w:r w:rsidR="009D1EAF">
          <w:rPr>
            <w:rFonts w:cstheme="minorHAnsi" w:hint="cs"/>
            <w:sz w:val="24"/>
            <w:szCs w:val="24"/>
            <w:rtl/>
          </w:rPr>
          <w:t>חלק מה</w:t>
        </w:r>
      </w:ins>
      <w:ins w:id="113" w:author="גמליאל" w:date="2019-03-21T22:36:00Z">
        <w:r w:rsidR="009D1EAF">
          <w:rPr>
            <w:rFonts w:cstheme="minorHAnsi" w:hint="cs"/>
            <w:sz w:val="24"/>
            <w:szCs w:val="24"/>
            <w:rtl/>
          </w:rPr>
          <w:t>קוד, ולכן גם אם יכילו קוד, הקוד הזה לא יבוצע</w:t>
        </w:r>
      </w:ins>
      <w:ins w:id="114" w:author="גמליאל" w:date="2019-03-21T22:37:00Z">
        <w:r w:rsidR="009D1EAF">
          <w:rPr>
            <w:rFonts w:cstheme="minorHAnsi" w:hint="cs"/>
            <w:sz w:val="24"/>
            <w:szCs w:val="24"/>
            <w:rtl/>
          </w:rPr>
          <w:t>.</w:t>
        </w:r>
      </w:ins>
      <w:r w:rsidR="007B151F">
        <w:rPr>
          <w:rFonts w:cstheme="minorHAnsi" w:hint="cs"/>
          <w:sz w:val="24"/>
          <w:szCs w:val="24"/>
          <w:rtl/>
        </w:rPr>
        <w:t xml:space="preserve"> אם נשים לב </w:t>
      </w:r>
      <w:proofErr w:type="spellStart"/>
      <w:r w:rsidR="007B151F">
        <w:rPr>
          <w:rFonts w:cstheme="minorHAnsi" w:hint="cs"/>
          <w:sz w:val="24"/>
          <w:szCs w:val="24"/>
          <w:rtl/>
        </w:rPr>
        <w:t>בשאי</w:t>
      </w:r>
      <w:ins w:id="115" w:author="גמליאל" w:date="2019-03-21T22:35:00Z">
        <w:r w:rsidR="009D1EAF">
          <w:rPr>
            <w:rFonts w:cstheme="minorHAnsi" w:hint="cs"/>
            <w:sz w:val="24"/>
            <w:szCs w:val="24"/>
            <w:rtl/>
          </w:rPr>
          <w:t>ל</w:t>
        </w:r>
      </w:ins>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del w:id="116"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17" w:author="גמליאל" w:date="2019-03-21T22:37:00Z">
        <w:r w:rsidR="009D1EAF">
          <w:rPr>
            <w:rFonts w:cstheme="minorHAnsi" w:hint="cs"/>
            <w:sz w:val="24"/>
            <w:szCs w:val="24"/>
            <w:rtl/>
          </w:rPr>
          <w:t>הרצה של קוד נוסף.</w:t>
        </w:r>
      </w:ins>
      <w:ins w:id="118"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7442D1" w:rsidP="0090232D">
      <w:pPr>
        <w:pStyle w:val="a7"/>
        <w:bidi w:val="0"/>
        <w:jc w:val="both"/>
        <w:rPr>
          <w:rFonts w:cstheme="minorHAnsi"/>
          <w:sz w:val="24"/>
          <w:szCs w:val="24"/>
        </w:rPr>
      </w:pPr>
      <w:hyperlink r:id="rId66" w:history="1">
        <w:r w:rsidR="00D773BE" w:rsidRPr="0098430B">
          <w:rPr>
            <w:rStyle w:val="Hyperlink"/>
            <w:rFonts w:cstheme="minorHAnsi"/>
            <w:sz w:val="24"/>
            <w:szCs w:val="24"/>
          </w:rPr>
          <w:t>https://www.veracode.com/security/sql-injection</w:t>
        </w:r>
      </w:hyperlink>
    </w:p>
    <w:p w14:paraId="184E4522" w14:textId="10097C43" w:rsidR="00D773BE" w:rsidRDefault="007442D1" w:rsidP="0090232D">
      <w:pPr>
        <w:pStyle w:val="a7"/>
        <w:bidi w:val="0"/>
        <w:jc w:val="both"/>
        <w:rPr>
          <w:rFonts w:cstheme="minorHAnsi"/>
          <w:sz w:val="24"/>
          <w:szCs w:val="24"/>
          <w:rtl/>
        </w:rPr>
      </w:pPr>
      <w:hyperlink r:id="rId67"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19"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20" w:name="_Toc4588474"/>
      <w:r>
        <w:rPr>
          <w:rFonts w:hint="cs"/>
          <w:rtl/>
        </w:rPr>
        <w:t xml:space="preserve">4.8 </w:t>
      </w:r>
      <w:r w:rsidR="00BC10C3">
        <w:rPr>
          <w:rFonts w:hint="cs"/>
          <w:rtl/>
        </w:rPr>
        <w:t>תהליכים</w:t>
      </w:r>
      <w:bookmarkEnd w:id="120"/>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21" w:name="_Toc4588475"/>
      <w:commentRangeStart w:id="122"/>
      <w:r>
        <w:rPr>
          <w:rFonts w:hint="cs"/>
          <w:rtl/>
        </w:rPr>
        <w:t xml:space="preserve">4.9 </w:t>
      </w:r>
      <w:r w:rsidR="009374DB">
        <w:rPr>
          <w:rFonts w:hint="cs"/>
          <w:rtl/>
        </w:rPr>
        <w:t>פונקציונאליות</w:t>
      </w:r>
      <w:commentRangeEnd w:id="122"/>
      <w:r w:rsidR="00B21320">
        <w:rPr>
          <w:rStyle w:val="ad"/>
          <w:rFonts w:asciiTheme="minorHAnsi" w:eastAsiaTheme="minorHAnsi" w:hAnsiTheme="minorHAnsi" w:cstheme="minorBidi"/>
          <w:b w:val="0"/>
          <w:bCs w:val="0"/>
          <w:color w:val="auto"/>
          <w:rtl/>
        </w:rPr>
        <w:commentReference w:id="122"/>
      </w:r>
      <w:bookmarkEnd w:id="121"/>
    </w:p>
    <w:p w14:paraId="1A18098C" w14:textId="74F86B7A" w:rsidR="009374DB" w:rsidRDefault="00C013AB" w:rsidP="0090232D">
      <w:pPr>
        <w:pStyle w:val="2"/>
        <w:jc w:val="both"/>
        <w:rPr>
          <w:rtl/>
        </w:rPr>
      </w:pPr>
      <w:bookmarkStart w:id="123" w:name="_Toc4588476"/>
      <w:r>
        <w:rPr>
          <w:rFonts w:hint="cs"/>
          <w:rtl/>
        </w:rPr>
        <w:t xml:space="preserve">4.10 </w:t>
      </w:r>
      <w:r w:rsidR="00BB51FE">
        <w:rPr>
          <w:rFonts w:hint="cs"/>
          <w:rtl/>
        </w:rPr>
        <w:t>בדיקות</w:t>
      </w:r>
      <w:bookmarkEnd w:id="123"/>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AD4854">
        <w:rPr>
          <w:rFonts w:cstheme="minorHAnsi" w:hint="cs"/>
          <w:sz w:val="24"/>
          <w:szCs w:val="24"/>
          <w:rtl/>
        </w:rPr>
        <w:t>גירסה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proofErr w:type="spellStart"/>
      <w:r>
        <w:rPr>
          <w:rFonts w:cstheme="minorHAnsi"/>
          <w:sz w:val="24"/>
          <w:szCs w:val="24"/>
        </w:rPr>
        <w:t>Autocomplite</w:t>
      </w:r>
      <w:proofErr w:type="spellEnd"/>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24" w:name="_Toc4588477"/>
      <w:r>
        <w:rPr>
          <w:rFonts w:hint="cs"/>
          <w:rtl/>
        </w:rPr>
        <w:t xml:space="preserve">5. </w:t>
      </w:r>
      <w:r w:rsidR="008B77AB">
        <w:rPr>
          <w:rFonts w:hint="cs"/>
          <w:rtl/>
        </w:rPr>
        <w:t>דיון</w:t>
      </w:r>
      <w:bookmarkEnd w:id="124"/>
    </w:p>
    <w:p w14:paraId="728DD3FF" w14:textId="61A1C068" w:rsidR="008B77AB" w:rsidRDefault="00C013AB" w:rsidP="0090232D">
      <w:pPr>
        <w:pStyle w:val="2"/>
        <w:jc w:val="both"/>
        <w:rPr>
          <w:rtl/>
        </w:rPr>
      </w:pPr>
      <w:bookmarkStart w:id="125" w:name="_Toc4588478"/>
      <w:r>
        <w:rPr>
          <w:rFonts w:hint="cs"/>
          <w:rtl/>
        </w:rPr>
        <w:t xml:space="preserve">5.1 </w:t>
      </w:r>
      <w:r w:rsidR="008E5199">
        <w:rPr>
          <w:rFonts w:hint="cs"/>
          <w:rtl/>
        </w:rPr>
        <w:t>יתרונות האפליקציה</w:t>
      </w:r>
      <w:bookmarkEnd w:id="125"/>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ע"פ החלוקה הנ"ל קל לראות שמדובר בשרשת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וכשלונות,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r>
        <w:rPr>
          <w:rFonts w:hint="cs"/>
          <w:rtl/>
        </w:rPr>
        <w:t xml:space="preserve">כשלונות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r>
        <w:rPr>
          <w:rFonts w:hint="cs"/>
          <w:rtl/>
        </w:rPr>
        <w:t>האפליקצייה (במעמד הנוכחי) יכולה לתת מענה טוב יותר לארגונים ע"י כך שהמומעד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עינייהם.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ערך נוסף המתקבל מהאפליקצייה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בדר"כ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26" w:name="_Toc4588479"/>
      <w:r>
        <w:rPr>
          <w:rFonts w:hint="cs"/>
          <w:rtl/>
        </w:rPr>
        <w:t xml:space="preserve">5.2 </w:t>
      </w:r>
      <w:r w:rsidR="008E5199">
        <w:rPr>
          <w:rFonts w:hint="cs"/>
          <w:rtl/>
        </w:rPr>
        <w:t>הרחבות אפשריות למערכת</w:t>
      </w:r>
      <w:bookmarkEnd w:id="126"/>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 xml:space="preserve">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w:t>
      </w:r>
      <w:proofErr w:type="spellStart"/>
      <w:r>
        <w:rPr>
          <w:rFonts w:hint="cs"/>
          <w:rtl/>
        </w:rPr>
        <w:t>המומעד</w:t>
      </w:r>
      <w:proofErr w:type="spellEnd"/>
      <w:r>
        <w:rPr>
          <w:rFonts w:hint="cs"/>
          <w:rtl/>
        </w:rPr>
        <w:t xml:space="preserve"> "לשקר" בתשובותיו, גם בשלב זה אנחנו נשארים במעט חוסר ביטחון מלא ביכולותיו ותכונות </w:t>
      </w:r>
      <w:proofErr w:type="spellStart"/>
      <w:r>
        <w:rPr>
          <w:rFonts w:hint="cs"/>
          <w:rtl/>
        </w:rPr>
        <w:t>אישיותיו</w:t>
      </w:r>
      <w:proofErr w:type="spellEnd"/>
      <w:r>
        <w:rPr>
          <w:rFonts w:hint="cs"/>
          <w:rtl/>
        </w:rPr>
        <w:t xml:space="preserve">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proofErr w:type="spellStart"/>
      <w:r>
        <w:t>Linkadin</w:t>
      </w:r>
      <w:proofErr w:type="spellEnd"/>
      <w:r>
        <w:t>,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27" w:name="_Toc4588480"/>
      <w:r>
        <w:rPr>
          <w:rFonts w:hint="cs"/>
          <w:rtl/>
        </w:rPr>
        <w:t>5.3 אתגרים שהתמודדנו איתם במהלך הפרוייקט</w:t>
      </w:r>
      <w:bookmarkEnd w:id="127"/>
    </w:p>
    <w:p w14:paraId="28DE5283" w14:textId="2F03C1C7" w:rsidR="00310D09" w:rsidRPr="002D105B" w:rsidRDefault="00310D09" w:rsidP="0090232D">
      <w:pPr>
        <w:pStyle w:val="3"/>
        <w:jc w:val="both"/>
        <w:rPr>
          <w:rtl/>
        </w:rPr>
      </w:pPr>
      <w:bookmarkStart w:id="128" w:name="_Toc458848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28"/>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7442D1" w:rsidP="0090232D">
      <w:pPr>
        <w:pStyle w:val="a9"/>
        <w:jc w:val="both"/>
        <w:rPr>
          <w:rStyle w:val="Hyperlink"/>
          <w:sz w:val="24"/>
          <w:szCs w:val="24"/>
        </w:rPr>
      </w:pPr>
      <w:hyperlink r:id="rId85"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7442D1" w:rsidP="0090232D">
      <w:pPr>
        <w:pStyle w:val="a9"/>
        <w:jc w:val="both"/>
        <w:rPr>
          <w:rStyle w:val="Hyperlink"/>
          <w:sz w:val="24"/>
          <w:szCs w:val="24"/>
        </w:rPr>
      </w:pPr>
      <w:hyperlink r:id="rId87"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29" w:name="_Toc4588482"/>
      <w:r>
        <w:rPr>
          <w:rFonts w:hint="cs"/>
          <w:rtl/>
        </w:rPr>
        <w:t>5.3.2 שינוי אורך מחרוזת ב</w:t>
      </w:r>
      <w:r>
        <w:t>SQL</w:t>
      </w:r>
      <w:bookmarkEnd w:id="129"/>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7442D1" w:rsidP="0090232D">
      <w:pPr>
        <w:bidi w:val="0"/>
        <w:jc w:val="both"/>
        <w:rPr>
          <w:rFonts w:cstheme="minorHAnsi"/>
        </w:rPr>
      </w:pPr>
      <w:hyperlink r:id="rId90"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30"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30"/>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טכלונוגיות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תיהיה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p>
    <w:p w14:paraId="61C8AFE5" w14:textId="412BE2A1" w:rsidR="00D772B6" w:rsidRDefault="00C013AB" w:rsidP="0090232D">
      <w:pPr>
        <w:pStyle w:val="1"/>
        <w:jc w:val="both"/>
        <w:rPr>
          <w:rtl/>
        </w:rPr>
      </w:pPr>
      <w:bookmarkStart w:id="131" w:name="_Toc4588484"/>
      <w:r>
        <w:rPr>
          <w:rFonts w:hint="cs"/>
          <w:rtl/>
        </w:rPr>
        <w:t xml:space="preserve">6. </w:t>
      </w:r>
      <w:r w:rsidR="004C3DF2">
        <w:rPr>
          <w:rFonts w:hint="cs"/>
          <w:rtl/>
        </w:rPr>
        <w:t>סיכום</w:t>
      </w:r>
      <w:bookmarkEnd w:id="131"/>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32" w:name="_Toc4588485"/>
      <w:r>
        <w:rPr>
          <w:rFonts w:hint="cs"/>
          <w:rtl/>
        </w:rPr>
        <w:t xml:space="preserve">7. </w:t>
      </w:r>
      <w:r w:rsidR="004C3DF2">
        <w:rPr>
          <w:rFonts w:hint="cs"/>
          <w:rtl/>
        </w:rPr>
        <w:t>ביביליוגרפיה</w:t>
      </w:r>
      <w:bookmarkEnd w:id="132"/>
    </w:p>
    <w:p w14:paraId="120861E7" w14:textId="77777777" w:rsidR="006D45A9" w:rsidRDefault="006D45A9" w:rsidP="0090232D">
      <w:pPr>
        <w:pStyle w:val="a7"/>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95"/>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30458A" w:rsidRDefault="0030458A">
      <w:pPr>
        <w:pStyle w:val="ae"/>
      </w:pPr>
      <w:r>
        <w:rPr>
          <w:rStyle w:val="ad"/>
        </w:rPr>
        <w:annotationRef/>
      </w:r>
      <w:r>
        <w:rPr>
          <w:rFonts w:hint="cs"/>
          <w:rtl/>
        </w:rPr>
        <w:t>מקווה שזה ביטוי מובן</w:t>
      </w:r>
    </w:p>
  </w:comment>
  <w:comment w:id="4" w:author="גמליאל" w:date="2019-03-26T20:51:00Z" w:initials="ג">
    <w:p w14:paraId="448A3FDE" w14:textId="4384427D" w:rsidR="0030458A" w:rsidRDefault="0030458A">
      <w:pPr>
        <w:pStyle w:val="ae"/>
      </w:pPr>
      <w:r>
        <w:rPr>
          <w:rStyle w:val="ad"/>
        </w:rPr>
        <w:annotationRef/>
      </w:r>
      <w:r>
        <w:rPr>
          <w:rFonts w:hint="cs"/>
          <w:rtl/>
        </w:rPr>
        <w:t>מה זאת אומרת?</w:t>
      </w:r>
    </w:p>
  </w:comment>
  <w:comment w:id="6" w:author="גמליאל" w:date="2019-03-26T20:52:00Z" w:initials="ג">
    <w:p w14:paraId="15384C86" w14:textId="2E4D03D7" w:rsidR="0030458A" w:rsidRDefault="0030458A">
      <w:pPr>
        <w:pStyle w:val="ae"/>
      </w:pPr>
      <w:r>
        <w:rPr>
          <w:rStyle w:val="ad"/>
        </w:rPr>
        <w:annotationRef/>
      </w:r>
      <w:r>
        <w:rPr>
          <w:rFonts w:hint="cs"/>
          <w:rtl/>
        </w:rPr>
        <w:t>מקובל?</w:t>
      </w:r>
    </w:p>
  </w:comment>
  <w:comment w:id="7" w:author="גמליאל" w:date="2019-03-26T20:57:00Z" w:initials="ג">
    <w:p w14:paraId="6EFB5B2A" w14:textId="05E30634" w:rsidR="0030458A" w:rsidRDefault="0030458A">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0458A" w:rsidRDefault="0030458A"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0458A" w:rsidRDefault="0030458A"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30458A" w:rsidRDefault="0030458A">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30458A" w:rsidRDefault="0030458A">
      <w:pPr>
        <w:pStyle w:val="ae"/>
      </w:pPr>
      <w:r>
        <w:rPr>
          <w:rStyle w:val="ad"/>
        </w:rPr>
        <w:annotationRef/>
      </w:r>
      <w:r>
        <w:rPr>
          <w:rFonts w:hint="cs"/>
          <w:rtl/>
        </w:rPr>
        <w:t>מאחור?</w:t>
      </w:r>
    </w:p>
  </w:comment>
  <w:comment w:id="29" w:author="גמליאל" w:date="2019-03-27T14:16:00Z" w:initials="ג">
    <w:p w14:paraId="6E0DDF6D" w14:textId="00E5DD1F" w:rsidR="00107594" w:rsidRDefault="00107594">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BB1D79" w:rsidRDefault="00BB1D79">
      <w:pPr>
        <w:pStyle w:val="ae"/>
      </w:pPr>
      <w:r>
        <w:rPr>
          <w:rStyle w:val="ad"/>
        </w:rPr>
        <w:annotationRef/>
      </w:r>
      <w:r>
        <w:rPr>
          <w:rFonts w:hint="cs"/>
          <w:rtl/>
        </w:rPr>
        <w:t>מה אתה אומר? טוב?</w:t>
      </w:r>
    </w:p>
  </w:comment>
  <w:comment w:id="36" w:author="גמליאל" w:date="2019-03-27T14:13:00Z" w:initials="ג">
    <w:p w14:paraId="3D0203BF" w14:textId="53207F60" w:rsidR="00B15921" w:rsidRDefault="00B15921">
      <w:pPr>
        <w:pStyle w:val="ae"/>
        <w:rPr>
          <w:rFonts w:hint="cs"/>
          <w:rtl/>
        </w:rPr>
      </w:pPr>
      <w:r>
        <w:rPr>
          <w:rStyle w:val="ad"/>
        </w:rPr>
        <w:annotationRef/>
      </w:r>
      <w:r>
        <w:rPr>
          <w:rFonts w:hint="cs"/>
          <w:rtl/>
        </w:rPr>
        <w:t>מה זה הכותרת הזאת??</w:t>
      </w:r>
    </w:p>
  </w:comment>
  <w:comment w:id="40" w:author="Daniel Danan" w:date="2019-03-06T22:07:00Z" w:initials="DD">
    <w:p w14:paraId="3F0F5FE7" w14:textId="55BFC2D1" w:rsidR="0030458A" w:rsidRDefault="0030458A">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1" w:author="Daniel Danan" w:date="2019-03-06T13:15:00Z" w:initials="DD">
    <w:p w14:paraId="6A3056AE" w14:textId="2E8ED83B" w:rsidR="0030458A" w:rsidRPr="0068070B" w:rsidRDefault="0030458A">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53" w:author="Daniel Danan" w:date="2019-03-06T13:18:00Z" w:initials="DD">
    <w:p w14:paraId="0B4097B4" w14:textId="77777777" w:rsidR="0030458A" w:rsidRDefault="0030458A">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0458A" w:rsidRDefault="0030458A">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30458A" w:rsidRDefault="0030458A">
      <w:pPr>
        <w:pStyle w:val="ae"/>
      </w:pPr>
      <w:r>
        <w:rPr>
          <w:rFonts w:hint="cs"/>
          <w:rtl/>
        </w:rPr>
        <w:t>מצד הלקוח צריך שתיהיה חלונית שבה הלקוח יוכל להכניס את שם התפקיד ומשם זה ילקח לחיפוש בצד השרת וכו'</w:t>
      </w:r>
    </w:p>
  </w:comment>
  <w:comment w:id="56" w:author="Daniel Danan" w:date="2019-03-06T13:23:00Z" w:initials="DD">
    <w:p w14:paraId="0E6AC283" w14:textId="7327B7B6" w:rsidR="0030458A" w:rsidRDefault="0030458A">
      <w:pPr>
        <w:pStyle w:val="ae"/>
      </w:pPr>
      <w:r>
        <w:rPr>
          <w:rStyle w:val="ad"/>
        </w:rPr>
        <w:annotationRef/>
      </w:r>
      <w:r>
        <w:rPr>
          <w:rFonts w:hint="cs"/>
          <w:rtl/>
        </w:rPr>
        <w:t xml:space="preserve">לגבי אפיון המערכת זכור לי שראיתי משהו אצל יוני מסודר בנושא </w:t>
      </w:r>
    </w:p>
  </w:comment>
  <w:comment w:id="58" w:author="Daniel Danan" w:date="2019-03-06T13:14:00Z" w:initials="DD">
    <w:p w14:paraId="22B2B1E9" w14:textId="1872E909" w:rsidR="0030458A" w:rsidRDefault="0030458A">
      <w:pPr>
        <w:pStyle w:val="ae"/>
      </w:pPr>
      <w:r>
        <w:rPr>
          <w:rStyle w:val="ad"/>
        </w:rPr>
        <w:annotationRef/>
      </w:r>
      <w:r>
        <w:rPr>
          <w:rFonts w:hint="cs"/>
          <w:rtl/>
        </w:rPr>
        <w:t>אולי כדאי להוסיף כאן שרטוט</w:t>
      </w:r>
    </w:p>
  </w:comment>
  <w:comment w:id="61" w:author="Daniel Danan" w:date="2019-03-06T13:25:00Z" w:initials="DD">
    <w:p w14:paraId="185A1598" w14:textId="77777777" w:rsidR="0030458A" w:rsidRDefault="0030458A">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30458A" w:rsidRDefault="0030458A">
      <w:pPr>
        <w:pStyle w:val="ae"/>
      </w:pPr>
    </w:p>
  </w:comment>
  <w:comment w:id="65" w:author="Daniel Danan" w:date="2019-03-06T13:33:00Z" w:initials="DD">
    <w:p w14:paraId="6F41CAB2" w14:textId="77777777" w:rsidR="0030458A" w:rsidRDefault="0030458A">
      <w:pPr>
        <w:pStyle w:val="ae"/>
        <w:rPr>
          <w:rtl/>
        </w:rPr>
      </w:pPr>
      <w:r>
        <w:rPr>
          <w:rStyle w:val="ad"/>
        </w:rPr>
        <w:annotationRef/>
      </w:r>
      <w:r>
        <w:rPr>
          <w:rFonts w:hint="cs"/>
          <w:rtl/>
        </w:rPr>
        <w:t>אולי כדאי להוסיף קצת על הקמת השרת וקביעת הפורט וכו'</w:t>
      </w:r>
    </w:p>
    <w:p w14:paraId="7D623DFB" w14:textId="77777777" w:rsidR="0030458A" w:rsidRDefault="0030458A">
      <w:pPr>
        <w:pStyle w:val="ae"/>
        <w:rPr>
          <w:rtl/>
        </w:rPr>
      </w:pPr>
    </w:p>
    <w:p w14:paraId="562092E0" w14:textId="77777777" w:rsidR="0030458A" w:rsidRDefault="0030458A">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0458A" w:rsidRDefault="0030458A">
      <w:pPr>
        <w:pStyle w:val="ae"/>
      </w:pPr>
      <w:r>
        <w:rPr>
          <w:rFonts w:hint="cs"/>
          <w:rtl/>
        </w:rPr>
        <w:t>-צריך איפשהו להכניס את ה</w:t>
      </w:r>
      <w:r>
        <w:t xml:space="preserve"> SQLinjection</w:t>
      </w:r>
    </w:p>
  </w:comment>
  <w:comment w:id="122" w:author="Daniel Danan" w:date="2019-03-06T13:37:00Z" w:initials="DD">
    <w:p w14:paraId="4B2AE649" w14:textId="67151C8E" w:rsidR="0030458A" w:rsidRDefault="0030458A">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4968C8" w14:textId="77777777" w:rsidR="007442D1" w:rsidRDefault="007442D1" w:rsidP="001159A7">
      <w:pPr>
        <w:spacing w:after="0" w:line="240" w:lineRule="auto"/>
      </w:pPr>
      <w:r>
        <w:separator/>
      </w:r>
    </w:p>
  </w:endnote>
  <w:endnote w:type="continuationSeparator" w:id="0">
    <w:p w14:paraId="4FD8C14B" w14:textId="77777777" w:rsidR="007442D1" w:rsidRDefault="007442D1" w:rsidP="001159A7">
      <w:pPr>
        <w:spacing w:after="0" w:line="240" w:lineRule="auto"/>
      </w:pPr>
      <w:r>
        <w:continuationSeparator/>
      </w:r>
    </w:p>
  </w:endnote>
  <w:endnote w:type="continuationNotice" w:id="1">
    <w:p w14:paraId="3CDE620D" w14:textId="77777777" w:rsidR="007442D1" w:rsidRDefault="007442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CCD845" w14:textId="77777777" w:rsidR="007442D1" w:rsidRDefault="007442D1" w:rsidP="001159A7">
      <w:pPr>
        <w:spacing w:after="0" w:line="240" w:lineRule="auto"/>
      </w:pPr>
      <w:r>
        <w:separator/>
      </w:r>
    </w:p>
  </w:footnote>
  <w:footnote w:type="continuationSeparator" w:id="0">
    <w:p w14:paraId="5026DF30" w14:textId="77777777" w:rsidR="007442D1" w:rsidRDefault="007442D1" w:rsidP="001159A7">
      <w:pPr>
        <w:spacing w:after="0" w:line="240" w:lineRule="auto"/>
      </w:pPr>
      <w:r>
        <w:continuationSeparator/>
      </w:r>
    </w:p>
  </w:footnote>
  <w:footnote w:type="continuationNotice" w:id="1">
    <w:p w14:paraId="70964405" w14:textId="77777777" w:rsidR="007442D1" w:rsidRDefault="007442D1">
      <w:pPr>
        <w:spacing w:after="0" w:line="240" w:lineRule="auto"/>
      </w:pPr>
    </w:p>
  </w:footnote>
  <w:footnote w:id="2">
    <w:p w14:paraId="1B069D74" w14:textId="1B35D988" w:rsidR="0030458A" w:rsidRDefault="0030458A">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0458A" w:rsidRPr="008C034B" w:rsidRDefault="0030458A"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0458A" w:rsidRDefault="0030458A" w:rsidP="008C034B">
      <w:pPr>
        <w:pStyle w:val="a7"/>
        <w:rPr>
          <w:rFonts w:cstheme="minorHAnsi" w:hint="cs"/>
          <w:sz w:val="24"/>
          <w:szCs w:val="24"/>
          <w:rtl/>
        </w:rPr>
      </w:pPr>
      <w:r w:rsidRPr="00AD28E9">
        <w:rPr>
          <w:rFonts w:cstheme="minorHAnsi"/>
          <w:sz w:val="24"/>
          <w:szCs w:val="24"/>
        </w:rPr>
        <w:t xml:space="preserve"> </w:t>
      </w:r>
    </w:p>
    <w:p w14:paraId="3427BFD6" w14:textId="77777777" w:rsidR="0030458A" w:rsidRPr="008C034B" w:rsidRDefault="007442D1" w:rsidP="008C034B">
      <w:pPr>
        <w:pStyle w:val="a7"/>
        <w:rPr>
          <w:rStyle w:val="Hyperlink"/>
          <w:sz w:val="16"/>
          <w:szCs w:val="16"/>
        </w:rPr>
      </w:pPr>
      <w:hyperlink r:id="rId2" w:history="1">
        <w:r w:rsidR="0030458A" w:rsidRPr="008C034B">
          <w:rPr>
            <w:rStyle w:val="Hyperlink"/>
            <w:rFonts w:cstheme="minorHAnsi"/>
            <w:sz w:val="16"/>
            <w:szCs w:val="16"/>
          </w:rPr>
          <w:t>https://en.wikipedia.org/wiki/Client%E2%80%93server_model</w:t>
        </w:r>
      </w:hyperlink>
      <w:r w:rsidR="0030458A" w:rsidRPr="008C034B">
        <w:rPr>
          <w:rStyle w:val="Hyperlink"/>
          <w:sz w:val="16"/>
          <w:szCs w:val="16"/>
        </w:rPr>
        <w:t xml:space="preserve"> </w:t>
      </w:r>
    </w:p>
    <w:p w14:paraId="73F734CE" w14:textId="77777777" w:rsidR="0030458A" w:rsidRDefault="0030458A" w:rsidP="008C034B">
      <w:pPr>
        <w:pStyle w:val="a7"/>
        <w:rPr>
          <w:rFonts w:cstheme="minorHAnsi" w:hint="cs"/>
          <w:sz w:val="24"/>
          <w:szCs w:val="24"/>
        </w:rPr>
      </w:pPr>
    </w:p>
    <w:p w14:paraId="6DB1A849" w14:textId="77777777" w:rsidR="0030458A" w:rsidRDefault="007442D1" w:rsidP="008C034B">
      <w:pPr>
        <w:pStyle w:val="a7"/>
        <w:rPr>
          <w:rFonts w:cstheme="minorHAnsi"/>
          <w:sz w:val="24"/>
          <w:szCs w:val="24"/>
        </w:rPr>
      </w:pPr>
      <w:hyperlink r:id="rId3" w:history="1">
        <w:r w:rsidR="0030458A" w:rsidRPr="008C034B">
          <w:rPr>
            <w:rStyle w:val="Hyperlink"/>
            <w:rFonts w:cstheme="minorHAnsi"/>
            <w:sz w:val="16"/>
            <w:szCs w:val="16"/>
          </w:rPr>
          <w:t>http://webmaster.org.il/articles/how-does-server-side-works</w:t>
        </w:r>
      </w:hyperlink>
      <w:r w:rsidR="0030458A" w:rsidRPr="00AD28E9">
        <w:rPr>
          <w:rFonts w:cstheme="minorHAnsi"/>
          <w:sz w:val="24"/>
          <w:szCs w:val="24"/>
        </w:rPr>
        <w:t xml:space="preserve"> </w:t>
      </w:r>
    </w:p>
    <w:p w14:paraId="5391F679" w14:textId="77777777" w:rsidR="0030458A" w:rsidRDefault="0030458A" w:rsidP="008C034B">
      <w:pPr>
        <w:pStyle w:val="a7"/>
        <w:rPr>
          <w:rFonts w:cstheme="minorHAnsi" w:hint="cs"/>
          <w:sz w:val="24"/>
          <w:szCs w:val="24"/>
        </w:rPr>
      </w:pPr>
    </w:p>
    <w:p w14:paraId="21A966D6" w14:textId="77777777" w:rsidR="0030458A" w:rsidRPr="008C034B" w:rsidRDefault="007442D1" w:rsidP="008C034B">
      <w:pPr>
        <w:pStyle w:val="a7"/>
        <w:rPr>
          <w:rStyle w:val="Hyperlink"/>
          <w:sz w:val="16"/>
          <w:szCs w:val="16"/>
        </w:rPr>
      </w:pPr>
      <w:hyperlink r:id="rId4" w:history="1">
        <w:r w:rsidR="0030458A" w:rsidRPr="008C034B">
          <w:rPr>
            <w:rStyle w:val="Hyperlink"/>
            <w:rFonts w:cstheme="minorHAnsi"/>
            <w:sz w:val="16"/>
            <w:szCs w:val="16"/>
          </w:rPr>
          <w:t>https://en.wikipedia.org/wiki/Client-side</w:t>
        </w:r>
      </w:hyperlink>
    </w:p>
    <w:p w14:paraId="7ADAE246" w14:textId="77777777" w:rsidR="0030458A" w:rsidRPr="008C034B" w:rsidRDefault="007442D1" w:rsidP="008C034B">
      <w:pPr>
        <w:pStyle w:val="a7"/>
        <w:rPr>
          <w:rStyle w:val="Hyperlink"/>
          <w:sz w:val="16"/>
          <w:szCs w:val="16"/>
          <w:rtl/>
        </w:rPr>
      </w:pPr>
      <w:hyperlink r:id="rId5" w:history="1">
        <w:r w:rsidR="0030458A" w:rsidRPr="008C034B">
          <w:rPr>
            <w:rStyle w:val="Hyperlink"/>
            <w:rFonts w:cstheme="minorHAnsi"/>
            <w:sz w:val="16"/>
            <w:szCs w:val="16"/>
          </w:rPr>
          <w:t>https://skillcrush.com/2012/07/30/client-side-vs-server-side/</w:t>
        </w:r>
      </w:hyperlink>
    </w:p>
    <w:p w14:paraId="3A27A306" w14:textId="77777777" w:rsidR="0030458A" w:rsidRDefault="0030458A" w:rsidP="008C034B">
      <w:pPr>
        <w:pStyle w:val="a7"/>
        <w:bidi w:val="0"/>
        <w:rPr>
          <w:rFonts w:cstheme="minorHAnsi"/>
          <w:sz w:val="24"/>
          <w:szCs w:val="24"/>
        </w:rPr>
      </w:pPr>
    </w:p>
    <w:p w14:paraId="0FBF6925" w14:textId="2B76D8AC" w:rsidR="0030458A" w:rsidRPr="008C034B" w:rsidRDefault="0030458A" w:rsidP="008C034B">
      <w:pPr>
        <w:pStyle w:val="a9"/>
        <w:rPr>
          <w:rFonts w:hint="cs"/>
          <w:rtl/>
        </w:rPr>
      </w:pPr>
    </w:p>
  </w:footnote>
  <w:footnote w:id="4">
    <w:p w14:paraId="76FE61A1" w14:textId="77777777" w:rsidR="0030458A" w:rsidRDefault="0030458A"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0458A" w:rsidRDefault="0030458A"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0458A" w:rsidRDefault="0030458A">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0458A" w:rsidRDefault="007442D1" w:rsidP="0050249D">
      <w:pPr>
        <w:pStyle w:val="a9"/>
      </w:pPr>
      <w:hyperlink r:id="rId9" w:history="1">
        <w:r w:rsidR="0030458A" w:rsidRPr="007F0DA5">
          <w:rPr>
            <w:rStyle w:val="Hyperlink"/>
          </w:rPr>
          <w:t>https://www.naya-college.co.il/%D7%9E%D7%94-%D7%96%D7%94-tableau</w:t>
        </w:r>
        <w:r w:rsidR="0030458A" w:rsidRPr="007F0DA5">
          <w:rPr>
            <w:rStyle w:val="Hyperlink"/>
            <w:rFonts w:cs="Arial"/>
            <w:rtl/>
          </w:rPr>
          <w:t>/</w:t>
        </w:r>
      </w:hyperlink>
    </w:p>
  </w:footnote>
  <w:footnote w:id="7">
    <w:p w14:paraId="2A23D739" w14:textId="77777777" w:rsidR="0030458A" w:rsidRPr="00EF5872" w:rsidRDefault="0030458A"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0458A" w:rsidRDefault="007442D1" w:rsidP="0063082E">
      <w:pPr>
        <w:pStyle w:val="a9"/>
        <w:rPr>
          <w:rtl/>
        </w:rPr>
      </w:pPr>
      <w:hyperlink r:id="rId11" w:history="1">
        <w:r w:rsidR="0030458A" w:rsidRPr="00EF5872">
          <w:rPr>
            <w:rStyle w:val="Hyperlink"/>
          </w:rPr>
          <w:t>https://skillcrush.com/2012/04/05/javascript/</w:t>
        </w:r>
      </w:hyperlink>
    </w:p>
    <w:p w14:paraId="1F487652" w14:textId="26D36593" w:rsidR="0030458A" w:rsidRPr="00EF5872" w:rsidRDefault="007442D1" w:rsidP="00A975FB">
      <w:pPr>
        <w:pStyle w:val="a9"/>
        <w:rPr>
          <w:rtl/>
        </w:rPr>
      </w:pPr>
      <w:hyperlink r:id="rId12" w:history="1">
        <w:r w:rsidR="0030458A" w:rsidRPr="005F1518">
          <w:rPr>
            <w:rStyle w:val="Hyperlink"/>
          </w:rPr>
          <w:t>https://internet-israel.com/category/%D7%9E%D7%93%D7%A8%D7%99%D7%9B%D7%99%D7%9D/node-js-%D7%9E%D7%93%D7%A8%D7%99%D7%9B%D7%99%D7%9D</w:t>
        </w:r>
        <w:r w:rsidR="0030458A" w:rsidRPr="005F1518">
          <w:rPr>
            <w:rStyle w:val="Hyperlink"/>
            <w:rFonts w:cs="Arial"/>
            <w:rtl/>
          </w:rPr>
          <w:t>/</w:t>
        </w:r>
      </w:hyperlink>
    </w:p>
    <w:p w14:paraId="0EC14788" w14:textId="77777777" w:rsidR="0030458A" w:rsidRDefault="0030458A" w:rsidP="0063082E">
      <w:pPr>
        <w:pStyle w:val="a9"/>
        <w:rPr>
          <w:rtl/>
        </w:rPr>
      </w:pPr>
    </w:p>
  </w:footnote>
  <w:footnote w:id="8">
    <w:p w14:paraId="2D32A84F" w14:textId="77777777" w:rsidR="0030458A" w:rsidRPr="008C034B" w:rsidRDefault="0030458A"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0458A" w:rsidRDefault="007442D1" w:rsidP="008C034B">
      <w:pPr>
        <w:pStyle w:val="a9"/>
        <w:rPr>
          <w:rtl/>
        </w:rPr>
      </w:pPr>
      <w:hyperlink r:id="rId14" w:history="1">
        <w:r w:rsidR="0030458A" w:rsidRPr="008C034B">
          <w:rPr>
            <w:rStyle w:val="Hyperlink"/>
          </w:rPr>
          <w:t>http://meta-pa.blogspot.com/2017/08/firebase.html</w:t>
        </w:r>
      </w:hyperlink>
    </w:p>
  </w:footnote>
  <w:footnote w:id="9">
    <w:p w14:paraId="70FCAFE5" w14:textId="7656852A" w:rsidR="0030458A" w:rsidRDefault="0030458A">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0458A" w:rsidRDefault="007442D1">
      <w:pPr>
        <w:pStyle w:val="a9"/>
        <w:rPr>
          <w:rFonts w:cs="Arial"/>
          <w:rtl/>
        </w:rPr>
      </w:pPr>
      <w:hyperlink r:id="rId16" w:history="1">
        <w:r w:rsidR="0030458A" w:rsidRPr="001A037D">
          <w:rPr>
            <w:rStyle w:val="Hyperlink"/>
          </w:rPr>
          <w:t>https://aws.amazon.com/rds</w:t>
        </w:r>
        <w:r w:rsidR="0030458A" w:rsidRPr="001A037D">
          <w:rPr>
            <w:rStyle w:val="Hyperlink"/>
            <w:rFonts w:cs="Arial"/>
            <w:rtl/>
          </w:rPr>
          <w:t>/</w:t>
        </w:r>
      </w:hyperlink>
    </w:p>
    <w:p w14:paraId="7846D0A4" w14:textId="4601FE1E" w:rsidR="0030458A" w:rsidRDefault="007442D1">
      <w:pPr>
        <w:pStyle w:val="a9"/>
        <w:rPr>
          <w:rtl/>
        </w:rPr>
      </w:pPr>
      <w:hyperlink r:id="rId17" w:history="1">
        <w:r w:rsidR="0030458A" w:rsidRPr="001A037D">
          <w:rPr>
            <w:rStyle w:val="Hyperlink"/>
          </w:rPr>
          <w:t>https://he.wikipedia.org/wiki/Amazon_Web_Services</w:t>
        </w:r>
      </w:hyperlink>
    </w:p>
    <w:p w14:paraId="35B9E369" w14:textId="24B41914" w:rsidR="0030458A" w:rsidRDefault="007442D1">
      <w:pPr>
        <w:pStyle w:val="a9"/>
        <w:rPr>
          <w:rFonts w:cs="Arial"/>
          <w:rtl/>
        </w:rPr>
      </w:pPr>
      <w:hyperlink r:id="rId18" w:history="1">
        <w:r w:rsidR="0030458A" w:rsidRPr="001A037D">
          <w:rPr>
            <w:rStyle w:val="Hyperlink"/>
          </w:rPr>
          <w:t>https://dapps.co.il/%D7%A9%D7%99%D7%A8%D7%95%D7%AA%D7%99-%D7%94%D7%A2%D7%A0%D7%9F-%D7%A9%D7%9C-amazon-%D7%A9%D7%90%D7%AA%D7%9D-%D7%97%D7%99%D7%99%D7%91%D7%99%D7%9D-%D7%9C%D7%94%D7%9B%D7%99%D7%A8-%D7%95%D7%93%D7%A8%D7%9B</w:t>
        </w:r>
        <w:r w:rsidR="0030458A" w:rsidRPr="001A037D">
          <w:rPr>
            <w:rStyle w:val="Hyperlink"/>
            <w:rFonts w:cs="Arial"/>
            <w:rtl/>
          </w:rPr>
          <w:t>/</w:t>
        </w:r>
      </w:hyperlink>
    </w:p>
    <w:p w14:paraId="4433AEC1" w14:textId="1FB750A7" w:rsidR="0030458A" w:rsidRDefault="007442D1" w:rsidP="0044541D">
      <w:pPr>
        <w:pStyle w:val="a9"/>
      </w:pPr>
      <w:hyperlink r:id="rId19" w:history="1">
        <w:r w:rsidR="0030458A" w:rsidRPr="001A037D">
          <w:rPr>
            <w:rStyle w:val="Hyperlink"/>
          </w:rPr>
          <w:t>https://www.matrix.co.il/About/Pages/amazon.aspx</w:t>
        </w:r>
      </w:hyperlink>
    </w:p>
  </w:footnote>
  <w:footnote w:id="10">
    <w:p w14:paraId="654A57C7" w14:textId="4DACE14E" w:rsidR="0030458A" w:rsidRDefault="0030458A"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0458A" w:rsidRPr="004B1B72" w:rsidRDefault="0030458A"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0458A" w:rsidRDefault="0030458A">
      <w:pPr>
        <w:pStyle w:val="a9"/>
      </w:pPr>
    </w:p>
  </w:footnote>
  <w:footnote w:id="12">
    <w:p w14:paraId="79133920" w14:textId="7AA901E0" w:rsidR="0030458A" w:rsidRPr="004B1B72" w:rsidRDefault="0030458A"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0458A" w:rsidRPr="004B1B72" w:rsidRDefault="007442D1" w:rsidP="004B1B72">
      <w:pPr>
        <w:pStyle w:val="a9"/>
        <w:rPr>
          <w:rtl/>
        </w:rPr>
      </w:pPr>
      <w:hyperlink r:id="rId23" w:history="1">
        <w:r w:rsidR="0030458A" w:rsidRPr="004B1B72">
          <w:rPr>
            <w:rStyle w:val="Hyperlink"/>
          </w:rPr>
          <w:t>https://business-excellence.co.il/blog/513-kanban-system</w:t>
        </w:r>
      </w:hyperlink>
    </w:p>
    <w:p w14:paraId="3B1CF46C" w14:textId="77777777" w:rsidR="0030458A" w:rsidRPr="004B1B72" w:rsidRDefault="007442D1" w:rsidP="004B1B72">
      <w:pPr>
        <w:pStyle w:val="a9"/>
      </w:pPr>
      <w:hyperlink r:id="rId24" w:history="1">
        <w:r w:rsidR="0030458A" w:rsidRPr="004B1B72">
          <w:rPr>
            <w:rStyle w:val="Hyperlink"/>
          </w:rPr>
          <w:t>https://he.wikipedia.org/wiki/%D7%A7%D7%A0%D7%91%D7%9F</w:t>
        </w:r>
      </w:hyperlink>
    </w:p>
    <w:p w14:paraId="60D99ADD" w14:textId="77777777" w:rsidR="0030458A" w:rsidRPr="004B1B72" w:rsidRDefault="007442D1" w:rsidP="004B1B72">
      <w:pPr>
        <w:pStyle w:val="a9"/>
      </w:pPr>
      <w:hyperlink r:id="rId25" w:history="1">
        <w:r w:rsidR="0030458A" w:rsidRPr="004B1B72">
          <w:rPr>
            <w:rStyle w:val="Hyperlink"/>
          </w:rPr>
          <w:t>https://en.wikipedia.org/wiki/Kanban_(development</w:t>
        </w:r>
        <w:r w:rsidR="0030458A" w:rsidRPr="004B1B72">
          <w:rPr>
            <w:rStyle w:val="Hyperlink"/>
            <w:rtl/>
          </w:rPr>
          <w:t>)</w:t>
        </w:r>
      </w:hyperlink>
    </w:p>
    <w:p w14:paraId="754F8C28" w14:textId="0D1B49E5" w:rsidR="0030458A" w:rsidRPr="004B1B72" w:rsidRDefault="0030458A">
      <w:pPr>
        <w:pStyle w:val="a9"/>
        <w:rPr>
          <w:rtl/>
        </w:rPr>
      </w:pPr>
    </w:p>
  </w:footnote>
  <w:footnote w:id="13">
    <w:p w14:paraId="305230B7" w14:textId="77777777" w:rsidR="0030458A" w:rsidRPr="004B1B72" w:rsidRDefault="0030458A"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0458A" w:rsidRPr="004B1B72" w:rsidRDefault="007442D1" w:rsidP="004B1B72">
      <w:pPr>
        <w:pStyle w:val="a9"/>
        <w:rPr>
          <w:rtl/>
        </w:rPr>
      </w:pPr>
      <w:hyperlink r:id="rId27" w:history="1">
        <w:r w:rsidR="0030458A"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0458A" w:rsidRDefault="0030458A">
      <w:pPr>
        <w:pStyle w:val="a9"/>
        <w:rPr>
          <w:rtl/>
        </w:rPr>
      </w:pPr>
    </w:p>
  </w:footnote>
  <w:footnote w:id="14">
    <w:p w14:paraId="2918ED1A" w14:textId="77777777" w:rsidR="0030458A" w:rsidRDefault="0030458A"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0458A" w:rsidRPr="00EF5872" w:rsidRDefault="0030458A"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0458A" w:rsidRPr="00EF5872" w:rsidRDefault="007442D1" w:rsidP="0034470A">
      <w:pPr>
        <w:pStyle w:val="a9"/>
        <w:rPr>
          <w:rtl/>
        </w:rPr>
      </w:pPr>
      <w:hyperlink r:id="rId29" w:history="1">
        <w:r w:rsidR="0030458A" w:rsidRPr="00EF5872">
          <w:rPr>
            <w:rStyle w:val="Hyperlink"/>
          </w:rPr>
          <w:t>https://en.wikipedia.org/wiki/Database</w:t>
        </w:r>
      </w:hyperlink>
    </w:p>
    <w:p w14:paraId="78C52AD1" w14:textId="77777777" w:rsidR="0030458A" w:rsidRPr="00EF5872" w:rsidRDefault="007442D1" w:rsidP="0034470A">
      <w:pPr>
        <w:pStyle w:val="a9"/>
        <w:rPr>
          <w:rtl/>
        </w:rPr>
      </w:pPr>
      <w:hyperlink r:id="rId30" w:history="1">
        <w:r w:rsidR="0030458A" w:rsidRPr="00EF5872">
          <w:rPr>
            <w:rStyle w:val="Hyperlink"/>
          </w:rPr>
          <w:t>https://searchsqlserver.techtarget.com/definition/database</w:t>
        </w:r>
      </w:hyperlink>
    </w:p>
  </w:footnote>
  <w:footnote w:id="16">
    <w:p w14:paraId="397A717C" w14:textId="77777777" w:rsidR="0030458A" w:rsidRPr="00EF5872" w:rsidRDefault="0030458A"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0458A" w:rsidRPr="00EF5872" w:rsidRDefault="0030458A" w:rsidP="0034470A">
      <w:pPr>
        <w:pStyle w:val="a9"/>
        <w:rPr>
          <w:rtl/>
        </w:rPr>
      </w:pPr>
    </w:p>
  </w:footnote>
  <w:footnote w:id="17">
    <w:p w14:paraId="2FFA2AAA" w14:textId="1241178E" w:rsidR="0030458A" w:rsidRDefault="0030458A">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0458A" w:rsidRDefault="007442D1" w:rsidP="002658C5">
      <w:pPr>
        <w:pStyle w:val="a9"/>
        <w:rPr>
          <w:rtl/>
        </w:rPr>
      </w:pPr>
      <w:hyperlink r:id="rId33" w:history="1">
        <w:r w:rsidR="0030458A" w:rsidRPr="005F1518">
          <w:rPr>
            <w:rStyle w:val="Hyperlink"/>
          </w:rPr>
          <w:t>https://he.wikipedia.org/wiki/JSON</w:t>
        </w:r>
      </w:hyperlink>
    </w:p>
  </w:footnote>
  <w:footnote w:id="18">
    <w:p w14:paraId="7B91995F" w14:textId="029F3895" w:rsidR="0030458A" w:rsidRDefault="0030458A">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0458A" w:rsidRDefault="007442D1">
      <w:pPr>
        <w:pStyle w:val="a9"/>
        <w:rPr>
          <w:rtl/>
        </w:rPr>
      </w:pPr>
      <w:hyperlink r:id="rId35" w:history="1">
        <w:r w:rsidR="0030458A" w:rsidRPr="007F0DA5">
          <w:rPr>
            <w:rStyle w:val="Hyperlink"/>
          </w:rPr>
          <w:t>https://he.wikipedia.org/wiki/Hypertext_Transfer_Protocol</w:t>
        </w:r>
      </w:hyperlink>
    </w:p>
    <w:p w14:paraId="78C2A11A" w14:textId="77777777" w:rsidR="0030458A" w:rsidRDefault="0030458A">
      <w:pPr>
        <w:pStyle w:val="a9"/>
      </w:pPr>
    </w:p>
  </w:footnote>
  <w:footnote w:id="19">
    <w:p w14:paraId="12DACEFE" w14:textId="534E9DEA" w:rsidR="0030458A" w:rsidRPr="00EF5872" w:rsidRDefault="0030458A"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0458A" w:rsidRPr="00EF5872" w:rsidRDefault="007442D1" w:rsidP="00EF5872">
      <w:pPr>
        <w:pStyle w:val="a9"/>
        <w:rPr>
          <w:rtl/>
        </w:rPr>
      </w:pPr>
      <w:hyperlink r:id="rId37" w:history="1">
        <w:r w:rsidR="0030458A" w:rsidRPr="00EF5872">
          <w:rPr>
            <w:rStyle w:val="Hyperlink"/>
          </w:rPr>
          <w:t>https://skillcrush.com/2012/04/05/javascript/</w:t>
        </w:r>
      </w:hyperlink>
    </w:p>
    <w:p w14:paraId="11731A83" w14:textId="55B00C57" w:rsidR="0030458A" w:rsidRDefault="0030458A">
      <w:pPr>
        <w:pStyle w:val="a9"/>
        <w:rPr>
          <w:rtl/>
        </w:rPr>
      </w:pPr>
    </w:p>
  </w:footnote>
  <w:footnote w:id="20">
    <w:p w14:paraId="6E831595" w14:textId="77777777" w:rsidR="0030458A" w:rsidRPr="004B1B72" w:rsidRDefault="0030458A"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0458A" w:rsidRPr="004B1B72" w:rsidRDefault="007442D1" w:rsidP="004B1B72">
      <w:pPr>
        <w:pStyle w:val="a9"/>
      </w:pPr>
      <w:hyperlink r:id="rId39" w:history="1">
        <w:r w:rsidR="0030458A" w:rsidRPr="004B1B72">
          <w:rPr>
            <w:rStyle w:val="Hyperlink"/>
          </w:rPr>
          <w:t>https://www.w3schools.com/html/html_intro.asp</w:t>
        </w:r>
      </w:hyperlink>
    </w:p>
    <w:p w14:paraId="5372C4BA" w14:textId="044117E0" w:rsidR="0030458A" w:rsidRPr="004B1B72" w:rsidRDefault="0030458A">
      <w:pPr>
        <w:pStyle w:val="a9"/>
        <w:rPr>
          <w:rtl/>
        </w:rPr>
      </w:pPr>
    </w:p>
  </w:footnote>
  <w:footnote w:id="21">
    <w:p w14:paraId="542B72A1" w14:textId="11945E71" w:rsidR="0030458A" w:rsidRDefault="0030458A"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30458A" w:rsidRPr="00293FA2" w:rsidRDefault="0030458A">
      <w:pPr>
        <w:pStyle w:val="a9"/>
        <w:rPr>
          <w:rtl/>
        </w:rPr>
      </w:pPr>
      <w:ins w:id="86" w:author="גמליאל" w:date="2019-03-23T21:37:00Z">
        <w:r>
          <w:rPr>
            <w:rStyle w:val="ab"/>
          </w:rPr>
          <w:footnoteRef/>
        </w:r>
        <w:r>
          <w:rPr>
            <w:rtl/>
          </w:rPr>
          <w:t xml:space="preserve"> </w:t>
        </w:r>
      </w:ins>
      <w:ins w:id="87"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 xml:space="preserve">מנסה להקצות ציוני סיכון לפגיעויות, ומאפשר לאנשי אבטחה לתעדף תגובות ומשאבים בהתאם לאיום. </w:t>
        </w:r>
        <w:r>
          <w:rPr>
            <w:rFonts w:ascii="Arial" w:hAnsi="Arial" w:cs="Arial"/>
            <w:color w:val="222222"/>
            <w:sz w:val="21"/>
            <w:szCs w:val="21"/>
            <w:shd w:val="clear" w:color="auto" w:fill="FFFFFF"/>
            <w:rtl/>
          </w:rPr>
          <w:t>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w:t>
        </w:r>
        <w:proofErr w:type="spellStart"/>
        <w:r>
          <w:rPr>
            <w:rFonts w:hint="cs"/>
            <w:rtl/>
          </w:rPr>
          <w:t>בויקיפדיה</w:t>
        </w:r>
        <w:proofErr w:type="spellEnd"/>
        <w:r>
          <w:rPr>
            <w:rFonts w:hint="cs"/>
            <w:rtl/>
          </w:rPr>
          <w:t xml:space="preserve"> </w:t>
        </w:r>
      </w:ins>
      <w:ins w:id="88" w:author="גמליאל" w:date="2019-03-23T21:55:00Z">
        <w:r>
          <w:rPr>
            <w:rFonts w:hint="cs"/>
            <w:rtl/>
          </w:rPr>
          <w:t>במיוחד בשבילנו</w:t>
        </w:r>
      </w:ins>
    </w:p>
  </w:footnote>
  <w:footnote w:id="23">
    <w:p w14:paraId="7D9A47E4" w14:textId="795B9DD7" w:rsidR="0030458A" w:rsidRDefault="0030458A">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0458A" w:rsidRDefault="0030458A">
      <w:pPr>
        <w:pStyle w:val="a9"/>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0458A" w:rsidRDefault="0030458A">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6">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4"/>
  </w:num>
  <w:num w:numId="8">
    <w:abstractNumId w:val="0"/>
  </w:num>
  <w:num w:numId="9">
    <w:abstractNumId w:val="2"/>
  </w:num>
  <w:num w:numId="10">
    <w:abstractNumId w:val="15"/>
  </w:num>
  <w:num w:numId="11">
    <w:abstractNumId w:val="12"/>
  </w:num>
  <w:num w:numId="12">
    <w:abstractNumId w:val="6"/>
  </w:num>
  <w:num w:numId="13">
    <w:abstractNumId w:val="16"/>
  </w:num>
  <w:num w:numId="14">
    <w:abstractNumId w:val="9"/>
  </w:num>
  <w:num w:numId="15">
    <w:abstractNumId w:val="3"/>
  </w:num>
  <w:num w:numId="16">
    <w:abstractNumId w:val="8"/>
  </w:num>
  <w:num w:numId="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4667"/>
    <w:rsid w:val="00016530"/>
    <w:rsid w:val="00020D77"/>
    <w:rsid w:val="00024D02"/>
    <w:rsid w:val="000375E3"/>
    <w:rsid w:val="000424A4"/>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7758"/>
    <w:rsid w:val="00136424"/>
    <w:rsid w:val="001401A2"/>
    <w:rsid w:val="0014167A"/>
    <w:rsid w:val="001418AF"/>
    <w:rsid w:val="00146BCB"/>
    <w:rsid w:val="00156F05"/>
    <w:rsid w:val="00166E0F"/>
    <w:rsid w:val="00174DE4"/>
    <w:rsid w:val="00175BD2"/>
    <w:rsid w:val="00180D99"/>
    <w:rsid w:val="00181B61"/>
    <w:rsid w:val="00183C8E"/>
    <w:rsid w:val="001927A6"/>
    <w:rsid w:val="001B0D62"/>
    <w:rsid w:val="001B1F76"/>
    <w:rsid w:val="001B2552"/>
    <w:rsid w:val="001C0F08"/>
    <w:rsid w:val="001C7332"/>
    <w:rsid w:val="001D24E8"/>
    <w:rsid w:val="001D6024"/>
    <w:rsid w:val="001E1C50"/>
    <w:rsid w:val="001F667E"/>
    <w:rsid w:val="00201C55"/>
    <w:rsid w:val="00204FEA"/>
    <w:rsid w:val="002072E1"/>
    <w:rsid w:val="00215534"/>
    <w:rsid w:val="00220AB6"/>
    <w:rsid w:val="00232D88"/>
    <w:rsid w:val="00241358"/>
    <w:rsid w:val="0024592F"/>
    <w:rsid w:val="00245EAA"/>
    <w:rsid w:val="00246455"/>
    <w:rsid w:val="00246B83"/>
    <w:rsid w:val="00246BDA"/>
    <w:rsid w:val="00250DA7"/>
    <w:rsid w:val="00253B28"/>
    <w:rsid w:val="00260323"/>
    <w:rsid w:val="002658C5"/>
    <w:rsid w:val="00277B47"/>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7EDF"/>
    <w:rsid w:val="0037221B"/>
    <w:rsid w:val="00381453"/>
    <w:rsid w:val="00385BAB"/>
    <w:rsid w:val="003923A4"/>
    <w:rsid w:val="00395DFE"/>
    <w:rsid w:val="003A2DBF"/>
    <w:rsid w:val="003A41F2"/>
    <w:rsid w:val="003B044E"/>
    <w:rsid w:val="003D2C06"/>
    <w:rsid w:val="003D474C"/>
    <w:rsid w:val="003E30A4"/>
    <w:rsid w:val="003E698D"/>
    <w:rsid w:val="0040150A"/>
    <w:rsid w:val="00412B11"/>
    <w:rsid w:val="004231CE"/>
    <w:rsid w:val="00424F66"/>
    <w:rsid w:val="004265E7"/>
    <w:rsid w:val="00427C70"/>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B22E3"/>
    <w:rsid w:val="005D2A54"/>
    <w:rsid w:val="005D5ED2"/>
    <w:rsid w:val="005E6597"/>
    <w:rsid w:val="00606274"/>
    <w:rsid w:val="0062028B"/>
    <w:rsid w:val="006217F6"/>
    <w:rsid w:val="0062206D"/>
    <w:rsid w:val="00626CA1"/>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442D1"/>
    <w:rsid w:val="00751AEF"/>
    <w:rsid w:val="007564B3"/>
    <w:rsid w:val="00757ADD"/>
    <w:rsid w:val="0076200D"/>
    <w:rsid w:val="00774483"/>
    <w:rsid w:val="007847CA"/>
    <w:rsid w:val="00787D4B"/>
    <w:rsid w:val="007944C1"/>
    <w:rsid w:val="007B151F"/>
    <w:rsid w:val="007B28A3"/>
    <w:rsid w:val="007B3DA7"/>
    <w:rsid w:val="007C4E32"/>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723D"/>
    <w:rsid w:val="008276B1"/>
    <w:rsid w:val="008300B1"/>
    <w:rsid w:val="008310F1"/>
    <w:rsid w:val="00840A0B"/>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57A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63E3"/>
    <w:rsid w:val="00976FED"/>
    <w:rsid w:val="00983F1A"/>
    <w:rsid w:val="00992825"/>
    <w:rsid w:val="00992C55"/>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5ABF"/>
    <w:rsid w:val="00B8058E"/>
    <w:rsid w:val="00B825FD"/>
    <w:rsid w:val="00B839A1"/>
    <w:rsid w:val="00B86720"/>
    <w:rsid w:val="00B92D5F"/>
    <w:rsid w:val="00B92DD3"/>
    <w:rsid w:val="00BB1D79"/>
    <w:rsid w:val="00BB51FE"/>
    <w:rsid w:val="00BC10C3"/>
    <w:rsid w:val="00BC4956"/>
    <w:rsid w:val="00BD268D"/>
    <w:rsid w:val="00BD2E6E"/>
    <w:rsid w:val="00BE6C3E"/>
    <w:rsid w:val="00BF0334"/>
    <w:rsid w:val="00BF5410"/>
    <w:rsid w:val="00C013AB"/>
    <w:rsid w:val="00C05E3D"/>
    <w:rsid w:val="00C06233"/>
    <w:rsid w:val="00C226B2"/>
    <w:rsid w:val="00C30D80"/>
    <w:rsid w:val="00C368C4"/>
    <w:rsid w:val="00C44EF0"/>
    <w:rsid w:val="00C45700"/>
    <w:rsid w:val="00C500A4"/>
    <w:rsid w:val="00C52E05"/>
    <w:rsid w:val="00C64B98"/>
    <w:rsid w:val="00C83B51"/>
    <w:rsid w:val="00C87715"/>
    <w:rsid w:val="00C91B4A"/>
    <w:rsid w:val="00CB3BD2"/>
    <w:rsid w:val="00CB5F94"/>
    <w:rsid w:val="00CC23FA"/>
    <w:rsid w:val="00CC79EA"/>
    <w:rsid w:val="00CD25F9"/>
    <w:rsid w:val="00CD7833"/>
    <w:rsid w:val="00CE062A"/>
    <w:rsid w:val="00CE68A4"/>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1736"/>
    <w:rsid w:val="00DE1B9D"/>
    <w:rsid w:val="00DF1EF0"/>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3123"/>
    <w:rsid w:val="00EE02A9"/>
    <w:rsid w:val="00EE4FF5"/>
    <w:rsid w:val="00EF5872"/>
    <w:rsid w:val="00EF6FD1"/>
    <w:rsid w:val="00EF7AD0"/>
    <w:rsid w:val="00F003B5"/>
    <w:rsid w:val="00F01BDB"/>
    <w:rsid w:val="00F10C3B"/>
    <w:rsid w:val="00F13FDF"/>
    <w:rsid w:val="00F20BE8"/>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47" Type="http://schemas.openxmlformats.org/officeDocument/2006/relationships/hyperlink" Target="https://he.wikipedia.org/wiki/%D7%9E%D7%99%D7%9C%D7%94_%D7%A9%D7%9E%D7%95%D7%A8%D7%94" TargetMode="External"/><Relationship Id="rId63" Type="http://schemas.openxmlformats.org/officeDocument/2006/relationships/image" Target="media/image24.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6.png"/><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37" Type="http://schemas.openxmlformats.org/officeDocument/2006/relationships/hyperlink" Target="https://he.wikipedia.org/wiki/%D7%9E%D7%A4%D7%AA%D7%97_%D7%96%D7%A8" TargetMode="External"/><Relationship Id="rId53" Type="http://schemas.openxmlformats.org/officeDocument/2006/relationships/hyperlink" Target="https://he.wikipedia.org/wiki/%D7%A2%D7%99%D7%A6%D7%95%D7%91_%D7%AA%D7%95%D7%9B%D7%A0%D7%94" TargetMode="External"/><Relationship Id="rId58" Type="http://schemas.openxmlformats.org/officeDocument/2006/relationships/image" Target="media/image22.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settings" Target="settings.xml"/><Relationship Id="rId90" Type="http://schemas.openxmlformats.org/officeDocument/2006/relationships/hyperlink" Target="http://www.firebirdfaq.org/faq285/" TargetMode="External"/><Relationship Id="rId95" Type="http://schemas.openxmlformats.org/officeDocument/2006/relationships/header" Target="header1.xm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5.png"/><Relationship Id="rId69" Type="http://schemas.openxmlformats.org/officeDocument/2006/relationships/image" Target="media/image28.png"/><Relationship Id="rId80" Type="http://schemas.openxmlformats.org/officeDocument/2006/relationships/image" Target="media/image39.png"/><Relationship Id="rId85" Type="http://schemas.openxmlformats.org/officeDocument/2006/relationships/hyperlink" Target="https://stackoverflow.com/questions/14458160/while-replacing-using-regex-how-to-keep-a-part-of-matched-string" TargetMode="External"/><Relationship Id="rId3" Type="http://schemas.openxmlformats.org/officeDocument/2006/relationships/styles" Target="styles.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46" Type="http://schemas.openxmlformats.org/officeDocument/2006/relationships/hyperlink" Target="https://he.wikipedia.org/wiki/%D7%94%D7%96%D7%97%D7%94" TargetMode="External"/><Relationship Id="rId59" Type="http://schemas.openxmlformats.org/officeDocument/2006/relationships/hyperlink" Target="https://he.wikipedia.org/wiki/%D7%9E%D7%AA%D7%95%D7%93%D7%95%D7%9C%D7%95%D7%92%D7%99%D7%99%D7%AA_%D7%A4%D7%99%D7%AA%D7%95%D7%97_%D7%AA%D7%95%D7%9B%D7%A0%D7%94" TargetMode="External"/><Relationship Id="rId6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54" Type="http://schemas.openxmlformats.org/officeDocument/2006/relationships/hyperlink" Target="https://he.wikipedia.org/wiki/%D7%AA%D7%9B%D7%A0%D7%95%D7%AA" TargetMode="External"/><Relationship Id="rId62" Type="http://schemas.openxmlformats.org/officeDocument/2006/relationships/image" Target="media/image23.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5.png"/><Relationship Id="rId91" Type="http://schemas.openxmlformats.org/officeDocument/2006/relationships/image" Target="media/image4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he.wikipedia.org/wiki/%D7%9E%D7%A4%D7%AA%D7%97_%D7%A8%D7%90%D7%A9%D7%99" TargetMode="External"/><Relationship Id="rId49" Type="http://schemas.openxmlformats.org/officeDocument/2006/relationships/hyperlink" Target="http://www.methodacloud.com/content/pages/kit_agile/H_Guide.htm" TargetMode="External"/><Relationship Id="rId57" Type="http://schemas.openxmlformats.org/officeDocument/2006/relationships/hyperlink" Target="https://he.wikipedia.org/wiki/%D7%AA%D7%97%D7%96%D7%95%D7%A7%D7%AA_%D7%AA%D7%95%D7%9B%D7%A0%D7%94" TargetMode="External"/><Relationship Id="rId10" Type="http://schemas.openxmlformats.org/officeDocument/2006/relationships/image" Target="media/image2.emf"/><Relationship Id="rId31" Type="http://schemas.openxmlformats.org/officeDocument/2006/relationships/image" Target="media/image18.jpeg"/><Relationship Id="rId44" Type="http://schemas.openxmlformats.org/officeDocument/2006/relationships/hyperlink" Target="http://www.xn--7dbbqer5d.co.il/dreamweaver/css.html" TargetMode="External"/><Relationship Id="rId52" Type="http://schemas.openxmlformats.org/officeDocument/2006/relationships/hyperlink" Target="https://he.wikipedia.org/w/index.php?title=%D7%90%D7%99%D7%A1%D7%95%D7%A3_%D7%95%D7%A0%D7%99%D7%AA%D7%95%D7%97_%D7%93%D7%A8%D7%99%D7%A9%D7%95%D7%AA&amp;action=edit&amp;redlink=1" TargetMode="External"/><Relationship Id="rId60" Type="http://schemas.openxmlformats.org/officeDocument/2006/relationships/hyperlink" Target="http://www.methodacloud.com/content/pages/kit_agile/H_Guide.htm" TargetMode="External"/><Relationship Id="rId65" Type="http://schemas.openxmlformats.org/officeDocument/2006/relationships/image" Target="media/image26.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4.png"/><Relationship Id="rId94" Type="http://schemas.openxmlformats.org/officeDocument/2006/relationships/image" Target="media/image50.png"/><Relationship Id="rId99" Type="http://schemas.microsoft.com/office/2011/relationships/commentsExtended" Target="commentsExtended.xml"/><Relationship Id="rId101"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1%D7%93%D7%99%D7%A7%D7%95%D7%AA_%D7%AA%D7%95%D7%9B%D7%A0%D7%94" TargetMode="External"/><Relationship Id="rId76" Type="http://schemas.openxmlformats.org/officeDocument/2006/relationships/image" Target="media/image35.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hyperlink" Target="https://www.veracode.com/security/sql-injection" TargetMode="External"/><Relationship Id="rId87" Type="http://schemas.openxmlformats.org/officeDocument/2006/relationships/hyperlink" Target="https://stackoverflow.com/questions/38668477/firebase-invalid-json-data-or-key-values-key-values-can-t-contain-o"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6.png"/><Relationship Id="rId100"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1.png"/><Relationship Id="rId93" Type="http://schemas.openxmlformats.org/officeDocument/2006/relationships/image" Target="media/image49.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E54AE-D884-472D-90C6-3A8DBCB60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4417</TotalTime>
  <Pages>48</Pages>
  <Words>11402</Words>
  <Characters>57011</Characters>
  <Application>Microsoft Office Word</Application>
  <DocSecurity>0</DocSecurity>
  <Lines>475</Lines>
  <Paragraphs>136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45</cp:revision>
  <dcterms:created xsi:type="dcterms:W3CDTF">2019-03-21T20:43:00Z</dcterms:created>
  <dcterms:modified xsi:type="dcterms:W3CDTF">2019-03-27T12:28:00Z</dcterms:modified>
</cp:coreProperties>
</file>