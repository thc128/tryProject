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hint="cs"/>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hint="cs"/>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2FB499A" w:rsidR="00696807" w:rsidDel="002323DD" w:rsidRDefault="00696807" w:rsidP="0090232D">
      <w:pPr>
        <w:pStyle w:val="a7"/>
        <w:jc w:val="both"/>
        <w:rPr>
          <w:del w:id="36" w:author="גמליאל" w:date="2019-03-27T14:56:00Z"/>
          <w:rFonts w:cstheme="minorHAnsi" w:hint="cs"/>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hint="cs"/>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588456"/>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588457"/>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588458"/>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588459"/>
      <w:r>
        <w:rPr>
          <w:rFonts w:hint="cs"/>
          <w:rtl/>
        </w:rPr>
        <w:t>תכנון</w:t>
      </w:r>
      <w:bookmarkEnd w:id="63"/>
    </w:p>
    <w:p w14:paraId="3F207B9D" w14:textId="471F39A6" w:rsidR="00D47385" w:rsidRDefault="00C013AB" w:rsidP="0090232D">
      <w:pPr>
        <w:pStyle w:val="2"/>
        <w:jc w:val="both"/>
        <w:rPr>
          <w:rFonts w:hint="cs"/>
          <w:rtl/>
        </w:rPr>
      </w:pPr>
      <w:bookmarkStart w:id="64" w:name="_Toc4588460"/>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588461"/>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w:t>
      </w:r>
      <w:r>
        <w:rPr>
          <w:rFonts w:ascii="Arial" w:eastAsia="Times New Roman" w:hAnsi="Arial" w:cs="Arial" w:hint="cs"/>
          <w:color w:val="000000"/>
          <w:rtl/>
        </w:rPr>
        <w:t>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588462"/>
      <w:r>
        <w:rPr>
          <w:rFonts w:hint="cs"/>
          <w:rtl/>
        </w:rPr>
        <w:t xml:space="preserve">3.1.2 </w:t>
      </w:r>
      <w:commentRangeStart w:id="70"/>
      <w:commentRangeStart w:id="71"/>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commentRangeEnd w:id="71"/>
      <w:r w:rsidR="00ED2882">
        <w:rPr>
          <w:rStyle w:val="ad"/>
          <w:rFonts w:asciiTheme="minorHAnsi" w:eastAsiaTheme="minorHAnsi" w:hAnsiTheme="minorHAnsi" w:cstheme="minorBidi"/>
          <w:b w:val="0"/>
          <w:bCs w:val="0"/>
          <w:color w:val="auto"/>
          <w:rtl/>
        </w:rPr>
        <w:commentReference w:id="71"/>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3"/>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3"/>
      <w:r w:rsidR="00175B68">
        <w:rPr>
          <w:rStyle w:val="ad"/>
          <w:rtl/>
        </w:rPr>
        <w:commentReference w:id="73"/>
      </w:r>
      <w:r w:rsidRPr="005752E3">
        <w:rPr>
          <w:rFonts w:ascii="Arial" w:eastAsia="Times New Roman" w:hAnsi="Arial" w:cs="Arial"/>
          <w:color w:val="000000"/>
          <w:rtl/>
        </w:rPr>
        <w:t xml:space="preserve">. </w:t>
      </w:r>
      <w:commentRangeStart w:id="74"/>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4"/>
      <w:r w:rsidR="00175B68">
        <w:rPr>
          <w:rStyle w:val="ad"/>
          <w:rtl/>
        </w:rPr>
        <w:commentReference w:id="74"/>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5" w:name="_Toc4588464"/>
      <w:r>
        <w:rPr>
          <w:rFonts w:hint="cs"/>
          <w:rtl/>
        </w:rPr>
        <w:t xml:space="preserve">3.2 </w:t>
      </w:r>
      <w:r w:rsidR="00B22D8D">
        <w:rPr>
          <w:rFonts w:hint="cs"/>
          <w:rtl/>
        </w:rPr>
        <w:t xml:space="preserve">אפיון </w:t>
      </w:r>
      <w:commentRangeStart w:id="76"/>
      <w:commentRangeStart w:id="77"/>
      <w:r w:rsidR="00B22D8D">
        <w:rPr>
          <w:rFonts w:hint="cs"/>
          <w:rtl/>
        </w:rPr>
        <w:t xml:space="preserve">המערכת </w:t>
      </w:r>
      <w:commentRangeEnd w:id="76"/>
      <w:r w:rsidR="0080602B">
        <w:rPr>
          <w:rStyle w:val="ad"/>
          <w:rFonts w:asciiTheme="minorHAnsi" w:eastAsiaTheme="minorHAnsi" w:hAnsiTheme="minorHAnsi" w:cstheme="minorBidi"/>
          <w:b w:val="0"/>
          <w:bCs w:val="0"/>
          <w:color w:val="auto"/>
          <w:rtl/>
        </w:rPr>
        <w:commentReference w:id="76"/>
      </w:r>
      <w:bookmarkEnd w:id="75"/>
      <w:commentRangeEnd w:id="77"/>
      <w:r w:rsidR="00175B68">
        <w:rPr>
          <w:rStyle w:val="ad"/>
          <w:rFonts w:asciiTheme="minorHAnsi" w:eastAsiaTheme="minorHAnsi" w:hAnsiTheme="minorHAnsi" w:cstheme="minorBidi"/>
          <w:b w:val="0"/>
          <w:bCs w:val="0"/>
          <w:color w:val="auto"/>
          <w:rtl/>
        </w:rPr>
        <w:commentReference w:id="77"/>
      </w:r>
    </w:p>
    <w:p w14:paraId="19142D4A" w14:textId="280CC115" w:rsidR="008223DB" w:rsidRDefault="008223DB" w:rsidP="0090232D">
      <w:pPr>
        <w:jc w:val="both"/>
      </w:pPr>
    </w:p>
    <w:p w14:paraId="0C5800AC" w14:textId="562FDCA3" w:rsidR="008223DB" w:rsidRDefault="008223DB" w:rsidP="00175B68">
      <w:pPr>
        <w:pStyle w:val="3"/>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Fonts w:hint="cs"/>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hint="cs"/>
          <w:sz w:val="24"/>
          <w:szCs w:val="24"/>
          <w:rtl/>
        </w:rPr>
      </w:pPr>
      <w:r>
        <w:rPr>
          <w:rFonts w:eastAsia="Times New Roman" w:hint="cs"/>
          <w:rtl/>
        </w:rPr>
        <w:t xml:space="preserve">3.2.2 </w:t>
      </w:r>
      <w:r w:rsidRPr="008223DB">
        <w:rPr>
          <w:rFonts w:eastAsia="Times New Roman"/>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commentRangeStart w:id="78"/>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commentRangeEnd w:id="78"/>
      <w:r w:rsidR="00973242">
        <w:rPr>
          <w:rStyle w:val="ad"/>
          <w:rtl/>
        </w:rPr>
        <w:commentReference w:id="78"/>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79"/>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79"/>
      <w:r w:rsidR="00973242">
        <w:rPr>
          <w:rStyle w:val="ad"/>
        </w:rPr>
        <w:commentReference w:id="79"/>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80"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80"/>
    </w:p>
    <w:p w14:paraId="103E6883" w14:textId="027B5CA4" w:rsidR="00CF5C28" w:rsidRPr="00CF5C28" w:rsidRDefault="00CF5C28" w:rsidP="005A70E5">
      <w:pPr>
        <w:pStyle w:val="a7"/>
        <w:jc w:val="both"/>
        <w:rPr>
          <w:rFonts w:cstheme="minorHAnsi"/>
          <w:sz w:val="24"/>
          <w:szCs w:val="24"/>
          <w:rtl/>
        </w:rPr>
      </w:pPr>
      <w:commentRangeStart w:id="81"/>
      <w:r>
        <w:rPr>
          <w:rFonts w:cstheme="minorHAnsi" w:hint="cs"/>
          <w:sz w:val="24"/>
          <w:szCs w:val="24"/>
          <w:rtl/>
        </w:rPr>
        <w:t>המערכ</w:t>
      </w:r>
      <w:commentRangeEnd w:id="81"/>
      <w:r w:rsidR="0068070B">
        <w:rPr>
          <w:rStyle w:val="ad"/>
        </w:rPr>
        <w:commentReference w:id="81"/>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2" w:name="_Toc4588466"/>
      <w:r>
        <w:rPr>
          <w:rFonts w:hint="cs"/>
          <w:rtl/>
        </w:rPr>
        <w:t>תכנון ביצוע</w:t>
      </w:r>
      <w:bookmarkEnd w:id="82"/>
    </w:p>
    <w:p w14:paraId="307D8352" w14:textId="682E98DD" w:rsidR="00577E06" w:rsidRDefault="00C013AB" w:rsidP="0090232D">
      <w:pPr>
        <w:pStyle w:val="2"/>
        <w:jc w:val="both"/>
      </w:pPr>
      <w:bookmarkStart w:id="83" w:name="_Toc4588467"/>
      <w:r>
        <w:rPr>
          <w:rFonts w:hint="cs"/>
          <w:rtl/>
        </w:rPr>
        <w:t xml:space="preserve">4.1 </w:t>
      </w:r>
      <w:commentRangeStart w:id="84"/>
      <w:r w:rsidR="00577E06">
        <w:rPr>
          <w:rFonts w:hint="cs"/>
          <w:rtl/>
        </w:rPr>
        <w:t>תחילת ה</w:t>
      </w:r>
      <w:commentRangeEnd w:id="84"/>
      <w:r w:rsidR="0080602B">
        <w:rPr>
          <w:rStyle w:val="ad"/>
          <w:rFonts w:asciiTheme="minorHAnsi" w:eastAsiaTheme="minorHAnsi" w:hAnsiTheme="minorHAnsi" w:cstheme="minorBidi"/>
          <w:b w:val="0"/>
          <w:bCs w:val="0"/>
          <w:color w:val="auto"/>
          <w:rtl/>
        </w:rPr>
        <w:commentReference w:id="84"/>
      </w:r>
      <w:r w:rsidR="00577E06">
        <w:rPr>
          <w:rFonts w:hint="cs"/>
          <w:rtl/>
        </w:rPr>
        <w:t>עבודה</w:t>
      </w:r>
      <w:bookmarkEnd w:id="83"/>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5"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5"/>
    </w:p>
    <w:p w14:paraId="011BEB84" w14:textId="1098F3A9" w:rsidR="00CF5C28" w:rsidRDefault="00BC10C3" w:rsidP="0090232D">
      <w:pPr>
        <w:pStyle w:val="2"/>
        <w:jc w:val="both"/>
      </w:pPr>
      <w:bookmarkStart w:id="86" w:name="_Toc4588469"/>
      <w:r>
        <w:rPr>
          <w:rFonts w:hint="cs"/>
        </w:rPr>
        <w:t>UI</w:t>
      </w:r>
      <w:r w:rsidR="00C013AB">
        <w:t xml:space="preserve"> 4.3</w:t>
      </w:r>
      <w:bookmarkEnd w:id="86"/>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7" w:name="_Toc4588470"/>
      <w:r>
        <w:rPr>
          <w:rFonts w:hint="cs"/>
          <w:rtl/>
        </w:rPr>
        <w:t xml:space="preserve">4.4 </w:t>
      </w:r>
      <w:r w:rsidR="00BC10C3">
        <w:rPr>
          <w:rFonts w:hint="cs"/>
          <w:rtl/>
        </w:rPr>
        <w:t>הק</w:t>
      </w:r>
      <w:commentRangeStart w:id="88"/>
      <w:r w:rsidR="00BC10C3">
        <w:rPr>
          <w:rFonts w:hint="cs"/>
          <w:rtl/>
        </w:rPr>
        <w:t xml:space="preserve">מת </w:t>
      </w:r>
      <w:commentRangeEnd w:id="88"/>
      <w:r w:rsidR="00B21320">
        <w:rPr>
          <w:rStyle w:val="ad"/>
          <w:rFonts w:asciiTheme="minorHAnsi" w:eastAsiaTheme="minorHAnsi" w:hAnsiTheme="minorHAnsi" w:cstheme="minorBidi"/>
          <w:b w:val="0"/>
          <w:bCs w:val="0"/>
          <w:color w:val="auto"/>
          <w:rtl/>
        </w:rPr>
        <w:commentReference w:id="88"/>
      </w:r>
      <w:r w:rsidR="00BC10C3">
        <w:rPr>
          <w:rFonts w:hint="cs"/>
          <w:rtl/>
        </w:rPr>
        <w:t xml:space="preserve">שרת </w:t>
      </w:r>
      <w:r w:rsidR="00BC10C3">
        <w:t>Node.js</w:t>
      </w:r>
      <w:bookmarkEnd w:id="87"/>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89" w:name="_Toc4588471"/>
      <w:r>
        <w:rPr>
          <w:rFonts w:hint="cs"/>
          <w:rtl/>
        </w:rPr>
        <w:t xml:space="preserve">4.5 </w:t>
      </w:r>
      <w:r w:rsidR="00BC10C3">
        <w:rPr>
          <w:rFonts w:hint="cs"/>
          <w:rtl/>
        </w:rPr>
        <w:t xml:space="preserve">הקמת </w:t>
      </w:r>
      <w:r w:rsidR="00BC10C3">
        <w:t>instance in AWS</w:t>
      </w:r>
      <w:bookmarkEnd w:id="89"/>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90" w:name="_Toc4588472"/>
      <w:r>
        <w:rPr>
          <w:rFonts w:hint="cs"/>
          <w:rtl/>
        </w:rPr>
        <w:lastRenderedPageBreak/>
        <w:t xml:space="preserve">4.6 </w:t>
      </w:r>
      <w:r w:rsidR="00321E05">
        <w:rPr>
          <w:rFonts w:hint="cs"/>
          <w:rtl/>
        </w:rPr>
        <w:t>ארגון בסיס הנתונים (אולי צריך לשלבו עם 4.5)</w:t>
      </w:r>
      <w:bookmarkEnd w:id="90"/>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1"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91"/>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hint="cs"/>
          <w:sz w:val="24"/>
          <w:szCs w:val="24"/>
          <w:rtl/>
        </w:rPr>
      </w:pPr>
    </w:p>
    <w:p w14:paraId="0BA30215" w14:textId="4963D02E" w:rsidR="00F576B6" w:rsidRDefault="00F576B6" w:rsidP="00B71957">
      <w:pPr>
        <w:pStyle w:val="2"/>
        <w:rPr>
          <w:rtl/>
        </w:rPr>
      </w:pPr>
      <w:r>
        <w:rPr>
          <w:rFonts w:hint="cs"/>
        </w:rPr>
        <w:lastRenderedPageBreak/>
        <w:t>X</w:t>
      </w:r>
      <w:r>
        <w:rPr>
          <w:rFonts w:hint="cs"/>
          <w:rtl/>
        </w:rPr>
        <w:t xml:space="preserve">.4 </w:t>
      </w:r>
      <w:r>
        <w:t>SQL injection</w:t>
      </w:r>
    </w:p>
    <w:p w14:paraId="153648C9" w14:textId="5E92F2DA" w:rsidR="00F576B6" w:rsidRDefault="00F576B6" w:rsidP="0090232D">
      <w:pPr>
        <w:pStyle w:val="a7"/>
        <w:jc w:val="both"/>
        <w:rPr>
          <w:rFonts w:cstheme="minorHAnsi" w:hint="cs"/>
          <w:sz w:val="24"/>
          <w:szCs w:val="24"/>
          <w:rtl/>
        </w:rPr>
      </w:pPr>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92"/>
      <w:r w:rsidR="00F576B6" w:rsidRPr="00F576B6">
        <w:rPr>
          <w:rFonts w:ascii="Arial" w:eastAsia="Times New Roman" w:hAnsi="Arial" w:cs="Arial"/>
          <w:color w:val="3E556C"/>
          <w:sz w:val="24"/>
          <w:szCs w:val="24"/>
          <w:rtl/>
        </w:rPr>
        <w:t>במקרה הטוב</w:t>
      </w:r>
      <w:commentRangeEnd w:id="92"/>
      <w:r w:rsidR="00B71957">
        <w:rPr>
          <w:rStyle w:val="ad"/>
          <w:rtl/>
        </w:rPr>
        <w:commentReference w:id="92"/>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93"/>
      <w:r>
        <w:rPr>
          <w:rFonts w:ascii="Arial" w:eastAsia="Times New Roman" w:hAnsi="Arial" w:cs="Arial"/>
          <w:color w:val="3E556C"/>
          <w:sz w:val="24"/>
          <w:szCs w:val="24"/>
        </w:rPr>
        <w:t>CVSS</w:t>
      </w:r>
      <w:commentRangeEnd w:id="93"/>
      <w:r w:rsidR="00B71957">
        <w:rPr>
          <w:rStyle w:val="ad"/>
          <w:rtl/>
        </w:rPr>
        <w:commentReference w:id="93"/>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hint="cs"/>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94"/>
      <w:r>
        <w:rPr>
          <w:rFonts w:ascii="Arial" w:hAnsi="Arial" w:cs="Arial" w:hint="cs"/>
          <w:color w:val="4C4C4C"/>
          <w:sz w:val="23"/>
          <w:szCs w:val="23"/>
          <w:shd w:val="clear" w:color="auto" w:fill="FFFFFF"/>
          <w:rtl/>
        </w:rPr>
        <w:t>נחלצנו</w:t>
      </w:r>
      <w:commentRangeEnd w:id="94"/>
      <w:r w:rsidR="00B71957">
        <w:rPr>
          <w:rStyle w:val="ad"/>
          <w:rtl/>
        </w:rPr>
        <w:commentReference w:id="94"/>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lastRenderedPageBreak/>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hint="cs"/>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hint="cs"/>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95" w:name="_Toc4588474"/>
      <w:r>
        <w:rPr>
          <w:rFonts w:hint="cs"/>
          <w:rtl/>
        </w:rPr>
        <w:t xml:space="preserve">4.8 </w:t>
      </w:r>
      <w:r w:rsidR="00BC10C3">
        <w:rPr>
          <w:rFonts w:hint="cs"/>
          <w:rtl/>
        </w:rPr>
        <w:t>תהליכים</w:t>
      </w:r>
      <w:bookmarkEnd w:id="95"/>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96" w:name="_Toc4588475"/>
      <w:commentRangeStart w:id="97"/>
      <w:r>
        <w:rPr>
          <w:rFonts w:hint="cs"/>
          <w:rtl/>
        </w:rPr>
        <w:t xml:space="preserve">4.9 </w:t>
      </w:r>
      <w:r w:rsidR="009374DB">
        <w:rPr>
          <w:rFonts w:hint="cs"/>
          <w:rtl/>
        </w:rPr>
        <w:t>פונקציונאליות</w:t>
      </w:r>
      <w:commentRangeEnd w:id="97"/>
      <w:r w:rsidR="00B21320">
        <w:rPr>
          <w:rStyle w:val="ad"/>
          <w:rFonts w:asciiTheme="minorHAnsi" w:eastAsiaTheme="minorHAnsi" w:hAnsiTheme="minorHAnsi" w:cstheme="minorBidi"/>
          <w:b w:val="0"/>
          <w:bCs w:val="0"/>
          <w:color w:val="auto"/>
          <w:rtl/>
        </w:rPr>
        <w:commentReference w:id="97"/>
      </w:r>
      <w:bookmarkEnd w:id="96"/>
    </w:p>
    <w:p w14:paraId="1A18098C" w14:textId="74F86B7A" w:rsidR="009374DB" w:rsidRDefault="00C013AB" w:rsidP="0090232D">
      <w:pPr>
        <w:pStyle w:val="2"/>
        <w:jc w:val="both"/>
        <w:rPr>
          <w:rtl/>
        </w:rPr>
      </w:pPr>
      <w:bookmarkStart w:id="98" w:name="_Toc4588476"/>
      <w:r>
        <w:rPr>
          <w:rFonts w:hint="cs"/>
          <w:rtl/>
        </w:rPr>
        <w:t xml:space="preserve">4.10 </w:t>
      </w:r>
      <w:r w:rsidR="00BB51FE">
        <w:rPr>
          <w:rFonts w:hint="cs"/>
          <w:rtl/>
        </w:rPr>
        <w:t>בדיקות</w:t>
      </w:r>
      <w:bookmarkEnd w:id="98"/>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hint="cs"/>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99"/>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99"/>
      <w:r w:rsidR="00B71957">
        <w:rPr>
          <w:rStyle w:val="ad"/>
          <w:rtl/>
        </w:rPr>
        <w:commentReference w:id="99"/>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00" w:name="_Toc4588477"/>
      <w:r>
        <w:rPr>
          <w:rFonts w:hint="cs"/>
          <w:rtl/>
        </w:rPr>
        <w:t xml:space="preserve">5. </w:t>
      </w:r>
      <w:r w:rsidR="008B77AB">
        <w:rPr>
          <w:rFonts w:hint="cs"/>
          <w:rtl/>
        </w:rPr>
        <w:t>דיון</w:t>
      </w:r>
      <w:bookmarkEnd w:id="100"/>
    </w:p>
    <w:p w14:paraId="728DD3FF" w14:textId="61A1C068" w:rsidR="008B77AB" w:rsidRDefault="00C013AB" w:rsidP="0090232D">
      <w:pPr>
        <w:pStyle w:val="2"/>
        <w:jc w:val="both"/>
        <w:rPr>
          <w:rtl/>
        </w:rPr>
      </w:pPr>
      <w:bookmarkStart w:id="101" w:name="_Toc4588478"/>
      <w:r>
        <w:rPr>
          <w:rFonts w:hint="cs"/>
          <w:rtl/>
        </w:rPr>
        <w:t xml:space="preserve">5.1 </w:t>
      </w:r>
      <w:r w:rsidR="008E5199">
        <w:rPr>
          <w:rFonts w:hint="cs"/>
          <w:rtl/>
        </w:rPr>
        <w:t>יתרונות האפליקציה</w:t>
      </w:r>
      <w:bookmarkEnd w:id="101"/>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Fonts w:hint="cs"/>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Fonts w:hint="cs"/>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02" w:name="_Toc4588479"/>
      <w:r>
        <w:rPr>
          <w:rFonts w:hint="cs"/>
          <w:rtl/>
        </w:rPr>
        <w:t xml:space="preserve">5.2 </w:t>
      </w:r>
      <w:r w:rsidR="008E5199">
        <w:rPr>
          <w:rFonts w:hint="cs"/>
          <w:rtl/>
        </w:rPr>
        <w:t>הרחבות אפשריות למערכת</w:t>
      </w:r>
      <w:bookmarkEnd w:id="102"/>
      <w:r w:rsidR="00690008">
        <w:rPr>
          <w:rFonts w:hint="cs"/>
          <w:rtl/>
        </w:rPr>
        <w:t xml:space="preserve">  </w:t>
      </w:r>
    </w:p>
    <w:p w14:paraId="3F02C404" w14:textId="1B7D2319" w:rsidR="00690008" w:rsidRDefault="00690008" w:rsidP="003E4F2B">
      <w:pPr>
        <w:pStyle w:val="3"/>
        <w:rPr>
          <w:rtl/>
        </w:rPr>
      </w:pPr>
      <w:r>
        <w:rPr>
          <w:rFonts w:hint="cs"/>
          <w:rtl/>
        </w:rPr>
        <w:t xml:space="preserve">5.2.1 שילוב </w:t>
      </w:r>
      <w:r>
        <w:t xml:space="preserve">Machine Learning </w:t>
      </w:r>
    </w:p>
    <w:p w14:paraId="66A3C030" w14:textId="76C7DF46" w:rsidR="000375E3" w:rsidRDefault="008B11AA" w:rsidP="003E4F2B">
      <w:pPr>
        <w:jc w:val="both"/>
        <w:rPr>
          <w:rtl/>
        </w:rPr>
      </w:pPr>
      <w:commentRangeStart w:id="103"/>
      <w:r>
        <w:rPr>
          <w:rFonts w:hint="cs"/>
          <w:rtl/>
        </w:rPr>
        <w:t xml:space="preserve">הרחבה אפשרית </w:t>
      </w:r>
      <w:commentRangeEnd w:id="103"/>
      <w:r w:rsidR="003E4F2B">
        <w:rPr>
          <w:rStyle w:val="ad"/>
        </w:rPr>
        <w:commentReference w:id="103"/>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104" w:name="_Toc4588480"/>
      <w:r>
        <w:rPr>
          <w:rFonts w:hint="cs"/>
          <w:rtl/>
        </w:rPr>
        <w:t>5.3 אתגרים שהתמודדנו איתם במהלך</w:t>
      </w:r>
      <w:r w:rsidR="00340F8E">
        <w:rPr>
          <w:rFonts w:hint="cs"/>
          <w:rtl/>
        </w:rPr>
        <w:t xml:space="preserve"> הפרו</w:t>
      </w:r>
      <w:bookmarkStart w:id="105" w:name="_GoBack"/>
      <w:bookmarkEnd w:id="105"/>
      <w:r>
        <w:rPr>
          <w:rFonts w:hint="cs"/>
          <w:rtl/>
        </w:rPr>
        <w:t>יקט</w:t>
      </w:r>
      <w:bookmarkEnd w:id="104"/>
    </w:p>
    <w:p w14:paraId="28DE5283" w14:textId="2F03C1C7" w:rsidR="00310D09" w:rsidRPr="002D105B" w:rsidRDefault="00310D09" w:rsidP="0090232D">
      <w:pPr>
        <w:pStyle w:val="3"/>
        <w:jc w:val="both"/>
        <w:rPr>
          <w:rtl/>
        </w:rPr>
      </w:pPr>
      <w:bookmarkStart w:id="106"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0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07" w:name="_Toc4588482"/>
      <w:r>
        <w:rPr>
          <w:rFonts w:hint="cs"/>
          <w:rtl/>
        </w:rPr>
        <w:t>5.3.2 שינוי אורך מחרוזת ב</w:t>
      </w:r>
      <w:r>
        <w:t>SQL</w:t>
      </w:r>
      <w:bookmarkEnd w:id="107"/>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08"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08"/>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09" w:name="_Toc4588484"/>
      <w:r>
        <w:rPr>
          <w:rFonts w:hint="cs"/>
          <w:rtl/>
        </w:rPr>
        <w:t xml:space="preserve">6. </w:t>
      </w:r>
      <w:r w:rsidR="004C3DF2">
        <w:rPr>
          <w:rFonts w:hint="cs"/>
          <w:rtl/>
        </w:rPr>
        <w:t>סיכום</w:t>
      </w:r>
      <w:bookmarkEnd w:id="109"/>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2C2535C8" w:rsidR="00843CFA" w:rsidRDefault="00C013AB" w:rsidP="0090232D">
      <w:pPr>
        <w:pStyle w:val="1"/>
        <w:jc w:val="both"/>
      </w:pPr>
      <w:bookmarkStart w:id="110" w:name="_Toc4588485"/>
      <w:r>
        <w:rPr>
          <w:rFonts w:hint="cs"/>
          <w:rtl/>
        </w:rPr>
        <w:t xml:space="preserve">7. </w:t>
      </w:r>
      <w:r w:rsidR="001103E5">
        <w:rPr>
          <w:rFonts w:hint="cs"/>
          <w:rtl/>
        </w:rPr>
        <w:t>ביב</w:t>
      </w:r>
      <w:r w:rsidR="004C3DF2">
        <w:rPr>
          <w:rFonts w:hint="cs"/>
          <w:rtl/>
        </w:rPr>
        <w:t>ליוגרפיה</w:t>
      </w:r>
      <w:bookmarkEnd w:id="110"/>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7T19:35: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7T19:35: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7T19:35:00Z" w:initials="ג">
    <w:p w14:paraId="15384C86" w14:textId="2E4D03D7" w:rsidR="00364E97" w:rsidRDefault="00364E97">
      <w:pPr>
        <w:pStyle w:val="ae"/>
      </w:pPr>
      <w:r>
        <w:rPr>
          <w:rStyle w:val="ad"/>
        </w:rPr>
        <w:annotationRef/>
      </w:r>
      <w:r>
        <w:rPr>
          <w:rFonts w:hint="cs"/>
          <w:rtl/>
        </w:rPr>
        <w:t>מקובל?</w:t>
      </w:r>
    </w:p>
  </w:comment>
  <w:comment w:id="7" w:author="גמליאל" w:date="2019-03-27T19:44: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rPr>
          <w:rFonts w:hint="cs"/>
        </w:r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3E4F2B" w:rsidRDefault="003E4F2B" w:rsidP="003E4F2B">
      <w:pPr>
        <w:pStyle w:val="ae"/>
        <w:rPr>
          <w:rFonts w:hint="cs"/>
          <w:rtl/>
        </w:rPr>
      </w:pPr>
    </w:p>
    <w:p w14:paraId="7DF4B98E" w14:textId="4CB731CD" w:rsidR="003E4F2B" w:rsidRDefault="003E4F2B" w:rsidP="003E4F2B">
      <w:pPr>
        <w:pStyle w:val="ae"/>
        <w:rPr>
          <w:rFonts w:hint="cs"/>
          <w:rtl/>
        </w:rPr>
      </w:pPr>
      <w:r>
        <w:rPr>
          <w:rFonts w:hint="cs"/>
          <w:rtl/>
        </w:rPr>
        <w:t xml:space="preserve">אם אני מבין נכון, </w:t>
      </w:r>
      <w:r>
        <w:rPr>
          <w:rFonts w:hint="cs"/>
          <w:rtl/>
        </w:rPr>
        <w:t xml:space="preserve">השימוש ברשתות חברתיות </w:t>
      </w:r>
      <w:r>
        <w:rPr>
          <w:rFonts w:hint="cs"/>
          <w:rtl/>
        </w:rPr>
        <w:t>יקרה בלי קשר לשימוש ב</w:t>
      </w:r>
      <w:r>
        <w:t>ML</w:t>
      </w:r>
      <w:r>
        <w:rPr>
          <w:rFonts w:hint="cs"/>
          <w:rtl/>
        </w:rPr>
        <w:t>, אלא כבר לפני זה ינותחו הנתונים מהרשתות החברתיו</w:t>
      </w:r>
      <w:r>
        <w:rPr>
          <w:rFonts w:hint="cs"/>
          <w:rtl/>
        </w:rPr>
        <w:t>ת על בסיס מחקרים.</w:t>
      </w:r>
      <w:r>
        <w:rPr>
          <w:rFonts w:hint="cs"/>
          <w:rtl/>
        </w:rPr>
        <w:t xml:space="preserve"> </w:t>
      </w:r>
      <w:r>
        <w:rPr>
          <w:rFonts w:hint="cs"/>
          <w:rtl/>
        </w:rPr>
        <w:t xml:space="preserve">בנוסף לזה, </w:t>
      </w:r>
      <w:r>
        <w:rPr>
          <w:rFonts w:hint="cs"/>
          <w:rtl/>
        </w:rPr>
        <w:t xml:space="preserve">בעתיד הניתוח יבוצע לא לפי מחקרים אלא לפי </w:t>
      </w:r>
      <w:r>
        <w:t>ML</w:t>
      </w:r>
      <w:r>
        <w:rPr>
          <w:rFonts w:hint="cs"/>
          <w:rtl/>
        </w:rPr>
        <w:t xml:space="preserve">, וזה באמת שלב עתידי ורחוק יותר. ככה </w:t>
      </w:r>
      <w:r>
        <w:rPr>
          <w:rFonts w:hint="cs"/>
          <w:rtl/>
        </w:rPr>
        <w:t xml:space="preserve">אני מבין את </w:t>
      </w:r>
      <w:r>
        <w:rPr>
          <w:rFonts w:hint="cs"/>
          <w:rtl/>
        </w:rPr>
        <w:t>זה גם בשרטוט שיוני הכין.</w:t>
      </w:r>
    </w:p>
    <w:p w14:paraId="6E7AF422" w14:textId="77777777" w:rsidR="003E4F2B" w:rsidRDefault="003E4F2B" w:rsidP="003E4F2B">
      <w:pPr>
        <w:pStyle w:val="ae"/>
      </w:pPr>
    </w:p>
  </w:comment>
  <w:comment w:id="15" w:author="גמליאל" w:date="2019-03-27T19:35: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7T19:35:00Z" w:initials="ג">
    <w:p w14:paraId="25E98764" w14:textId="45B0C79E" w:rsidR="00364E97" w:rsidRDefault="00364E97">
      <w:pPr>
        <w:pStyle w:val="ae"/>
      </w:pPr>
      <w:r>
        <w:rPr>
          <w:rStyle w:val="ad"/>
        </w:rPr>
        <w:annotationRef/>
      </w:r>
      <w:r>
        <w:rPr>
          <w:rFonts w:hint="cs"/>
          <w:rtl/>
        </w:rPr>
        <w:t>מאחור?</w:t>
      </w:r>
    </w:p>
  </w:comment>
  <w:comment w:id="29" w:author="גמליאל" w:date="2019-03-27T19:35: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9:35: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9:35: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9:35: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9:35:00Z" w:initials="ג">
    <w:p w14:paraId="1376C795" w14:textId="1D9BC465" w:rsidR="00364E97" w:rsidRDefault="00364E97">
      <w:pPr>
        <w:pStyle w:val="ae"/>
      </w:pPr>
      <w:r>
        <w:rPr>
          <w:rStyle w:val="ad"/>
        </w:rPr>
        <w:annotationRef/>
      </w:r>
      <w:r>
        <w:rPr>
          <w:rFonts w:hint="cs"/>
          <w:rtl/>
        </w:rPr>
        <w:t>?</w:t>
      </w:r>
    </w:p>
  </w:comment>
  <w:comment w:id="45" w:author="גמליאל" w:date="2019-03-27T19:35:00Z" w:initials="ג">
    <w:p w14:paraId="05CF96B5" w14:textId="20183966" w:rsidR="00364E97" w:rsidRDefault="00364E97">
      <w:pPr>
        <w:pStyle w:val="ae"/>
      </w:pPr>
      <w:r>
        <w:rPr>
          <w:rStyle w:val="ad"/>
        </w:rPr>
        <w:annotationRef/>
      </w:r>
      <w:r>
        <w:rPr>
          <w:rFonts w:hint="cs"/>
          <w:rtl/>
        </w:rPr>
        <w:t>?</w:t>
      </w:r>
    </w:p>
  </w:comment>
  <w:comment w:id="47" w:author="Daniel Danan" w:date="2019-03-27T19:35: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9:35: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9:35: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9:35: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9:3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27T19:3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70" w:author="Daniel Danan" w:date="2019-03-27T19:35: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1" w:author="גמליאל" w:date="2019-03-27T19:35:00Z" w:initials="ג">
    <w:p w14:paraId="2CF99E44" w14:textId="3C8DDE96" w:rsidR="00ED2882" w:rsidRDefault="00ED2882">
      <w:pPr>
        <w:pStyle w:val="ae"/>
      </w:pPr>
      <w:r>
        <w:rPr>
          <w:rStyle w:val="ad"/>
        </w:rPr>
        <w:annotationRef/>
      </w:r>
      <w:r>
        <w:rPr>
          <w:rFonts w:hint="cs"/>
          <w:rtl/>
        </w:rPr>
        <w:t>זה ממש לא מה שיש עכשיו. כרגע יש רק תיאור כללי. הכוונה שככה זה אמור להיראות בסוף?</w:t>
      </w:r>
    </w:p>
  </w:comment>
  <w:comment w:id="73" w:author="גמליאל" w:date="2019-03-27T19:35:00Z" w:initials="ג">
    <w:p w14:paraId="7C246EB4" w14:textId="2454F9B3" w:rsidR="00175B68" w:rsidRDefault="00175B68">
      <w:pPr>
        <w:pStyle w:val="ae"/>
      </w:pPr>
      <w:r>
        <w:rPr>
          <w:rStyle w:val="ad"/>
        </w:rPr>
        <w:annotationRef/>
      </w:r>
      <w:r>
        <w:rPr>
          <w:rFonts w:hint="cs"/>
          <w:rtl/>
        </w:rPr>
        <w:t>מה כתוב כאן?</w:t>
      </w:r>
    </w:p>
  </w:comment>
  <w:comment w:id="74" w:author="גמליאל" w:date="2019-03-27T19:35:00Z" w:initials="ג">
    <w:p w14:paraId="2B5BBEA7" w14:textId="4C733E28" w:rsidR="00175B68" w:rsidRPr="00175B68" w:rsidRDefault="00175B68">
      <w:pPr>
        <w:pStyle w:val="ae"/>
        <w:rPr>
          <w:b/>
          <w:bCs/>
        </w:rPr>
      </w:pPr>
      <w:r>
        <w:rPr>
          <w:rStyle w:val="ad"/>
        </w:rPr>
        <w:annotationRef/>
      </w:r>
      <w:r w:rsidRPr="00175B68">
        <w:rPr>
          <w:rFonts w:hint="cs"/>
          <w:b/>
          <w:bCs/>
          <w:rtl/>
        </w:rPr>
        <w:t>"נמל אשדוד"?</w:t>
      </w:r>
    </w:p>
  </w:comment>
  <w:comment w:id="76" w:author="Daniel Danan" w:date="2019-03-27T19:35: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7" w:author="גמליאל" w:date="2019-03-27T19:35:00Z" w:initials="ג">
    <w:p w14:paraId="41CCAB09" w14:textId="479DD02C" w:rsidR="00175B68" w:rsidRDefault="00175B68">
      <w:pPr>
        <w:pStyle w:val="ae"/>
      </w:pPr>
      <w:r>
        <w:rPr>
          <w:rStyle w:val="ad"/>
        </w:rPr>
        <w:annotationRef/>
      </w:r>
      <w:r>
        <w:rPr>
          <w:rFonts w:hint="cs"/>
          <w:rtl/>
        </w:rPr>
        <w:t>עכשיו זה כבר עונה לדרישה?</w:t>
      </w:r>
    </w:p>
  </w:comment>
  <w:comment w:id="78" w:author="גמליאל" w:date="2019-03-27T19:35:00Z" w:initials="ג">
    <w:p w14:paraId="6C0F6C65" w14:textId="210FCF04" w:rsidR="00973242" w:rsidRDefault="00973242" w:rsidP="00973242">
      <w:pPr>
        <w:pStyle w:val="ae"/>
        <w:rPr>
          <w:rFonts w:hint="cs"/>
          <w:rtl/>
        </w:rPr>
      </w:pPr>
      <w:r>
        <w:rPr>
          <w:rStyle w:val="ad"/>
        </w:rPr>
        <w:annotationRef/>
      </w:r>
      <w:r>
        <w:rPr>
          <w:rFonts w:hint="cs"/>
          <w:rtl/>
        </w:rPr>
        <w:t xml:space="preserve">בבלוק העליון צריך להיות כתוב </w:t>
      </w:r>
      <w:r>
        <w:t xml:space="preserve">prof. </w:t>
      </w:r>
      <w:proofErr w:type="gramStart"/>
      <w:r>
        <w:t>researches</w:t>
      </w:r>
      <w:proofErr w:type="gramEnd"/>
      <w:r>
        <w:t xml:space="preserve"> </w:t>
      </w:r>
    </w:p>
    <w:p w14:paraId="1B3E53D7" w14:textId="7FB01482" w:rsidR="00973242" w:rsidRDefault="00973242">
      <w:pPr>
        <w:pStyle w:val="ae"/>
        <w:rPr>
          <w:rFonts w:hint="cs"/>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973242" w:rsidRDefault="00973242" w:rsidP="00973242">
      <w:pPr>
        <w:pStyle w:val="ae"/>
        <w:rPr>
          <w:rFonts w:hint="cs"/>
          <w:rtl/>
        </w:rPr>
      </w:pPr>
      <w:r>
        <w:rPr>
          <w:rFonts w:hint="cs"/>
          <w:rtl/>
        </w:rPr>
        <w:t xml:space="preserve">כלומר </w:t>
      </w:r>
      <w:r>
        <w:rPr>
          <w:rtl/>
        </w:rPr>
        <w:t>–</w:t>
      </w:r>
      <w:r>
        <w:rPr>
          <w:rFonts w:hint="cs"/>
          <w:rtl/>
        </w:rPr>
        <w:t xml:space="preserve"> יש או מידע שאנחנו סיפקנו, או מה שהוא בוחר. </w:t>
      </w:r>
    </w:p>
    <w:p w14:paraId="7DD0F95E" w14:textId="642E92CA" w:rsidR="00973242" w:rsidRDefault="00973242" w:rsidP="00973242">
      <w:pPr>
        <w:pStyle w:val="ae"/>
        <w:rPr>
          <w:rFonts w:hint="cs"/>
          <w:rtl/>
        </w:rPr>
      </w:pPr>
      <w:r>
        <w:rPr>
          <w:rFonts w:hint="cs"/>
          <w:rtl/>
        </w:rPr>
        <w:t>כל השרטוט כולל כרגע רק את האפשרות של הגדרת תפקיד, ולא של התאמת מועמדים לתפקיד (הפסקה השנייה). כדאי להוסיף גם את זה.</w:t>
      </w:r>
    </w:p>
  </w:comment>
  <w:comment w:id="79" w:author="גמליאל" w:date="2019-03-27T19:35:00Z" w:initials="ג">
    <w:p w14:paraId="69C22912" w14:textId="24CC367F" w:rsidR="00973242" w:rsidRDefault="00973242">
      <w:pPr>
        <w:pStyle w:val="ae"/>
        <w:rPr>
          <w:rFonts w:hint="cs"/>
          <w:rtl/>
        </w:rPr>
      </w:pPr>
      <w:r>
        <w:rPr>
          <w:rStyle w:val="ad"/>
        </w:rPr>
        <w:annotationRef/>
      </w:r>
      <w:r>
        <w:rPr>
          <w:rFonts w:hint="cs"/>
          <w:rtl/>
        </w:rPr>
        <w:t>נראה לי גם כאן עדיף להמיר את התיאור לתיאור סיפורי, כמו ב</w:t>
      </w:r>
      <w:r>
        <w:t>3.2.1</w:t>
      </w:r>
    </w:p>
  </w:comment>
  <w:comment w:id="81" w:author="Daniel Danan" w:date="2019-03-27T19:35:00Z" w:initials="DD">
    <w:p w14:paraId="22B2B1E9" w14:textId="1872E909" w:rsidR="00364E97" w:rsidRDefault="00364E97">
      <w:pPr>
        <w:pStyle w:val="ae"/>
      </w:pPr>
      <w:r>
        <w:rPr>
          <w:rStyle w:val="ad"/>
        </w:rPr>
        <w:annotationRef/>
      </w:r>
      <w:r>
        <w:rPr>
          <w:rFonts w:hint="cs"/>
          <w:rtl/>
        </w:rPr>
        <w:t>אולי כדאי להוסיף כאן שרטוט</w:t>
      </w:r>
    </w:p>
  </w:comment>
  <w:comment w:id="84" w:author="Daniel Danan" w:date="2019-03-27T19:3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88" w:author="Daniel Danan" w:date="2019-03-27T19:35: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92" w:author="גמליאל" w:date="2019-03-27T19:35:00Z" w:initials="ג">
    <w:p w14:paraId="30A50A7D" w14:textId="23543E91" w:rsidR="00B71957" w:rsidRDefault="00B7195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93" w:author="גמליאל" w:date="2019-03-27T19:35:00Z" w:initials="ג">
    <w:p w14:paraId="5F173A99" w14:textId="60A2BD21" w:rsidR="00B71957" w:rsidRDefault="00B7195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94" w:author="גמליאל" w:date="2019-03-27T19:35:00Z" w:initials="ג">
    <w:p w14:paraId="38181A84" w14:textId="08EAB15B" w:rsidR="00B71957" w:rsidRDefault="00B71957">
      <w:pPr>
        <w:pStyle w:val="ae"/>
      </w:pPr>
      <w:r>
        <w:rPr>
          <w:rStyle w:val="ad"/>
        </w:rPr>
        <w:annotationRef/>
      </w:r>
      <w:r>
        <w:rPr>
          <w:rFonts w:hint="cs"/>
          <w:rtl/>
        </w:rPr>
        <w:t>?</w:t>
      </w:r>
    </w:p>
  </w:comment>
  <w:comment w:id="97" w:author="Daniel Danan" w:date="2019-03-27T19:35: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 w:id="99" w:author="גמליאל" w:date="2019-03-27T19:35:00Z" w:initials="ג">
    <w:p w14:paraId="40D31E9E" w14:textId="78C90871" w:rsidR="00B71957" w:rsidRDefault="00B71957">
      <w:pPr>
        <w:pStyle w:val="ae"/>
      </w:pPr>
      <w:r>
        <w:rPr>
          <w:rStyle w:val="ad"/>
        </w:rPr>
        <w:annotationRef/>
      </w:r>
      <w:r>
        <w:rPr>
          <w:rFonts w:hint="cs"/>
          <w:rtl/>
        </w:rPr>
        <w:t>זה כבר לא רלוונטי, לא?</w:t>
      </w:r>
    </w:p>
  </w:comment>
  <w:comment w:id="103" w:author="גמליאל" w:date="2019-03-27T19:44:00Z" w:initials="ג">
    <w:p w14:paraId="5AEE75B4" w14:textId="7B92B21E" w:rsidR="003E4F2B" w:rsidRDefault="003E4F2B">
      <w:pPr>
        <w:pStyle w:val="ae"/>
        <w:rPr>
          <w:rFonts w:hint="cs"/>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6B5D70" w14:textId="77777777" w:rsidR="000908CC" w:rsidRDefault="000908CC" w:rsidP="001159A7">
      <w:pPr>
        <w:spacing w:after="0" w:line="240" w:lineRule="auto"/>
      </w:pPr>
      <w:r>
        <w:separator/>
      </w:r>
    </w:p>
  </w:endnote>
  <w:endnote w:type="continuationSeparator" w:id="0">
    <w:p w14:paraId="7210B2C1" w14:textId="77777777" w:rsidR="000908CC" w:rsidRDefault="000908CC" w:rsidP="001159A7">
      <w:pPr>
        <w:spacing w:after="0" w:line="240" w:lineRule="auto"/>
      </w:pPr>
      <w:r>
        <w:continuationSeparator/>
      </w:r>
    </w:p>
  </w:endnote>
  <w:endnote w:type="continuationNotice" w:id="1">
    <w:p w14:paraId="5E9A4485" w14:textId="77777777" w:rsidR="000908CC" w:rsidRDefault="000908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50491E" w14:textId="77777777" w:rsidR="000908CC" w:rsidRDefault="000908CC" w:rsidP="001159A7">
      <w:pPr>
        <w:spacing w:after="0" w:line="240" w:lineRule="auto"/>
      </w:pPr>
      <w:r>
        <w:separator/>
      </w:r>
    </w:p>
  </w:footnote>
  <w:footnote w:type="continuationSeparator" w:id="0">
    <w:p w14:paraId="790A121D" w14:textId="77777777" w:rsidR="000908CC" w:rsidRDefault="000908CC" w:rsidP="001159A7">
      <w:pPr>
        <w:spacing w:after="0" w:line="240" w:lineRule="auto"/>
      </w:pPr>
      <w:r>
        <w:continuationSeparator/>
      </w:r>
    </w:p>
  </w:footnote>
  <w:footnote w:type="continuationNotice" w:id="1">
    <w:p w14:paraId="6981A0C9" w14:textId="77777777" w:rsidR="000908CC" w:rsidRDefault="000908CC">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hint="cs"/>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hint="cs"/>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hint="cs"/>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Fonts w:hint="cs"/>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364E97" w:rsidRPr="00293FA2" w:rsidRDefault="00364E9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sidR="00B71957">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08CC"/>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01DF"/>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9C7A6-2944-4C30-A698-20A3E259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50</Pages>
  <Words>12822</Words>
  <Characters>64111</Characters>
  <Application>Microsoft Office Word</Application>
  <DocSecurity>0</DocSecurity>
  <Lines>534</Lines>
  <Paragraphs>153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87</cp:revision>
  <dcterms:created xsi:type="dcterms:W3CDTF">2019-03-21T20:43:00Z</dcterms:created>
  <dcterms:modified xsi:type="dcterms:W3CDTF">2019-03-27T17:44:00Z</dcterms:modified>
</cp:coreProperties>
</file>