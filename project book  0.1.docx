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B15921">
          <w:pPr>
            <w:pStyle w:val="TOC1"/>
            <w:tabs>
              <w:tab w:val="left" w:pos="660"/>
              <w:tab w:val="right" w:leader="dot" w:pos="8296"/>
            </w:tabs>
            <w:rPr>
              <w:rFonts w:eastAsiaTheme="minorEastAsia"/>
              <w:noProof/>
              <w:rtl/>
            </w:rPr>
          </w:pPr>
          <w:hyperlink w:anchor="_Toc4588445" w:history="1">
            <w:r w:rsidRPr="00184EF9">
              <w:rPr>
                <w:rStyle w:val="Hyperlink"/>
                <w:noProof/>
                <w:rtl/>
              </w:rPr>
              <w:t>1.</w:t>
            </w:r>
            <w:r>
              <w:rPr>
                <w:rFonts w:eastAsiaTheme="minorEastAsia"/>
                <w:noProof/>
                <w:rtl/>
              </w:rPr>
              <w:tab/>
            </w:r>
            <w:r w:rsidRPr="00184EF9">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0F7B4BE" w14:textId="77777777" w:rsidR="00B15921" w:rsidRDefault="00B15921">
          <w:pPr>
            <w:pStyle w:val="TOC2"/>
            <w:tabs>
              <w:tab w:val="right" w:leader="dot" w:pos="8296"/>
            </w:tabs>
            <w:rPr>
              <w:rFonts w:eastAsiaTheme="minorEastAsia"/>
              <w:noProof/>
              <w:rtl/>
            </w:rPr>
          </w:pPr>
          <w:hyperlink w:anchor="_Toc4588446" w:history="1">
            <w:r w:rsidRPr="00184EF9">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9DDD0DC" w14:textId="77777777" w:rsidR="00B15921" w:rsidRDefault="00B15921">
          <w:pPr>
            <w:pStyle w:val="TOC2"/>
            <w:tabs>
              <w:tab w:val="right" w:leader="dot" w:pos="8296"/>
            </w:tabs>
            <w:rPr>
              <w:rFonts w:eastAsiaTheme="minorEastAsia"/>
              <w:noProof/>
              <w:rtl/>
            </w:rPr>
          </w:pPr>
          <w:hyperlink w:anchor="_Toc4588447" w:history="1">
            <w:r w:rsidRPr="00184EF9">
              <w:rPr>
                <w:rStyle w:val="Hyperlink"/>
                <w:noProof/>
                <w:rtl/>
              </w:rPr>
              <w:t>1.2 הצעת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DA2813A" w14:textId="77777777" w:rsidR="00B15921" w:rsidRDefault="00B15921">
          <w:pPr>
            <w:pStyle w:val="TOC2"/>
            <w:tabs>
              <w:tab w:val="right" w:leader="dot" w:pos="8296"/>
            </w:tabs>
            <w:rPr>
              <w:rFonts w:eastAsiaTheme="minorEastAsia"/>
              <w:noProof/>
              <w:rtl/>
            </w:rPr>
          </w:pPr>
          <w:hyperlink w:anchor="_Toc4588448" w:history="1">
            <w:r w:rsidRPr="00184EF9">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E449131" w14:textId="77777777" w:rsidR="00B15921" w:rsidRDefault="00B15921">
          <w:pPr>
            <w:pStyle w:val="TOC1"/>
            <w:tabs>
              <w:tab w:val="left" w:pos="660"/>
              <w:tab w:val="right" w:leader="dot" w:pos="8296"/>
            </w:tabs>
            <w:rPr>
              <w:rFonts w:eastAsiaTheme="minorEastAsia"/>
              <w:noProof/>
              <w:rtl/>
            </w:rPr>
          </w:pPr>
          <w:hyperlink w:anchor="_Toc4588449" w:history="1">
            <w:r w:rsidRPr="00184EF9">
              <w:rPr>
                <w:rStyle w:val="Hyperlink"/>
                <w:noProof/>
                <w:rtl/>
              </w:rPr>
              <w:t>2.</w:t>
            </w:r>
            <w:r>
              <w:rPr>
                <w:rFonts w:eastAsiaTheme="minorEastAsia"/>
                <w:noProof/>
                <w:rtl/>
              </w:rPr>
              <w:tab/>
            </w:r>
            <w:r w:rsidRPr="00184EF9">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7830036" w14:textId="77777777" w:rsidR="00B15921" w:rsidRDefault="00B15921">
          <w:pPr>
            <w:pStyle w:val="TOC2"/>
            <w:tabs>
              <w:tab w:val="right" w:leader="dot" w:pos="8296"/>
            </w:tabs>
            <w:rPr>
              <w:rFonts w:eastAsiaTheme="minorEastAsia"/>
              <w:noProof/>
              <w:rtl/>
            </w:rPr>
          </w:pPr>
          <w:hyperlink w:anchor="_Toc4588450" w:history="1">
            <w:r w:rsidRPr="00184EF9">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7ABD150" w14:textId="77777777" w:rsidR="00B15921" w:rsidRDefault="00B15921">
          <w:pPr>
            <w:pStyle w:val="TOC2"/>
            <w:tabs>
              <w:tab w:val="right" w:leader="dot" w:pos="8296"/>
            </w:tabs>
            <w:rPr>
              <w:rFonts w:eastAsiaTheme="minorEastAsia"/>
              <w:noProof/>
              <w:rtl/>
            </w:rPr>
          </w:pPr>
          <w:hyperlink w:anchor="_Toc4588451" w:history="1">
            <w:r w:rsidRPr="00184EF9">
              <w:rPr>
                <w:rStyle w:val="Hyperlink"/>
                <w:noProof/>
                <w:rtl/>
              </w:rPr>
              <w:t xml:space="preserve">2.2  מודל </w:t>
            </w:r>
            <w:r w:rsidRPr="00184EF9">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89BEA9" w14:textId="77777777" w:rsidR="00B15921" w:rsidRDefault="00B15921">
          <w:pPr>
            <w:pStyle w:val="TOC2"/>
            <w:tabs>
              <w:tab w:val="right" w:leader="dot" w:pos="8296"/>
            </w:tabs>
            <w:rPr>
              <w:rFonts w:eastAsiaTheme="minorEastAsia"/>
              <w:noProof/>
              <w:rtl/>
            </w:rPr>
          </w:pPr>
          <w:hyperlink w:anchor="_Toc4588452" w:history="1">
            <w:r w:rsidRPr="00184EF9">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0640FA5" w14:textId="77777777" w:rsidR="00B15921" w:rsidRDefault="00B15921">
          <w:pPr>
            <w:pStyle w:val="TOC3"/>
            <w:tabs>
              <w:tab w:val="right" w:leader="dot" w:pos="8296"/>
            </w:tabs>
            <w:rPr>
              <w:rFonts w:eastAsiaTheme="minorEastAsia"/>
              <w:noProof/>
              <w:rtl/>
            </w:rPr>
          </w:pPr>
          <w:hyperlink w:anchor="_Toc4588453" w:history="1">
            <w:r w:rsidRPr="00184EF9">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9B8F3E7" w14:textId="77777777" w:rsidR="00B15921" w:rsidRDefault="00B15921">
          <w:pPr>
            <w:pStyle w:val="TOC2"/>
            <w:tabs>
              <w:tab w:val="right" w:leader="dot" w:pos="8296"/>
            </w:tabs>
            <w:rPr>
              <w:rFonts w:eastAsiaTheme="minorEastAsia"/>
              <w:noProof/>
              <w:rtl/>
            </w:rPr>
          </w:pPr>
          <w:hyperlink w:anchor="_Toc4588454" w:history="1">
            <w:r w:rsidRPr="00184EF9">
              <w:rPr>
                <w:rStyle w:val="Hyperlink"/>
                <w:rFonts w:ascii="Open Sans Hebrew" w:hAnsi="Open Sans Hebrew"/>
                <w:caps/>
                <w:noProof/>
                <w:spacing w:val="8"/>
              </w:rPr>
              <w:t>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77198EC" w14:textId="77777777" w:rsidR="00B15921" w:rsidRDefault="00B15921">
          <w:pPr>
            <w:pStyle w:val="TOC3"/>
            <w:tabs>
              <w:tab w:val="right" w:leader="dot" w:pos="8296"/>
            </w:tabs>
            <w:rPr>
              <w:rFonts w:eastAsiaTheme="minorEastAsia"/>
              <w:noProof/>
              <w:rtl/>
            </w:rPr>
          </w:pPr>
          <w:hyperlink w:anchor="_Toc4588455" w:history="1">
            <w:r w:rsidRPr="00184EF9">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C044B74" w14:textId="77777777" w:rsidR="00B15921" w:rsidRDefault="00B15921">
          <w:pPr>
            <w:pStyle w:val="TOC2"/>
            <w:tabs>
              <w:tab w:val="right" w:leader="dot" w:pos="8296"/>
            </w:tabs>
            <w:rPr>
              <w:rFonts w:eastAsiaTheme="minorEastAsia"/>
              <w:noProof/>
              <w:rtl/>
            </w:rPr>
          </w:pPr>
          <w:hyperlink w:anchor="_Toc4588456" w:history="1">
            <w:r w:rsidRPr="00184EF9">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BCFAA69" w14:textId="77777777" w:rsidR="00B15921" w:rsidRDefault="00B15921">
          <w:pPr>
            <w:pStyle w:val="TOC3"/>
            <w:tabs>
              <w:tab w:val="right" w:leader="dot" w:pos="8296"/>
            </w:tabs>
            <w:rPr>
              <w:rFonts w:eastAsiaTheme="minorEastAsia"/>
              <w:noProof/>
              <w:rtl/>
            </w:rPr>
          </w:pPr>
          <w:hyperlink w:anchor="_Toc4588457" w:history="1">
            <w:r w:rsidRPr="00184EF9">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8C94EFD" w14:textId="77777777" w:rsidR="00B15921" w:rsidRDefault="00B15921">
          <w:pPr>
            <w:pStyle w:val="TOC3"/>
            <w:tabs>
              <w:tab w:val="right" w:leader="dot" w:pos="8296"/>
            </w:tabs>
            <w:rPr>
              <w:rFonts w:eastAsiaTheme="minorEastAsia"/>
              <w:noProof/>
              <w:rtl/>
            </w:rPr>
          </w:pPr>
          <w:hyperlink w:anchor="_Toc4588458" w:history="1">
            <w:r w:rsidRPr="00184EF9">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DE83FBD" w14:textId="77777777" w:rsidR="00B15921" w:rsidRDefault="00B15921">
          <w:pPr>
            <w:pStyle w:val="TOC1"/>
            <w:tabs>
              <w:tab w:val="left" w:pos="440"/>
              <w:tab w:val="right" w:leader="dot" w:pos="8296"/>
            </w:tabs>
            <w:rPr>
              <w:rFonts w:eastAsiaTheme="minorEastAsia"/>
              <w:noProof/>
              <w:rtl/>
            </w:rPr>
          </w:pPr>
          <w:hyperlink w:anchor="_Toc4588459" w:history="1">
            <w:r w:rsidRPr="00184EF9">
              <w:rPr>
                <w:rStyle w:val="Hyperlink"/>
                <w:noProof/>
              </w:rPr>
              <w:t>3.</w:t>
            </w:r>
            <w:r>
              <w:rPr>
                <w:rFonts w:eastAsiaTheme="minorEastAsia"/>
                <w:noProof/>
                <w:rtl/>
              </w:rPr>
              <w:tab/>
            </w:r>
            <w:r w:rsidRPr="00184EF9">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1E20B01" w14:textId="77777777" w:rsidR="00B15921" w:rsidRDefault="00B15921">
          <w:pPr>
            <w:pStyle w:val="TOC2"/>
            <w:tabs>
              <w:tab w:val="right" w:leader="dot" w:pos="8296"/>
            </w:tabs>
            <w:rPr>
              <w:rFonts w:eastAsiaTheme="minorEastAsia"/>
              <w:noProof/>
              <w:rtl/>
            </w:rPr>
          </w:pPr>
          <w:hyperlink w:anchor="_Toc4588460" w:history="1">
            <w:r w:rsidRPr="00184EF9">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7CCFAEE" w14:textId="77777777" w:rsidR="00B15921" w:rsidRDefault="00B15921">
          <w:pPr>
            <w:pStyle w:val="TOC3"/>
            <w:tabs>
              <w:tab w:val="right" w:leader="dot" w:pos="8296"/>
            </w:tabs>
            <w:rPr>
              <w:rFonts w:eastAsiaTheme="minorEastAsia"/>
              <w:noProof/>
              <w:rtl/>
            </w:rPr>
          </w:pPr>
          <w:hyperlink w:anchor="_Toc4588461" w:history="1">
            <w:r w:rsidRPr="00184EF9">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DC366F0" w14:textId="77777777" w:rsidR="00B15921" w:rsidRDefault="00B15921">
          <w:pPr>
            <w:pStyle w:val="TOC3"/>
            <w:tabs>
              <w:tab w:val="right" w:leader="dot" w:pos="8296"/>
            </w:tabs>
            <w:rPr>
              <w:rFonts w:eastAsiaTheme="minorEastAsia"/>
              <w:noProof/>
              <w:rtl/>
            </w:rPr>
          </w:pPr>
          <w:hyperlink w:anchor="_Toc4588462" w:history="1">
            <w:r w:rsidRPr="00184EF9">
              <w:rPr>
                <w:rStyle w:val="Hyperlink"/>
                <w:noProof/>
                <w:rtl/>
              </w:rPr>
              <w:t xml:space="preserve">3.1.2 דרישות </w:t>
            </w:r>
            <w:r w:rsidRPr="00184EF9">
              <w:rPr>
                <w:rStyle w:val="Hyperlink"/>
                <w:noProof/>
              </w:rPr>
              <w:t>side</w:t>
            </w:r>
            <w:r w:rsidRPr="00184EF9">
              <w:rPr>
                <w:rStyle w:val="Hyperlink"/>
                <w:noProof/>
                <w:rtl/>
              </w:rPr>
              <w:t xml:space="preserve"> </w:t>
            </w:r>
            <w:r w:rsidRPr="00184EF9">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C50BCEF" w14:textId="77777777" w:rsidR="00B15921" w:rsidRDefault="00B15921">
          <w:pPr>
            <w:pStyle w:val="TOC3"/>
            <w:tabs>
              <w:tab w:val="right" w:leader="dot" w:pos="8296"/>
            </w:tabs>
            <w:rPr>
              <w:rFonts w:eastAsiaTheme="minorEastAsia"/>
              <w:noProof/>
              <w:rtl/>
            </w:rPr>
          </w:pPr>
          <w:hyperlink w:anchor="_Toc4588463" w:history="1">
            <w:r w:rsidRPr="00184EF9">
              <w:rPr>
                <w:rStyle w:val="Hyperlink"/>
                <w:noProof/>
                <w:rtl/>
              </w:rPr>
              <w:t xml:space="preserve">3.1.3 דרישות </w:t>
            </w:r>
            <w:r w:rsidRPr="00184EF9">
              <w:rPr>
                <w:rStyle w:val="Hyperlink"/>
                <w:noProof/>
              </w:rPr>
              <w:t>side</w:t>
            </w:r>
            <w:r w:rsidRPr="00184EF9">
              <w:rPr>
                <w:rStyle w:val="Hyperlink"/>
                <w:noProof/>
                <w:rtl/>
              </w:rPr>
              <w:t xml:space="preserve"> </w:t>
            </w:r>
            <w:r w:rsidRPr="00184EF9">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Toc4588463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06CFC0E" w14:textId="77777777" w:rsidR="00B15921" w:rsidRDefault="00B15921">
          <w:pPr>
            <w:pStyle w:val="TOC2"/>
            <w:tabs>
              <w:tab w:val="right" w:leader="dot" w:pos="8296"/>
            </w:tabs>
            <w:rPr>
              <w:rFonts w:eastAsiaTheme="minorEastAsia"/>
              <w:noProof/>
              <w:rtl/>
            </w:rPr>
          </w:pPr>
          <w:hyperlink w:anchor="_Toc4588464" w:history="1">
            <w:r w:rsidRPr="00184EF9">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00EA032" w14:textId="77777777" w:rsidR="00B15921" w:rsidRDefault="00B15921">
          <w:pPr>
            <w:pStyle w:val="TOC2"/>
            <w:tabs>
              <w:tab w:val="right" w:leader="dot" w:pos="8296"/>
            </w:tabs>
            <w:rPr>
              <w:rFonts w:eastAsiaTheme="minorEastAsia"/>
              <w:noProof/>
              <w:rtl/>
            </w:rPr>
          </w:pPr>
          <w:hyperlink w:anchor="_Toc4588465" w:history="1">
            <w:r w:rsidRPr="00184EF9">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6C24626C" w14:textId="77777777" w:rsidR="00B15921" w:rsidRDefault="00B15921">
          <w:pPr>
            <w:pStyle w:val="TOC1"/>
            <w:tabs>
              <w:tab w:val="left" w:pos="440"/>
              <w:tab w:val="right" w:leader="dot" w:pos="8296"/>
            </w:tabs>
            <w:rPr>
              <w:rFonts w:eastAsiaTheme="minorEastAsia"/>
              <w:noProof/>
              <w:rtl/>
            </w:rPr>
          </w:pPr>
          <w:hyperlink w:anchor="_Toc4588466" w:history="1">
            <w:r w:rsidRPr="00184EF9">
              <w:rPr>
                <w:rStyle w:val="Hyperlink"/>
                <w:noProof/>
              </w:rPr>
              <w:t>4.</w:t>
            </w:r>
            <w:r>
              <w:rPr>
                <w:rFonts w:eastAsiaTheme="minorEastAsia"/>
                <w:noProof/>
                <w:rtl/>
              </w:rPr>
              <w:tab/>
            </w:r>
            <w:r w:rsidRPr="00184EF9">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AE0B548" w14:textId="77777777" w:rsidR="00B15921" w:rsidRDefault="00B15921">
          <w:pPr>
            <w:pStyle w:val="TOC2"/>
            <w:tabs>
              <w:tab w:val="right" w:leader="dot" w:pos="8296"/>
            </w:tabs>
            <w:rPr>
              <w:rFonts w:eastAsiaTheme="minorEastAsia"/>
              <w:noProof/>
              <w:rtl/>
            </w:rPr>
          </w:pPr>
          <w:hyperlink w:anchor="_Toc4588467" w:history="1">
            <w:r w:rsidRPr="00184EF9">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Toc4588467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997624D" w14:textId="77777777" w:rsidR="00B15921" w:rsidRDefault="00B15921">
          <w:pPr>
            <w:pStyle w:val="TOC2"/>
            <w:tabs>
              <w:tab w:val="right" w:leader="dot" w:pos="8296"/>
            </w:tabs>
            <w:rPr>
              <w:rFonts w:eastAsiaTheme="minorEastAsia"/>
              <w:noProof/>
              <w:rtl/>
            </w:rPr>
          </w:pPr>
          <w:hyperlink w:anchor="_Toc4588468" w:history="1">
            <w:r w:rsidRPr="00184EF9">
              <w:rPr>
                <w:rStyle w:val="Hyperlink"/>
                <w:noProof/>
                <w:rtl/>
              </w:rPr>
              <w:t>4.2 מודל הפיתוח של המערכת (כאן כדאי להציג מודלים – כדאי לעיין גם בפרויקט של חירום בפיקוד העורף )</w:t>
            </w:r>
            <w:r w:rsidRPr="00184EF9">
              <w:rPr>
                <w:rStyle w:val="Hyperlink"/>
                <w:noProof/>
              </w:rPr>
              <w:t xml:space="preserve"> </w:t>
            </w:r>
            <w:r w:rsidRPr="00184EF9">
              <w:rPr>
                <w:rStyle w:val="Hyperlink"/>
                <w:noProof/>
                <w:rtl/>
              </w:rPr>
              <w:t xml:space="preserve"> - </w:t>
            </w:r>
            <w:r w:rsidRPr="00184EF9">
              <w:rPr>
                <w:rStyle w:val="Hyperlink"/>
                <w:noProof/>
                <w:highlight w:val="yellow"/>
                <w:rtl/>
              </w:rPr>
              <w:t>כבר קיים בסעיף 2.4</w:t>
            </w:r>
            <w:r w:rsidRPr="00184EF9">
              <w:rPr>
                <w:rStyle w:val="Hyperlink"/>
                <w:noProof/>
                <w:rtl/>
              </w:rPr>
              <w:t>- למחוק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FA2E0F7" w14:textId="77777777" w:rsidR="00B15921" w:rsidRDefault="00B15921">
          <w:pPr>
            <w:pStyle w:val="TOC2"/>
            <w:tabs>
              <w:tab w:val="right" w:leader="dot" w:pos="8296"/>
            </w:tabs>
            <w:rPr>
              <w:rFonts w:eastAsiaTheme="minorEastAsia"/>
              <w:noProof/>
              <w:rtl/>
            </w:rPr>
          </w:pPr>
          <w:hyperlink w:anchor="_Toc4588469" w:history="1">
            <w:r w:rsidRPr="00184EF9">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Toc4588469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69D3807" w14:textId="77777777" w:rsidR="00B15921" w:rsidRDefault="00B15921">
          <w:pPr>
            <w:pStyle w:val="TOC2"/>
            <w:tabs>
              <w:tab w:val="right" w:leader="dot" w:pos="8296"/>
            </w:tabs>
            <w:rPr>
              <w:rFonts w:eastAsiaTheme="minorEastAsia"/>
              <w:noProof/>
              <w:rtl/>
            </w:rPr>
          </w:pPr>
          <w:hyperlink w:anchor="_Toc4588470" w:history="1">
            <w:r w:rsidRPr="00184EF9">
              <w:rPr>
                <w:rStyle w:val="Hyperlink"/>
                <w:noProof/>
                <w:rtl/>
              </w:rPr>
              <w:t xml:space="preserve">4.4 הקמת שרת </w:t>
            </w:r>
            <w:r w:rsidRPr="00184EF9">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87B2548" w14:textId="77777777" w:rsidR="00B15921" w:rsidRDefault="00B15921">
          <w:pPr>
            <w:pStyle w:val="TOC2"/>
            <w:tabs>
              <w:tab w:val="right" w:leader="dot" w:pos="8296"/>
            </w:tabs>
            <w:rPr>
              <w:rFonts w:eastAsiaTheme="minorEastAsia"/>
              <w:noProof/>
              <w:rtl/>
            </w:rPr>
          </w:pPr>
          <w:hyperlink w:anchor="_Toc4588471" w:history="1">
            <w:r w:rsidRPr="00184EF9">
              <w:rPr>
                <w:rStyle w:val="Hyperlink"/>
                <w:noProof/>
                <w:rtl/>
              </w:rPr>
              <w:t xml:space="preserve">4.5 הקמת </w:t>
            </w:r>
            <w:r w:rsidRPr="00184EF9">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752129A" w14:textId="77777777" w:rsidR="00B15921" w:rsidRDefault="00B15921">
          <w:pPr>
            <w:pStyle w:val="TOC2"/>
            <w:tabs>
              <w:tab w:val="right" w:leader="dot" w:pos="8296"/>
            </w:tabs>
            <w:rPr>
              <w:rFonts w:eastAsiaTheme="minorEastAsia"/>
              <w:noProof/>
              <w:rtl/>
            </w:rPr>
          </w:pPr>
          <w:hyperlink w:anchor="_Toc4588472" w:history="1">
            <w:r w:rsidRPr="00184EF9">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2A05072" w14:textId="77777777" w:rsidR="00B15921" w:rsidRDefault="00B15921">
          <w:pPr>
            <w:pStyle w:val="TOC2"/>
            <w:tabs>
              <w:tab w:val="right" w:leader="dot" w:pos="8296"/>
            </w:tabs>
            <w:rPr>
              <w:rFonts w:eastAsiaTheme="minorEastAsia"/>
              <w:noProof/>
              <w:rtl/>
            </w:rPr>
          </w:pPr>
          <w:hyperlink w:anchor="_Toc4588473" w:history="1">
            <w:r w:rsidRPr="00184EF9">
              <w:rPr>
                <w:rStyle w:val="Hyperlink"/>
                <w:noProof/>
              </w:rPr>
              <w:t xml:space="preserve">Data Mining 4.7 </w:t>
            </w:r>
            <w:r w:rsidRPr="00184EF9">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B3B0F97" w14:textId="77777777" w:rsidR="00B15921" w:rsidRDefault="00B15921">
          <w:pPr>
            <w:pStyle w:val="TOC2"/>
            <w:tabs>
              <w:tab w:val="right" w:leader="dot" w:pos="8296"/>
            </w:tabs>
            <w:rPr>
              <w:rFonts w:eastAsiaTheme="minorEastAsia"/>
              <w:noProof/>
              <w:rtl/>
            </w:rPr>
          </w:pPr>
          <w:hyperlink w:anchor="_Toc4588474" w:history="1">
            <w:r w:rsidRPr="00184EF9">
              <w:rPr>
                <w:rStyle w:val="Hyperlink"/>
                <w:noProof/>
                <w:rtl/>
              </w:rPr>
              <w:t>4.8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43D1D618" w14:textId="77777777" w:rsidR="00B15921" w:rsidRDefault="00B15921">
          <w:pPr>
            <w:pStyle w:val="TOC2"/>
            <w:tabs>
              <w:tab w:val="right" w:leader="dot" w:pos="8296"/>
            </w:tabs>
            <w:rPr>
              <w:rFonts w:eastAsiaTheme="minorEastAsia"/>
              <w:noProof/>
              <w:rtl/>
            </w:rPr>
          </w:pPr>
          <w:hyperlink w:anchor="_Toc4588475" w:history="1">
            <w:r w:rsidRPr="00184EF9">
              <w:rPr>
                <w:rStyle w:val="Hyperlink"/>
                <w:noProof/>
                <w:rtl/>
              </w:rPr>
              <w:t>4.9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40F2012" w14:textId="77777777" w:rsidR="00B15921" w:rsidRDefault="00B15921">
          <w:pPr>
            <w:pStyle w:val="TOC2"/>
            <w:tabs>
              <w:tab w:val="right" w:leader="dot" w:pos="8296"/>
            </w:tabs>
            <w:rPr>
              <w:rFonts w:eastAsiaTheme="minorEastAsia"/>
              <w:noProof/>
              <w:rtl/>
            </w:rPr>
          </w:pPr>
          <w:hyperlink w:anchor="_Toc4588476" w:history="1">
            <w:r w:rsidRPr="00184EF9">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34E4C13" w14:textId="77777777" w:rsidR="00B15921" w:rsidRDefault="00B15921">
          <w:pPr>
            <w:pStyle w:val="TOC1"/>
            <w:tabs>
              <w:tab w:val="right" w:leader="dot" w:pos="8296"/>
            </w:tabs>
            <w:rPr>
              <w:rFonts w:eastAsiaTheme="minorEastAsia"/>
              <w:noProof/>
              <w:rtl/>
            </w:rPr>
          </w:pPr>
          <w:hyperlink w:anchor="_Toc4588477" w:history="1">
            <w:r w:rsidRPr="00184EF9">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5DC94034" w14:textId="77777777" w:rsidR="00B15921" w:rsidRDefault="00B15921">
          <w:pPr>
            <w:pStyle w:val="TOC2"/>
            <w:tabs>
              <w:tab w:val="right" w:leader="dot" w:pos="8296"/>
            </w:tabs>
            <w:rPr>
              <w:rFonts w:eastAsiaTheme="minorEastAsia"/>
              <w:noProof/>
              <w:rtl/>
            </w:rPr>
          </w:pPr>
          <w:hyperlink w:anchor="_Toc4588478" w:history="1">
            <w:r w:rsidRPr="00184EF9">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CB0F9CA" w14:textId="77777777" w:rsidR="00B15921" w:rsidRDefault="00B15921">
          <w:pPr>
            <w:pStyle w:val="TOC2"/>
            <w:tabs>
              <w:tab w:val="right" w:leader="dot" w:pos="8296"/>
            </w:tabs>
            <w:rPr>
              <w:rFonts w:eastAsiaTheme="minorEastAsia"/>
              <w:noProof/>
              <w:rtl/>
            </w:rPr>
          </w:pPr>
          <w:hyperlink w:anchor="_Toc4588479" w:history="1">
            <w:r w:rsidRPr="00184EF9">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7C6B6743" w14:textId="77777777" w:rsidR="00B15921" w:rsidRDefault="00B15921">
          <w:pPr>
            <w:pStyle w:val="TOC2"/>
            <w:tabs>
              <w:tab w:val="right" w:leader="dot" w:pos="8296"/>
            </w:tabs>
            <w:rPr>
              <w:rFonts w:eastAsiaTheme="minorEastAsia"/>
              <w:noProof/>
              <w:rtl/>
            </w:rPr>
          </w:pPr>
          <w:hyperlink w:anchor="_Toc4588480" w:history="1">
            <w:r w:rsidRPr="00184EF9">
              <w:rPr>
                <w:rStyle w:val="Hyperlink"/>
                <w:noProof/>
                <w:rtl/>
              </w:rPr>
              <w:t>5.3 אתגרים שהתמודדנו איתם במהלך הפרוייקט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F656DFA" w14:textId="77777777" w:rsidR="00B15921" w:rsidRDefault="00B15921">
          <w:pPr>
            <w:pStyle w:val="TOC3"/>
            <w:tabs>
              <w:tab w:val="right" w:leader="dot" w:pos="8296"/>
            </w:tabs>
            <w:rPr>
              <w:rFonts w:eastAsiaTheme="minorEastAsia"/>
              <w:noProof/>
              <w:rtl/>
            </w:rPr>
          </w:pPr>
          <w:hyperlink w:anchor="_Toc4588481" w:history="1">
            <w:r w:rsidRPr="00184EF9">
              <w:rPr>
                <w:rStyle w:val="Hyperlink"/>
                <w:noProof/>
                <w:rtl/>
              </w:rPr>
              <w:t xml:space="preserve">5.3.1 הכנסת קובץ </w:t>
            </w:r>
            <w:r w:rsidRPr="00184EF9">
              <w:rPr>
                <w:rStyle w:val="Hyperlink"/>
                <w:noProof/>
              </w:rPr>
              <w:t>JSON</w:t>
            </w:r>
            <w:r w:rsidRPr="00184EF9">
              <w:rPr>
                <w:rStyle w:val="Hyperlink"/>
                <w:noProof/>
                <w:rtl/>
              </w:rPr>
              <w:t xml:space="preserve"> ל</w:t>
            </w:r>
            <w:r w:rsidRPr="00184EF9">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138D462" w14:textId="77777777" w:rsidR="00B15921" w:rsidRDefault="00B15921">
          <w:pPr>
            <w:pStyle w:val="TOC3"/>
            <w:tabs>
              <w:tab w:val="right" w:leader="dot" w:pos="8296"/>
            </w:tabs>
            <w:rPr>
              <w:rFonts w:eastAsiaTheme="minorEastAsia"/>
              <w:noProof/>
              <w:rtl/>
            </w:rPr>
          </w:pPr>
          <w:hyperlink w:anchor="_Toc4588482" w:history="1">
            <w:r w:rsidRPr="00184EF9">
              <w:rPr>
                <w:rStyle w:val="Hyperlink"/>
                <w:noProof/>
                <w:rtl/>
              </w:rPr>
              <w:t>5.3.2 שינוי אורך מחרוזת ב</w:t>
            </w:r>
            <w:r w:rsidRPr="00184EF9">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Toc4588482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C386ECB" w14:textId="77777777" w:rsidR="00B15921" w:rsidRDefault="00B15921">
          <w:pPr>
            <w:pStyle w:val="TOC2"/>
            <w:tabs>
              <w:tab w:val="right" w:leader="dot" w:pos="8296"/>
            </w:tabs>
            <w:rPr>
              <w:rFonts w:eastAsiaTheme="minorEastAsia"/>
              <w:noProof/>
              <w:rtl/>
            </w:rPr>
          </w:pPr>
          <w:hyperlink w:anchor="_Toc4588483" w:history="1">
            <w:r w:rsidRPr="00184EF9">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Toc4588483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BFF4E9E" w14:textId="77777777" w:rsidR="00B15921" w:rsidRDefault="00B15921">
          <w:pPr>
            <w:pStyle w:val="TOC1"/>
            <w:tabs>
              <w:tab w:val="right" w:leader="dot" w:pos="8296"/>
            </w:tabs>
            <w:rPr>
              <w:rFonts w:eastAsiaTheme="minorEastAsia"/>
              <w:noProof/>
              <w:rtl/>
            </w:rPr>
          </w:pPr>
          <w:hyperlink w:anchor="_Toc4588484" w:history="1">
            <w:r w:rsidRPr="00184EF9">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1C77DA65" w14:textId="77777777" w:rsidR="00B15921" w:rsidRDefault="00B15921">
          <w:pPr>
            <w:pStyle w:val="TOC1"/>
            <w:tabs>
              <w:tab w:val="right" w:leader="dot" w:pos="8296"/>
            </w:tabs>
            <w:rPr>
              <w:rFonts w:eastAsiaTheme="minorEastAsia"/>
              <w:noProof/>
              <w:rtl/>
            </w:rPr>
          </w:pPr>
          <w:hyperlink w:anchor="_Toc4588485" w:history="1">
            <w:r w:rsidRPr="00184EF9">
              <w:rPr>
                <w:rStyle w:val="Hyperlink"/>
                <w:noProof/>
                <w:rtl/>
              </w:rPr>
              <w:t>7. ביביליוגרפיה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Toc4588485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242CF0"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איפיון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r>
        <w:rPr>
          <w:rFonts w:cs="Calibri"/>
          <w:sz w:val="24"/>
          <w:szCs w:val="24"/>
        </w:rPr>
        <w:t>synerio</w:t>
      </w:r>
      <w:ins w:id="20" w:author="גמליאל" w:date="2019-03-26T21:03:00Z">
        <w:r w:rsidR="00C06233">
          <w:rPr>
            <w:rFonts w:cs="Calibri"/>
            <w:sz w:val="24"/>
            <w:szCs w:val="24"/>
          </w:rPr>
          <w:t>n</w:t>
        </w:r>
      </w:ins>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242CF0"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hint="cs"/>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242CF0"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r>
        <w:rPr>
          <w:rFonts w:cs="Calibri"/>
          <w:sz w:val="24"/>
          <w:szCs w:val="24"/>
        </w:rPr>
        <w:t>onetcenter</w:t>
      </w:r>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hint="cs"/>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hint="cs"/>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hint="cs"/>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hint="cs"/>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hint="cs"/>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hint="cs"/>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r w:rsidR="00684F0B">
        <w:rPr>
          <w:rFonts w:cstheme="minorHAnsi"/>
          <w:sz w:val="24"/>
          <w:szCs w:val="24"/>
        </w:rPr>
        <w:t>javascript</w:t>
      </w:r>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r w:rsidR="00BB1D79">
        <w:rPr>
          <w:rFonts w:cstheme="minorHAnsi" w:hint="cs"/>
          <w:sz w:val="24"/>
          <w:szCs w:val="24"/>
          <w:rtl/>
        </w:rPr>
        <w:t>. קבצי ה</w:t>
      </w:r>
      <w:r w:rsidR="00BB1D79">
        <w:rPr>
          <w:rFonts w:cstheme="minorHAnsi"/>
          <w:sz w:val="24"/>
          <w:szCs w:val="24"/>
        </w:rPr>
        <w:t>css</w:t>
      </w:r>
      <w:r w:rsidR="00BB1D79">
        <w:rPr>
          <w:rFonts w:cstheme="minorHAnsi" w:hint="cs"/>
          <w:sz w:val="24"/>
          <w:szCs w:val="24"/>
          <w:rtl/>
        </w:rPr>
        <w:t xml:space="preserve"> וה</w:t>
      </w:r>
      <w:r w:rsidR="00BB1D79">
        <w:rPr>
          <w:rFonts w:cstheme="minorHAnsi"/>
          <w:sz w:val="24"/>
          <w:szCs w:val="24"/>
        </w:rPr>
        <w:t>javascript</w:t>
      </w:r>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hint="cs"/>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hint="cs"/>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Fonts w:hint="cs"/>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hint="cs"/>
          <w:sz w:val="24"/>
          <w:szCs w:val="24"/>
          <w:rtl/>
        </w:rPr>
      </w:pPr>
    </w:p>
    <w:p w14:paraId="3BED7284" w14:textId="72FB499A" w:rsidR="00696807" w:rsidDel="002323DD" w:rsidRDefault="00696807" w:rsidP="0090232D">
      <w:pPr>
        <w:pStyle w:val="a7"/>
        <w:jc w:val="both"/>
        <w:rPr>
          <w:del w:id="36" w:author="גמליאל" w:date="2019-03-27T14:56:00Z"/>
          <w:rFonts w:cstheme="minorHAnsi" w:hint="cs"/>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hint="cs"/>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hint="cs"/>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hint="cs"/>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hint="cs"/>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hint="cs"/>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hint="cs"/>
          <w:rtl/>
        </w:rPr>
      </w:pPr>
      <w:r w:rsidRPr="00695B37">
        <w:t>T</w:t>
      </w:r>
      <w:r w:rsidR="00E72A5E" w:rsidRPr="00695B37">
        <w:t>ortois</w:t>
      </w:r>
      <w:r>
        <w:t>eG</w:t>
      </w:r>
      <w:r w:rsidR="00E72A5E" w:rsidRPr="00695B37">
        <w:t>it</w:t>
      </w:r>
      <w:r>
        <w:t xml:space="preserve"> 2.3.1.7.1</w:t>
      </w:r>
    </w:p>
    <w:p w14:paraId="760D4697" w14:textId="30AD8104" w:rsidR="00EF6FD1" w:rsidRPr="00E72A5E" w:rsidRDefault="00EF6FD1" w:rsidP="0090232D">
      <w:pPr>
        <w:pStyle w:val="a7"/>
        <w:jc w:val="both"/>
        <w:rPr>
          <w:rFonts w:cstheme="minorHAnsi" w:hint="cs"/>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hint="cs"/>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r w:rsidR="00B70C90" w:rsidRPr="00695B37">
        <w:t>G</w:t>
      </w:r>
      <w:r w:rsidR="00E72A5E" w:rsidRPr="00695B37">
        <w:t>ithub</w:t>
      </w:r>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hint="cs"/>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hint="cs"/>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Chrome DevTools</w:t>
      </w:r>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hint="cs"/>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hint="cs"/>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hint="cs"/>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hint="cs"/>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hint="cs"/>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hint="cs"/>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hint="cs"/>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hint="cs"/>
          <w:sz w:val="24"/>
          <w:szCs w:val="24"/>
          <w:rtl/>
        </w:rPr>
      </w:pPr>
    </w:p>
    <w:p w14:paraId="289FF0BA" w14:textId="34D39C19" w:rsidR="005D5ED2" w:rsidRDefault="009F20B9" w:rsidP="0090232D">
      <w:pPr>
        <w:pStyle w:val="4"/>
        <w:jc w:val="both"/>
        <w:rPr>
          <w:rFonts w:hint="cs"/>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Fonts w:hint="cs"/>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r w:rsidRPr="002658C5">
        <w:rPr>
          <w:rFonts w:ascii="Arial" w:hAnsi="Arial" w:cs="Arial"/>
          <w:sz w:val="21"/>
          <w:szCs w:val="21"/>
          <w:shd w:val="clear" w:color="auto" w:fill="FFFFFF"/>
        </w:rPr>
        <w:t>Javascript</w:t>
      </w:r>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Fonts w:hint="cs"/>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Fonts w:hint="cs"/>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hint="cs"/>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r>
        <w:t>Javascript</w:t>
      </w:r>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hint="cs"/>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hint="cs"/>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hint="cs"/>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hint="cs"/>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hint="cs"/>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hint="cs"/>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hint="cs"/>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hint="cs"/>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49E486BD" w:rsidR="005B22E3" w:rsidRPr="00245EAA" w:rsidRDefault="009B64EB" w:rsidP="00B145E6">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lastRenderedPageBreak/>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bookmarkStart w:id="46" w:name="_GoBack"/>
      <w:bookmarkEnd w:id="46"/>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90232D">
      <w:pPr>
        <w:pStyle w:val="a7"/>
        <w:jc w:val="both"/>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90232D">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47" w:name="_Toc4588456"/>
      <w:r w:rsidRPr="00201C55">
        <w:rPr>
          <w:rFonts w:hint="cs"/>
          <w:rtl/>
        </w:rPr>
        <w:t xml:space="preserve">2.4 </w:t>
      </w:r>
      <w:commentRangeStart w:id="48"/>
      <w:r w:rsidR="00641A3F" w:rsidRPr="00201C55">
        <w:rPr>
          <w:rFonts w:hint="cs"/>
          <w:rtl/>
        </w:rPr>
        <w:t>מודל הפיתוח</w:t>
      </w:r>
      <w:commentRangeEnd w:id="48"/>
      <w:r w:rsidR="003E698D">
        <w:rPr>
          <w:rStyle w:val="ad"/>
          <w:rFonts w:asciiTheme="minorHAnsi" w:eastAsiaTheme="minorHAnsi" w:hAnsiTheme="minorHAnsi" w:cstheme="minorBidi"/>
          <w:b w:val="0"/>
          <w:bCs w:val="0"/>
          <w:color w:val="auto"/>
          <w:rtl/>
        </w:rPr>
        <w:commentReference w:id="48"/>
      </w:r>
      <w:bookmarkEnd w:id="47"/>
    </w:p>
    <w:p w14:paraId="6050291D" w14:textId="77777777" w:rsidR="00201C55" w:rsidRPr="00201C55" w:rsidRDefault="00201C55" w:rsidP="0090232D">
      <w:pPr>
        <w:pStyle w:val="a7"/>
        <w:jc w:val="both"/>
        <w:rPr>
          <w:rFonts w:cstheme="minorHAnsi"/>
          <w:sz w:val="24"/>
          <w:szCs w:val="24"/>
          <w:rtl/>
        </w:rPr>
      </w:pPr>
    </w:p>
    <w:p w14:paraId="5DB5E502" w14:textId="48DCB79C"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242CF0"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77777777" w:rsidR="001C7332" w:rsidRDefault="001C7332" w:rsidP="0090232D">
      <w:pPr>
        <w:pStyle w:val="a7"/>
        <w:jc w:val="both"/>
        <w:rPr>
          <w:rFonts w:cstheme="minorHAnsi"/>
          <w:sz w:val="24"/>
          <w:szCs w:val="24"/>
          <w:rtl/>
        </w:rPr>
      </w:pPr>
    </w:p>
    <w:p w14:paraId="20E41BE7" w14:textId="50DE94B9" w:rsidR="00992825" w:rsidRPr="001C7332" w:rsidRDefault="00992825" w:rsidP="0090232D">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90232D">
      <w:pPr>
        <w:pStyle w:val="a7"/>
        <w:jc w:val="both"/>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עד לסיומו בצורה מקצועית וממצה ורק לאחר שסיימנו 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58B3CBA5" w:rsidR="001C7332" w:rsidRPr="001C7332" w:rsidRDefault="009B7910"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2"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3"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4"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5"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6"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9" w:name="_Toc328647067"/>
    </w:p>
    <w:p w14:paraId="63E62406" w14:textId="77777777" w:rsidR="0053146A" w:rsidRDefault="0053146A" w:rsidP="0053146A">
      <w:pPr>
        <w:rPr>
          <w:rFonts w:cstheme="minorHAnsi"/>
          <w:b/>
          <w:bCs/>
          <w:rtl/>
        </w:rPr>
      </w:pPr>
    </w:p>
    <w:p w14:paraId="3C9D9DB2" w14:textId="344B413D" w:rsidR="00C05E3D" w:rsidRPr="000B2DB9" w:rsidRDefault="00C05E3D" w:rsidP="0090232D">
      <w:pPr>
        <w:pStyle w:val="3"/>
        <w:spacing w:before="120"/>
        <w:jc w:val="both"/>
        <w:rPr>
          <w:rFonts w:asciiTheme="minorHAnsi" w:eastAsiaTheme="minorHAnsi" w:hAnsiTheme="minorHAnsi" w:cstheme="minorHAnsi"/>
          <w:b w:val="0"/>
          <w:bCs w:val="0"/>
          <w:color w:val="auto"/>
          <w:sz w:val="24"/>
          <w:szCs w:val="24"/>
        </w:rPr>
      </w:pPr>
      <w:bookmarkStart w:id="50" w:name="_Toc4588457"/>
      <w:r w:rsidRPr="000B2DB9">
        <w:rPr>
          <w:rFonts w:asciiTheme="minorHAnsi" w:eastAsiaTheme="minorHAnsi" w:hAnsiTheme="minorHAnsi" w:cstheme="minorHAnsi" w:hint="cs"/>
          <w:b w:val="0"/>
          <w:bCs w:val="0"/>
          <w:color w:val="auto"/>
          <w:sz w:val="24"/>
          <w:szCs w:val="24"/>
          <w:rtl/>
        </w:rPr>
        <w:t>השיטה האיטרטיבית, יחידת מסירה/גרסה אחת</w:t>
      </w:r>
      <w:bookmarkEnd w:id="49"/>
      <w:bookmarkEnd w:id="50"/>
    </w:p>
    <w:p w14:paraId="05B78791" w14:textId="054225A3"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E525E5" w:rsidRPr="000B2DB9">
        <w:rPr>
          <w:rFonts w:asciiTheme="minorHAnsi" w:eastAsiaTheme="minorHAnsi" w:hAnsiTheme="minorHAnsi" w:cstheme="minorHAnsi" w:hint="cs"/>
          <w:rtl/>
        </w:rPr>
        <w:t>גירסאות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0232D">
      <w:pPr>
        <w:pStyle w:val="3"/>
        <w:spacing w:before="120"/>
        <w:jc w:val="both"/>
        <w:rPr>
          <w:rFonts w:asciiTheme="minorHAnsi" w:eastAsiaTheme="minorHAnsi" w:hAnsiTheme="minorHAnsi" w:cstheme="minorHAnsi"/>
          <w:b w:val="0"/>
          <w:bCs w:val="0"/>
          <w:color w:val="auto"/>
          <w:sz w:val="24"/>
          <w:szCs w:val="24"/>
          <w:rtl/>
        </w:rPr>
      </w:pPr>
      <w:bookmarkStart w:id="51" w:name="_Toc328648267"/>
      <w:bookmarkStart w:id="52" w:name="_Toc328647068"/>
      <w:bookmarkStart w:id="53" w:name="_Toc4588458"/>
      <w:bookmarkEnd w:id="51"/>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52"/>
      <w:bookmarkEnd w:id="53"/>
    </w:p>
    <w:p w14:paraId="7EC1BD11"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הפרוייקט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כל חלק בתהליך הפיתוח תלוי בחלק שלפניו, כך שלא ניתן למשל להתחיל בפיתוח הפונקציונליות לפני שעיצוב הפרוייקט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במתודולוגית אג׳ייל הנקראת לפעמים גם </w:t>
      </w:r>
      <w:r w:rsidRPr="000B2DB9">
        <w:rPr>
          <w:rFonts w:asciiTheme="minorHAnsi" w:eastAsiaTheme="minorHAnsi" w:hAnsiTheme="minorHAnsi" w:cstheme="minorHAnsi"/>
          <w:b/>
          <w:bCs/>
          <w:rtl/>
        </w:rPr>
        <w:t>סקראם</w:t>
      </w:r>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לאפיין את כל האתר, ואז לעצב אותו וכ׳ו,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242CF0" w:rsidP="0090232D">
      <w:pPr>
        <w:pStyle w:val="a7"/>
        <w:bidi w:val="0"/>
        <w:jc w:val="both"/>
        <w:rPr>
          <w:rFonts w:cstheme="minorHAnsi"/>
          <w:sz w:val="24"/>
          <w:szCs w:val="24"/>
        </w:rPr>
      </w:pPr>
      <w:hyperlink r:id="rId59"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242CF0" w:rsidP="0090232D">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2E60B258" w14:textId="2B78C96B" w:rsidR="00FB7F67" w:rsidRDefault="00242CF0" w:rsidP="0090232D">
      <w:pPr>
        <w:pStyle w:val="a7"/>
        <w:bidi w:val="0"/>
        <w:jc w:val="both"/>
        <w:rPr>
          <w:rFonts w:cstheme="minorHAnsi"/>
          <w:sz w:val="24"/>
          <w:szCs w:val="24"/>
        </w:rPr>
      </w:pPr>
      <w:hyperlink r:id="rId61"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54" w:author="Daniel Danan" w:date="2019-03-24T18:04:00Z"/>
          <w:rFonts w:cstheme="minorHAnsi"/>
          <w:sz w:val="24"/>
          <w:szCs w:val="24"/>
          <w:rtl/>
        </w:rPr>
      </w:pPr>
      <w:del w:id="55"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ותיקונים להמשך (בתמונה הנ"ל ההתקדמות תיהיה למעשה הקורקינט וכן הלאה), ובכך לייעל את זמן הפיתוח ולמקד אותו בצורה טובה יותר עבור דרישות הלקוח,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p>
    <w:p w14:paraId="1857B493" w14:textId="77777777" w:rsidR="0076200D" w:rsidRPr="0076200D"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56" w:name="_Toc4588459"/>
      <w:r>
        <w:rPr>
          <w:rFonts w:hint="cs"/>
          <w:rtl/>
        </w:rPr>
        <w:t>תכנון</w:t>
      </w:r>
      <w:bookmarkEnd w:id="56"/>
    </w:p>
    <w:p w14:paraId="3F207B9D" w14:textId="471F39A6" w:rsidR="00D47385" w:rsidRDefault="00C013AB" w:rsidP="0090232D">
      <w:pPr>
        <w:pStyle w:val="2"/>
        <w:jc w:val="both"/>
      </w:pPr>
      <w:bookmarkStart w:id="57" w:name="_Toc4588460"/>
      <w:r>
        <w:rPr>
          <w:rFonts w:hint="cs"/>
          <w:rtl/>
        </w:rPr>
        <w:t xml:space="preserve">3.1 </w:t>
      </w:r>
      <w:r w:rsidR="00D47385">
        <w:rPr>
          <w:rFonts w:hint="cs"/>
          <w:rtl/>
        </w:rPr>
        <w:t>דרישות המערכת</w:t>
      </w:r>
      <w:bookmarkEnd w:id="57"/>
    </w:p>
    <w:p w14:paraId="72F283A1" w14:textId="509B6311" w:rsidR="009125A8" w:rsidRDefault="009125A8" w:rsidP="0090232D">
      <w:pPr>
        <w:jc w:val="both"/>
        <w:rPr>
          <w:rtl/>
        </w:rPr>
      </w:pPr>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0232D">
      <w:pPr>
        <w:jc w:val="both"/>
        <w:rPr>
          <w:rtl/>
        </w:rPr>
      </w:pPr>
      <w:r>
        <w:rPr>
          <w:rFonts w:hint="cs"/>
          <w:rtl/>
        </w:rPr>
        <w:t xml:space="preserve">החלק השני היה אחראי על </w:t>
      </w:r>
      <w:r>
        <w:t>Data mining</w:t>
      </w:r>
      <w:r>
        <w:rPr>
          <w:rFonts w:hint="cs"/>
          <w:rtl/>
        </w:rPr>
        <w:t>, כלומר איסוף מידע ספיציפי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0232D">
      <w:pPr>
        <w:jc w:val="both"/>
        <w:rPr>
          <w:rtl/>
        </w:rPr>
      </w:pPr>
      <w:r>
        <w:rPr>
          <w:rFonts w:hint="cs"/>
          <w:rtl/>
        </w:rPr>
        <w:lastRenderedPageBreak/>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58" w:name="_Toc4588461"/>
      <w:r>
        <w:rPr>
          <w:rFonts w:hint="cs"/>
          <w:rtl/>
        </w:rPr>
        <w:t xml:space="preserve">3.1.1 </w:t>
      </w:r>
      <w:commentRangeStart w:id="59"/>
      <w:r w:rsidR="00D47385">
        <w:rPr>
          <w:rFonts w:hint="cs"/>
          <w:rtl/>
        </w:rPr>
        <w:t>דרישות כלליות</w:t>
      </w:r>
      <w:commentRangeEnd w:id="59"/>
      <w:r w:rsidR="0068070B">
        <w:rPr>
          <w:rStyle w:val="ad"/>
          <w:rFonts w:asciiTheme="minorHAnsi" w:eastAsiaTheme="minorHAnsi" w:hAnsiTheme="minorHAnsi" w:cstheme="minorBidi"/>
          <w:b w:val="0"/>
          <w:bCs w:val="0"/>
          <w:color w:val="auto"/>
          <w:rtl/>
        </w:rPr>
        <w:commentReference w:id="59"/>
      </w:r>
      <w:bookmarkEnd w:id="58"/>
    </w:p>
    <w:p w14:paraId="4914F411" w14:textId="77777777" w:rsidR="004231CE" w:rsidRPr="004231CE" w:rsidRDefault="004231CE" w:rsidP="0090232D">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90232D">
      <w:pPr>
        <w:spacing w:after="0" w:line="240" w:lineRule="auto"/>
        <w:jc w:val="both"/>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0" w:name="_Toc4588462"/>
      <w:r>
        <w:rPr>
          <w:rFonts w:hint="cs"/>
          <w:rtl/>
        </w:rPr>
        <w:t xml:space="preserve">3.1.2 </w:t>
      </w:r>
      <w:commentRangeStart w:id="61"/>
      <w:r w:rsidR="00D47385">
        <w:rPr>
          <w:rFonts w:hint="cs"/>
          <w:rtl/>
        </w:rPr>
        <w:t xml:space="preserve">דרישות </w:t>
      </w:r>
      <w:r w:rsidR="00D47385">
        <w:t>side</w:t>
      </w:r>
      <w:r w:rsidR="00D47385">
        <w:rPr>
          <w:rFonts w:hint="cs"/>
          <w:rtl/>
        </w:rPr>
        <w:t xml:space="preserve"> </w:t>
      </w:r>
      <w:commentRangeEnd w:id="61"/>
      <w:r w:rsidR="0068070B">
        <w:rPr>
          <w:rStyle w:val="ad"/>
          <w:rFonts w:asciiTheme="minorHAnsi" w:eastAsiaTheme="minorHAnsi" w:hAnsiTheme="minorHAnsi" w:cstheme="minorBidi"/>
          <w:b w:val="0"/>
          <w:bCs w:val="0"/>
          <w:color w:val="auto"/>
          <w:rtl/>
        </w:rPr>
        <w:commentReference w:id="61"/>
      </w:r>
      <w:r w:rsidR="00D47385">
        <w:t>client</w:t>
      </w:r>
      <w:bookmarkEnd w:id="60"/>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תיהיה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(המובססות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62"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6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ותכונתיו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63" w:name="_Toc4588464"/>
      <w:r>
        <w:rPr>
          <w:rFonts w:hint="cs"/>
          <w:rtl/>
        </w:rPr>
        <w:t xml:space="preserve">3.2 </w:t>
      </w:r>
      <w:r w:rsidR="00B22D8D">
        <w:rPr>
          <w:rFonts w:hint="cs"/>
          <w:rtl/>
        </w:rPr>
        <w:t xml:space="preserve">אפיון </w:t>
      </w:r>
      <w:commentRangeStart w:id="64"/>
      <w:r w:rsidR="00B22D8D">
        <w:rPr>
          <w:rFonts w:hint="cs"/>
          <w:rtl/>
        </w:rPr>
        <w:t xml:space="preserve">המערכת </w:t>
      </w:r>
      <w:commentRangeEnd w:id="64"/>
      <w:r w:rsidR="0080602B">
        <w:rPr>
          <w:rStyle w:val="ad"/>
          <w:rFonts w:asciiTheme="minorHAnsi" w:eastAsiaTheme="minorHAnsi" w:hAnsiTheme="minorHAnsi" w:cstheme="minorBidi"/>
          <w:b w:val="0"/>
          <w:bCs w:val="0"/>
          <w:color w:val="auto"/>
          <w:rtl/>
        </w:rPr>
        <w:commentReference w:id="64"/>
      </w:r>
      <w:bookmarkEnd w:id="63"/>
    </w:p>
    <w:p w14:paraId="19142D4A" w14:textId="280CC115" w:rsidR="008223DB" w:rsidRDefault="008223DB" w:rsidP="0090232D">
      <w:pPr>
        <w:jc w:val="both"/>
      </w:pPr>
    </w:p>
    <w:p w14:paraId="0C5800AC" w14:textId="562FDCA3" w:rsidR="008223DB" w:rsidRDefault="008223DB" w:rsidP="0090232D">
      <w:pPr>
        <w:jc w:val="both"/>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Fonts w:hint="cs"/>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65"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65"/>
    </w:p>
    <w:p w14:paraId="103E6883" w14:textId="54ED589E" w:rsidR="00CF5C28" w:rsidRPr="00CF5C28" w:rsidRDefault="00CF5C28" w:rsidP="0090232D">
      <w:pPr>
        <w:pStyle w:val="a7"/>
        <w:jc w:val="both"/>
        <w:rPr>
          <w:rFonts w:cstheme="minorHAnsi"/>
          <w:sz w:val="24"/>
          <w:szCs w:val="24"/>
          <w:rtl/>
        </w:rPr>
      </w:pPr>
      <w:commentRangeStart w:id="66"/>
      <w:r>
        <w:rPr>
          <w:rFonts w:cstheme="minorHAnsi" w:hint="cs"/>
          <w:sz w:val="24"/>
          <w:szCs w:val="24"/>
          <w:rtl/>
        </w:rPr>
        <w:t>המערכ</w:t>
      </w:r>
      <w:commentRangeEnd w:id="66"/>
      <w:r w:rsidR="0068070B">
        <w:rPr>
          <w:rStyle w:val="ad"/>
        </w:rPr>
        <w:commentReference w:id="66"/>
      </w:r>
      <w:r>
        <w:rPr>
          <w:rFonts w:cstheme="minorHAnsi" w:hint="cs"/>
          <w:sz w:val="24"/>
          <w:szCs w:val="24"/>
          <w:rtl/>
        </w:rPr>
        <w:t xml:space="preserve">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67" w:name="_Toc4588466"/>
      <w:r>
        <w:rPr>
          <w:rFonts w:hint="cs"/>
          <w:rtl/>
        </w:rPr>
        <w:t>תכנון ביצוע</w:t>
      </w:r>
      <w:bookmarkEnd w:id="67"/>
    </w:p>
    <w:p w14:paraId="307D8352" w14:textId="682E98DD" w:rsidR="00577E06" w:rsidRDefault="00C013AB" w:rsidP="0090232D">
      <w:pPr>
        <w:pStyle w:val="2"/>
        <w:jc w:val="both"/>
      </w:pPr>
      <w:bookmarkStart w:id="68" w:name="_Toc4588467"/>
      <w:r>
        <w:rPr>
          <w:rFonts w:hint="cs"/>
          <w:rtl/>
        </w:rPr>
        <w:t xml:space="preserve">4.1 </w:t>
      </w:r>
      <w:commentRangeStart w:id="69"/>
      <w:r w:rsidR="00577E06">
        <w:rPr>
          <w:rFonts w:hint="cs"/>
          <w:rtl/>
        </w:rPr>
        <w:t>תחילת ה</w:t>
      </w:r>
      <w:commentRangeEnd w:id="69"/>
      <w:r w:rsidR="0080602B">
        <w:rPr>
          <w:rStyle w:val="ad"/>
          <w:rFonts w:asciiTheme="minorHAnsi" w:eastAsiaTheme="minorHAnsi" w:hAnsiTheme="minorHAnsi" w:cstheme="minorBidi"/>
          <w:b w:val="0"/>
          <w:bCs w:val="0"/>
          <w:color w:val="auto"/>
          <w:rtl/>
        </w:rPr>
        <w:commentReference w:id="69"/>
      </w:r>
      <w:r w:rsidR="00577E06">
        <w:rPr>
          <w:rFonts w:hint="cs"/>
          <w:rtl/>
        </w:rPr>
        <w:t>עבודה</w:t>
      </w:r>
      <w:bookmarkEnd w:id="68"/>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70"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70"/>
    </w:p>
    <w:p w14:paraId="011BEB84" w14:textId="1098F3A9" w:rsidR="00CF5C28" w:rsidRDefault="00BC10C3" w:rsidP="0090232D">
      <w:pPr>
        <w:pStyle w:val="2"/>
        <w:jc w:val="both"/>
      </w:pPr>
      <w:bookmarkStart w:id="71" w:name="_Toc4588469"/>
      <w:r>
        <w:rPr>
          <w:rFonts w:hint="cs"/>
        </w:rPr>
        <w:t>UI</w:t>
      </w:r>
      <w:r w:rsidR="00C013AB">
        <w:t xml:space="preserve"> 4.3</w:t>
      </w:r>
      <w:bookmarkEnd w:id="71"/>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72" w:name="_Toc4588470"/>
      <w:r>
        <w:rPr>
          <w:rFonts w:hint="cs"/>
          <w:rtl/>
        </w:rPr>
        <w:t xml:space="preserve">4.4 </w:t>
      </w:r>
      <w:r w:rsidR="00BC10C3">
        <w:rPr>
          <w:rFonts w:hint="cs"/>
          <w:rtl/>
        </w:rPr>
        <w:t>הק</w:t>
      </w:r>
      <w:commentRangeStart w:id="73"/>
      <w:r w:rsidR="00BC10C3">
        <w:rPr>
          <w:rFonts w:hint="cs"/>
          <w:rtl/>
        </w:rPr>
        <w:t xml:space="preserve">מת </w:t>
      </w:r>
      <w:commentRangeEnd w:id="73"/>
      <w:r w:rsidR="00B21320">
        <w:rPr>
          <w:rStyle w:val="ad"/>
          <w:rFonts w:asciiTheme="minorHAnsi" w:eastAsiaTheme="minorHAnsi" w:hAnsiTheme="minorHAnsi" w:cstheme="minorBidi"/>
          <w:b w:val="0"/>
          <w:bCs w:val="0"/>
          <w:color w:val="auto"/>
          <w:rtl/>
        </w:rPr>
        <w:commentReference w:id="73"/>
      </w:r>
      <w:r w:rsidR="00BC10C3">
        <w:rPr>
          <w:rFonts w:hint="cs"/>
          <w:rtl/>
        </w:rPr>
        <w:t xml:space="preserve">שרת </w:t>
      </w:r>
      <w:r w:rsidR="00BC10C3">
        <w:t>Node.js</w:t>
      </w:r>
      <w:bookmarkEnd w:id="72"/>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74" w:name="_Toc4588471"/>
      <w:r>
        <w:rPr>
          <w:rFonts w:hint="cs"/>
          <w:rtl/>
        </w:rPr>
        <w:t xml:space="preserve">4.5 </w:t>
      </w:r>
      <w:r w:rsidR="00BC10C3">
        <w:rPr>
          <w:rFonts w:hint="cs"/>
          <w:rtl/>
        </w:rPr>
        <w:t xml:space="preserve">הקמת </w:t>
      </w:r>
      <w:r w:rsidR="00BC10C3">
        <w:t>instance in AWS</w:t>
      </w:r>
      <w:bookmarkEnd w:id="74"/>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75" w:name="_Toc4588472"/>
      <w:r>
        <w:rPr>
          <w:rFonts w:hint="cs"/>
          <w:rtl/>
        </w:rPr>
        <w:lastRenderedPageBreak/>
        <w:t xml:space="preserve">4.6 </w:t>
      </w:r>
      <w:r w:rsidR="00321E05">
        <w:rPr>
          <w:rFonts w:hint="cs"/>
          <w:rtl/>
        </w:rPr>
        <w:t>ארגון בסיס הנתונים (אולי צריך לשלבו עם 4.5)</w:t>
      </w:r>
      <w:bookmarkEnd w:id="75"/>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76" w:name="_Toc4588473"/>
      <w:r>
        <w:t>Data Mining</w:t>
      </w:r>
      <w:r w:rsidR="007102F1">
        <w:t xml:space="preserve"> </w:t>
      </w:r>
      <w:r w:rsidR="00C013AB">
        <w:t xml:space="preserve">4.7 </w:t>
      </w:r>
      <w:r>
        <w:rPr>
          <w:rFonts w:hint="cs"/>
          <w:rtl/>
        </w:rPr>
        <w:t xml:space="preserve"> (אולי גם את זה נוסיף פשוט ל4.5)</w:t>
      </w:r>
      <w:bookmarkEnd w:id="76"/>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hint="cs"/>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77" w:author="גמליאל" w:date="2019-03-21T21:38:00Z">
        <w:r w:rsidRPr="00F576B6" w:rsidDel="00E2789E">
          <w:rPr>
            <w:rFonts w:ascii="Arial" w:eastAsia="Times New Roman" w:hAnsi="Arial" w:cs="Arial"/>
            <w:color w:val="3E556C"/>
            <w:sz w:val="24"/>
            <w:szCs w:val="24"/>
            <w:rtl/>
          </w:rPr>
          <w:delText xml:space="preserve">המטרה </w:delText>
        </w:r>
      </w:del>
      <w:ins w:id="78"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79" w:author="גמליאל" w:date="2019-03-21T21:38:00Z">
        <w:r w:rsidRPr="00F576B6" w:rsidDel="00E2789E">
          <w:rPr>
            <w:rFonts w:ascii="Arial" w:eastAsia="Times New Roman" w:hAnsi="Arial" w:cs="Arial"/>
            <w:color w:val="3E556C"/>
            <w:sz w:val="24"/>
            <w:szCs w:val="24"/>
            <w:rtl/>
          </w:rPr>
          <w:delText xml:space="preserve">גדולה </w:delText>
        </w:r>
      </w:del>
      <w:ins w:id="80"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81"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82"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83" w:author="גמליאל" w:date="2019-03-23T21:36:00Z">
        <w:r w:rsidR="00381453">
          <w:rPr>
            <w:rFonts w:ascii="Arial" w:eastAsia="Times New Roman" w:hAnsi="Arial" w:cs="Arial" w:hint="cs"/>
            <w:color w:val="3E556C"/>
            <w:sz w:val="24"/>
            <w:szCs w:val="24"/>
            <w:rtl/>
          </w:rPr>
          <w:t xml:space="preserve"> </w:t>
        </w:r>
      </w:ins>
      <w:moveToRangeStart w:id="84" w:author="גמליאל" w:date="2019-03-23T21:36:00Z" w:name="move4269391"/>
      <w:moveTo w:id="85"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84"/>
    </w:p>
    <w:p w14:paraId="08B233B4" w14:textId="10F515E5" w:rsidR="007F79AC" w:rsidRDefault="00F576B6" w:rsidP="0090232D">
      <w:pPr>
        <w:spacing w:before="150" w:after="150" w:line="240" w:lineRule="auto"/>
        <w:jc w:val="both"/>
        <w:rPr>
          <w:ins w:id="86"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87" w:author="גמליאל" w:date="2019-03-23T21:36:00Z" w:name="move4269391"/>
      <w:moveFrom w:id="88"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87"/>
    </w:p>
    <w:p w14:paraId="29AE9E59" w14:textId="23F50461" w:rsidR="00F576B6" w:rsidRDefault="007F79AC" w:rsidP="0090232D">
      <w:pPr>
        <w:spacing w:before="150" w:after="150" w:line="240" w:lineRule="auto"/>
        <w:jc w:val="both"/>
        <w:rPr>
          <w:ins w:id="89" w:author="גמליאל" w:date="2019-03-21T21:47:00Z"/>
          <w:rFonts w:ascii="Arial" w:eastAsia="Times New Roman" w:hAnsi="Arial" w:cs="Arial"/>
          <w:color w:val="3E556C"/>
          <w:sz w:val="24"/>
          <w:szCs w:val="24"/>
          <w:rtl/>
        </w:rPr>
      </w:pPr>
      <w:ins w:id="90"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91"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92"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93" w:author="גמליאל" w:date="2019-03-23T21:37:00Z">
        <w:r w:rsidR="000935CE">
          <w:rPr>
            <w:rStyle w:val="ab"/>
            <w:rFonts w:ascii="Arial" w:eastAsia="Times New Roman" w:hAnsi="Arial" w:cs="Arial"/>
            <w:color w:val="3E556C"/>
            <w:sz w:val="24"/>
            <w:szCs w:val="24"/>
            <w:rtl/>
          </w:rPr>
          <w:footnoteReference w:id="22"/>
        </w:r>
      </w:ins>
      <w:ins w:id="97" w:author="גמליאל" w:date="2019-03-21T21:48:00Z">
        <w:r>
          <w:rPr>
            <w:rFonts w:ascii="Arial" w:eastAsia="Times New Roman" w:hAnsi="Arial" w:cs="Arial" w:hint="cs"/>
            <w:color w:val="3E556C"/>
            <w:sz w:val="24"/>
            <w:szCs w:val="24"/>
            <w:rtl/>
          </w:rPr>
          <w:t xml:space="preserve"> של לפחות 7 מתוך 10)</w:t>
        </w:r>
      </w:ins>
      <w:ins w:id="98" w:author="גמליאל" w:date="2019-03-21T21:49:00Z">
        <w:r>
          <w:rPr>
            <w:rFonts w:ascii="Arial" w:eastAsia="Times New Roman" w:hAnsi="Arial" w:cs="Arial" w:hint="cs"/>
            <w:color w:val="3E556C"/>
            <w:sz w:val="24"/>
            <w:szCs w:val="24"/>
            <w:rtl/>
          </w:rPr>
          <w:t>.</w:t>
        </w:r>
      </w:ins>
      <w:ins w:id="99" w:author="גמליאל" w:date="2019-03-21T22:46:00Z">
        <w:r w:rsidR="003D474C">
          <w:rPr>
            <w:rFonts w:ascii="Arial" w:eastAsia="Times New Roman" w:hAnsi="Arial" w:cs="Arial" w:hint="cs"/>
            <w:color w:val="3E556C"/>
            <w:sz w:val="24"/>
            <w:szCs w:val="24"/>
            <w:rtl/>
          </w:rPr>
          <w:t>[</w:t>
        </w:r>
      </w:ins>
      <w:ins w:id="100"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101" w:author="גמליאל" w:date="2019-03-23T21:34:00Z">
        <w:r w:rsidR="00381453">
          <w:rPr>
            <w:rFonts w:ascii="Arial" w:eastAsia="Times New Roman" w:hAnsi="Arial" w:cs="Arial" w:hint="cs"/>
            <w:color w:val="3E556C"/>
            <w:sz w:val="24"/>
            <w:szCs w:val="24"/>
            <w:rtl/>
          </w:rPr>
          <w:t>ראשונית</w:t>
        </w:r>
      </w:ins>
      <w:ins w:id="102" w:author="גמליאל" w:date="2019-03-21T21:50:00Z">
        <w:r>
          <w:rPr>
            <w:rFonts w:ascii="Arial" w:eastAsia="Times New Roman" w:hAnsi="Arial" w:cs="Arial" w:hint="cs"/>
            <w:color w:val="3E556C"/>
            <w:sz w:val="24"/>
            <w:szCs w:val="24"/>
            <w:rtl/>
          </w:rPr>
          <w:t xml:space="preserve"> ברשת לחיפוש שרתים פגיעים</w:t>
        </w:r>
      </w:ins>
      <w:ins w:id="103" w:author="גמליאל" w:date="2019-03-21T22:46:00Z">
        <w:r w:rsidR="003D474C">
          <w:rPr>
            <w:rFonts w:ascii="Arial" w:eastAsia="Times New Roman" w:hAnsi="Arial" w:cs="Arial" w:hint="cs"/>
            <w:color w:val="3E556C"/>
            <w:sz w:val="24"/>
            <w:szCs w:val="24"/>
            <w:rtl/>
          </w:rPr>
          <w:t>.</w:t>
        </w:r>
      </w:ins>
      <w:ins w:id="104"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'$user_name</w:t>
      </w:r>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$user_name = “ ‘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הגרש הבודד שהוקש בהתחלה של </w:t>
      </w:r>
      <w:r>
        <w:rPr>
          <w:rFonts w:ascii="Arial" w:eastAsia="Times New Roman" w:hAnsi="Arial" w:cs="Arial"/>
          <w:color w:val="3E556C"/>
          <w:sz w:val="24"/>
          <w:szCs w:val="24"/>
        </w:rPr>
        <w:t xml:space="preserve">$user_name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05"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06"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r w:rsidRPr="00D013B8">
        <w:rPr>
          <w:rFonts w:ascii="Arial" w:hAnsi="Arial" w:cs="Arial"/>
          <w:color w:val="4C4C4C"/>
          <w:sz w:val="23"/>
          <w:szCs w:val="23"/>
          <w:shd w:val="clear" w:color="auto" w:fill="FFFFFF"/>
        </w:rPr>
        <w:t>myQuery="INSERT INTO "+roleName+"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07"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08" w:author="גמליאל" w:date="2019-03-21T22:33:00Z">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ins>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09"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10"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ins w:id="111" w:author="גמליאל" w:date="2019-03-21T22:34:00Z">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w:t>
        </w:r>
      </w:ins>
      <w:ins w:id="112" w:author="גמליאל" w:date="2019-03-21T22:35:00Z">
        <w:r w:rsidR="009D1EAF">
          <w:rPr>
            <w:rFonts w:cstheme="minorHAnsi" w:hint="cs"/>
            <w:sz w:val="24"/>
            <w:szCs w:val="24"/>
            <w:rtl/>
          </w:rPr>
          <w:t>א</w:t>
        </w:r>
      </w:ins>
      <w:ins w:id="113"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14" w:author="גמליאל" w:date="2019-03-21T22:35:00Z">
        <w:r w:rsidR="009D1EAF">
          <w:rPr>
            <w:rFonts w:cstheme="minorHAnsi" w:hint="cs"/>
            <w:sz w:val="24"/>
            <w:szCs w:val="24"/>
            <w:rtl/>
          </w:rPr>
          <w:t xml:space="preserve">, ואחר כך יכולים לקרוא </w:t>
        </w:r>
      </w:ins>
      <w:ins w:id="115" w:author="גמליאל" w:date="2019-03-21T22:45:00Z">
        <w:r w:rsidR="00C44EF0">
          <w:rPr>
            <w:rFonts w:cstheme="minorHAnsi" w:hint="cs"/>
            <w:sz w:val="24"/>
            <w:szCs w:val="24"/>
            <w:rtl/>
          </w:rPr>
          <w:t xml:space="preserve">פעמים רבות </w:t>
        </w:r>
      </w:ins>
      <w:ins w:id="116" w:author="גמליאל" w:date="2019-03-21T22:35:00Z">
        <w:r w:rsidR="009D1EAF">
          <w:rPr>
            <w:rFonts w:cstheme="minorHAnsi" w:hint="cs"/>
            <w:sz w:val="24"/>
            <w:szCs w:val="24"/>
            <w:rtl/>
          </w:rPr>
          <w:t xml:space="preserve">לשאילתא המוגדרת מראש, </w:t>
        </w:r>
      </w:ins>
      <w:ins w:id="117" w:author="גמליאל" w:date="2019-03-21T22:45:00Z">
        <w:r w:rsidR="00C44EF0">
          <w:rPr>
            <w:rFonts w:cstheme="minorHAnsi" w:hint="cs"/>
            <w:sz w:val="24"/>
            <w:szCs w:val="24"/>
            <w:rtl/>
          </w:rPr>
          <w:t xml:space="preserve">כל פעם </w:t>
        </w:r>
      </w:ins>
      <w:ins w:id="118" w:author="גמליאל" w:date="2019-03-21T22:35:00Z">
        <w:r w:rsidR="009D1EAF">
          <w:rPr>
            <w:rFonts w:cstheme="minorHAnsi" w:hint="cs"/>
            <w:sz w:val="24"/>
            <w:szCs w:val="24"/>
            <w:rtl/>
          </w:rPr>
          <w:t>עם פרמטרים חדשים.</w:t>
        </w:r>
      </w:ins>
      <w:ins w:id="119" w:author="גמליאל" w:date="2019-03-21T22:36:00Z">
        <w:r w:rsidR="009D1EAF">
          <w:rPr>
            <w:rFonts w:cstheme="minorHAnsi" w:hint="cs"/>
            <w:sz w:val="24"/>
            <w:szCs w:val="24"/>
            <w:rtl/>
          </w:rPr>
          <w:t xml:space="preserve"> בצורה כזו, מלכתחילה השרת לא מתייחס לפרמטרים כאל </w:t>
        </w:r>
      </w:ins>
      <w:ins w:id="120" w:author="גמליאל" w:date="2019-03-21T22:37:00Z">
        <w:r w:rsidR="009D1EAF">
          <w:rPr>
            <w:rFonts w:cstheme="minorHAnsi" w:hint="cs"/>
            <w:sz w:val="24"/>
            <w:szCs w:val="24"/>
            <w:rtl/>
          </w:rPr>
          <w:t>חלק מה</w:t>
        </w:r>
      </w:ins>
      <w:ins w:id="121" w:author="גמליאל" w:date="2019-03-21T22:36:00Z">
        <w:r w:rsidR="009D1EAF">
          <w:rPr>
            <w:rFonts w:cstheme="minorHAnsi" w:hint="cs"/>
            <w:sz w:val="24"/>
            <w:szCs w:val="24"/>
            <w:rtl/>
          </w:rPr>
          <w:t>קוד, ולכן גם אם יכילו קוד, הקוד הזה לא יבוצע</w:t>
        </w:r>
      </w:ins>
      <w:ins w:id="122" w:author="גמליאל" w:date="2019-03-21T22:37:00Z">
        <w:r w:rsidR="009D1EAF">
          <w:rPr>
            <w:rFonts w:cstheme="minorHAnsi" w:hint="cs"/>
            <w:sz w:val="24"/>
            <w:szCs w:val="24"/>
            <w:rtl/>
          </w:rPr>
          <w:t>.</w:t>
        </w:r>
      </w:ins>
      <w:r w:rsidR="007B151F">
        <w:rPr>
          <w:rFonts w:cstheme="minorHAnsi" w:hint="cs"/>
          <w:sz w:val="24"/>
          <w:szCs w:val="24"/>
          <w:rtl/>
        </w:rPr>
        <w:t xml:space="preserve"> אם נשים לב בשאי</w:t>
      </w:r>
      <w:ins w:id="123" w:author="גמליאל" w:date="2019-03-21T22:35:00Z">
        <w:r w:rsidR="009D1EAF">
          <w:rPr>
            <w:rFonts w:cstheme="minorHAnsi" w:hint="cs"/>
            <w:sz w:val="24"/>
            <w:szCs w:val="24"/>
            <w:rtl/>
          </w:rPr>
          <w:t>ל</w:t>
        </w:r>
      </w:ins>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del w:id="124"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25" w:author="גמליאל" w:date="2019-03-21T22:37:00Z">
        <w:r w:rsidR="009D1EAF">
          <w:rPr>
            <w:rFonts w:cstheme="minorHAnsi" w:hint="cs"/>
            <w:sz w:val="24"/>
            <w:szCs w:val="24"/>
            <w:rtl/>
          </w:rPr>
          <w:t>הרצה של קוד נוסף.</w:t>
        </w:r>
      </w:ins>
      <w:ins w:id="126"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242CF0" w:rsidP="0090232D">
      <w:pPr>
        <w:pStyle w:val="a7"/>
        <w:bidi w:val="0"/>
        <w:jc w:val="both"/>
        <w:rPr>
          <w:rFonts w:cstheme="minorHAnsi"/>
          <w:sz w:val="24"/>
          <w:szCs w:val="24"/>
        </w:rPr>
      </w:pPr>
      <w:hyperlink r:id="rId66" w:history="1">
        <w:r w:rsidR="00D773BE" w:rsidRPr="0098430B">
          <w:rPr>
            <w:rStyle w:val="Hyperlink"/>
            <w:rFonts w:cstheme="minorHAnsi"/>
            <w:sz w:val="24"/>
            <w:szCs w:val="24"/>
          </w:rPr>
          <w:t>https://www.veracode.com/security/sql-injection</w:t>
        </w:r>
      </w:hyperlink>
    </w:p>
    <w:p w14:paraId="184E4522" w14:textId="10097C43" w:rsidR="00D773BE" w:rsidRDefault="00242CF0" w:rsidP="0090232D">
      <w:pPr>
        <w:pStyle w:val="a7"/>
        <w:bidi w:val="0"/>
        <w:jc w:val="both"/>
        <w:rPr>
          <w:rFonts w:cstheme="minorHAnsi"/>
          <w:sz w:val="24"/>
          <w:szCs w:val="24"/>
          <w:rtl/>
        </w:rPr>
      </w:pPr>
      <w:hyperlink r:id="rId67"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27"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28" w:name="_Toc4588474"/>
      <w:r>
        <w:rPr>
          <w:rFonts w:hint="cs"/>
          <w:rtl/>
        </w:rPr>
        <w:t xml:space="preserve">4.8 </w:t>
      </w:r>
      <w:r w:rsidR="00BC10C3">
        <w:rPr>
          <w:rFonts w:hint="cs"/>
          <w:rtl/>
        </w:rPr>
        <w:t>תהליכים</w:t>
      </w:r>
      <w:bookmarkEnd w:id="128"/>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29" w:name="_Toc4588475"/>
      <w:commentRangeStart w:id="130"/>
      <w:r>
        <w:rPr>
          <w:rFonts w:hint="cs"/>
          <w:rtl/>
        </w:rPr>
        <w:t xml:space="preserve">4.9 </w:t>
      </w:r>
      <w:r w:rsidR="009374DB">
        <w:rPr>
          <w:rFonts w:hint="cs"/>
          <w:rtl/>
        </w:rPr>
        <w:t>פונקציונאליות</w:t>
      </w:r>
      <w:commentRangeEnd w:id="130"/>
      <w:r w:rsidR="00B21320">
        <w:rPr>
          <w:rStyle w:val="ad"/>
          <w:rFonts w:asciiTheme="minorHAnsi" w:eastAsiaTheme="minorHAnsi" w:hAnsiTheme="minorHAnsi" w:cstheme="minorBidi"/>
          <w:b w:val="0"/>
          <w:bCs w:val="0"/>
          <w:color w:val="auto"/>
          <w:rtl/>
        </w:rPr>
        <w:commentReference w:id="130"/>
      </w:r>
      <w:bookmarkEnd w:id="129"/>
    </w:p>
    <w:p w14:paraId="1A18098C" w14:textId="74F86B7A" w:rsidR="009374DB" w:rsidRDefault="00C013AB" w:rsidP="0090232D">
      <w:pPr>
        <w:pStyle w:val="2"/>
        <w:jc w:val="both"/>
        <w:rPr>
          <w:rtl/>
        </w:rPr>
      </w:pPr>
      <w:bookmarkStart w:id="131" w:name="_Toc4588476"/>
      <w:r>
        <w:rPr>
          <w:rFonts w:hint="cs"/>
          <w:rtl/>
        </w:rPr>
        <w:t xml:space="preserve">4.10 </w:t>
      </w:r>
      <w:r w:rsidR="00BB51FE">
        <w:rPr>
          <w:rFonts w:hint="cs"/>
          <w:rtl/>
        </w:rPr>
        <w:t>בדיקות</w:t>
      </w:r>
      <w:bookmarkEnd w:id="131"/>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AD4854">
        <w:rPr>
          <w:rFonts w:cstheme="minorHAnsi" w:hint="cs"/>
          <w:sz w:val="24"/>
          <w:szCs w:val="24"/>
          <w:rtl/>
        </w:rPr>
        <w:t>גירסה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Autocomplite</w:t>
      </w:r>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32" w:name="_Toc4588477"/>
      <w:r>
        <w:rPr>
          <w:rFonts w:hint="cs"/>
          <w:rtl/>
        </w:rPr>
        <w:t xml:space="preserve">5. </w:t>
      </w:r>
      <w:r w:rsidR="008B77AB">
        <w:rPr>
          <w:rFonts w:hint="cs"/>
          <w:rtl/>
        </w:rPr>
        <w:t>דיון</w:t>
      </w:r>
      <w:bookmarkEnd w:id="132"/>
    </w:p>
    <w:p w14:paraId="728DD3FF" w14:textId="61A1C068" w:rsidR="008B77AB" w:rsidRDefault="00C013AB" w:rsidP="0090232D">
      <w:pPr>
        <w:pStyle w:val="2"/>
        <w:jc w:val="both"/>
        <w:rPr>
          <w:rtl/>
        </w:rPr>
      </w:pPr>
      <w:bookmarkStart w:id="133" w:name="_Toc4588478"/>
      <w:r>
        <w:rPr>
          <w:rFonts w:hint="cs"/>
          <w:rtl/>
        </w:rPr>
        <w:t xml:space="preserve">5.1 </w:t>
      </w:r>
      <w:r w:rsidR="008E5199">
        <w:rPr>
          <w:rFonts w:hint="cs"/>
          <w:rtl/>
        </w:rPr>
        <w:t>יתרונות האפליקציה</w:t>
      </w:r>
      <w:bookmarkEnd w:id="133"/>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ע"פ החלוקה הנ"ל קל לראות שמדובר בשרשת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וכשלונות,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r>
        <w:rPr>
          <w:rFonts w:hint="cs"/>
          <w:rtl/>
        </w:rPr>
        <w:t xml:space="preserve">כשלונות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r>
        <w:rPr>
          <w:rFonts w:hint="cs"/>
          <w:rtl/>
        </w:rPr>
        <w:t>האפליקצייה (במעמד הנוכחי) יכולה לתת מענה טוב יותר לארגונים ע"י כך שהמומעד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עינייהם.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ערך נוסף המתקבל מהאפליקצייה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בדר"כ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34" w:name="_Toc4588479"/>
      <w:r>
        <w:rPr>
          <w:rFonts w:hint="cs"/>
          <w:rtl/>
        </w:rPr>
        <w:t xml:space="preserve">5.2 </w:t>
      </w:r>
      <w:r w:rsidR="008E5199">
        <w:rPr>
          <w:rFonts w:hint="cs"/>
          <w:rtl/>
        </w:rPr>
        <w:t>הרחבות אפשריות למערכת</w:t>
      </w:r>
      <w:bookmarkEnd w:id="134"/>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המומעד "לשקר" בתשובותיו, גם בשלב זה אנחנו נשארים במעט חוסר ביטחון מלא ביכולותיו ותכונות אישיותיו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Linkadin,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35" w:name="_Toc4588480"/>
      <w:r>
        <w:rPr>
          <w:rFonts w:hint="cs"/>
          <w:rtl/>
        </w:rPr>
        <w:t>5.3 אתגרים שהתמודדנו איתם במהלך הפרוייקט</w:t>
      </w:r>
      <w:bookmarkEnd w:id="135"/>
    </w:p>
    <w:p w14:paraId="28DE5283" w14:textId="2F03C1C7" w:rsidR="00310D09" w:rsidRPr="002D105B" w:rsidRDefault="00310D09" w:rsidP="0090232D">
      <w:pPr>
        <w:pStyle w:val="3"/>
        <w:jc w:val="both"/>
        <w:rPr>
          <w:rtl/>
        </w:rPr>
      </w:pPr>
      <w:bookmarkStart w:id="136" w:name="_Toc4588481"/>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13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r w:rsidRPr="002D105B">
        <w:rPr>
          <w:rFonts w:cstheme="minorHAnsi"/>
        </w:rPr>
        <w:t>dddd</w:t>
      </w:r>
      <w:r w:rsidRPr="002D105B">
        <w:rPr>
          <w:rFonts w:cstheme="minorHAnsi" w:hint="cs"/>
          <w:rtl/>
        </w:rPr>
        <w:t xml:space="preserve"> .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242CF0" w:rsidP="0090232D">
      <w:pPr>
        <w:pStyle w:val="a9"/>
        <w:jc w:val="both"/>
        <w:rPr>
          <w:rStyle w:val="Hyperlink"/>
          <w:sz w:val="24"/>
          <w:szCs w:val="24"/>
        </w:rPr>
      </w:pPr>
      <w:hyperlink r:id="rId85"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Pr="002D105B">
        <w:rPr>
          <w:rFonts w:cstheme="minorHAnsi"/>
        </w:rPr>
        <w:t>stackOverFlow</w:t>
      </w:r>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בדווקא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242CF0" w:rsidP="0090232D">
      <w:pPr>
        <w:pStyle w:val="a9"/>
        <w:jc w:val="both"/>
        <w:rPr>
          <w:rStyle w:val="Hyperlink"/>
          <w:sz w:val="24"/>
          <w:szCs w:val="24"/>
        </w:rPr>
      </w:pPr>
      <w:hyperlink r:id="rId87"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37" w:name="_Toc4588482"/>
      <w:r>
        <w:rPr>
          <w:rFonts w:hint="cs"/>
          <w:rtl/>
        </w:rPr>
        <w:t>5.3.2 שינוי אורך מחרוזת ב</w:t>
      </w:r>
      <w:r>
        <w:t>SQL</w:t>
      </w:r>
      <w:bookmarkEnd w:id="137"/>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242CF0" w:rsidP="0090232D">
      <w:pPr>
        <w:bidi w:val="0"/>
        <w:jc w:val="both"/>
        <w:rPr>
          <w:rFonts w:cstheme="minorHAnsi"/>
        </w:rPr>
      </w:pPr>
      <w:hyperlink r:id="rId90"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38"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38"/>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טכלונוגיות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תיהיה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p>
    <w:p w14:paraId="61C8AFE5" w14:textId="412BE2A1" w:rsidR="00D772B6" w:rsidRDefault="00C013AB" w:rsidP="0090232D">
      <w:pPr>
        <w:pStyle w:val="1"/>
        <w:jc w:val="both"/>
        <w:rPr>
          <w:rtl/>
        </w:rPr>
      </w:pPr>
      <w:bookmarkStart w:id="139" w:name="_Toc4588484"/>
      <w:r>
        <w:rPr>
          <w:rFonts w:hint="cs"/>
          <w:rtl/>
        </w:rPr>
        <w:t xml:space="preserve">6. </w:t>
      </w:r>
      <w:r w:rsidR="004C3DF2">
        <w:rPr>
          <w:rFonts w:hint="cs"/>
          <w:rtl/>
        </w:rPr>
        <w:t>סיכום</w:t>
      </w:r>
      <w:bookmarkEnd w:id="139"/>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40" w:name="_Toc4588485"/>
      <w:r>
        <w:rPr>
          <w:rFonts w:hint="cs"/>
          <w:rtl/>
        </w:rPr>
        <w:t xml:space="preserve">7. </w:t>
      </w:r>
      <w:r w:rsidR="004C3DF2">
        <w:rPr>
          <w:rFonts w:hint="cs"/>
          <w:rtl/>
        </w:rPr>
        <w:t>ביביליוגרפיה</w:t>
      </w:r>
      <w:bookmarkEnd w:id="140"/>
    </w:p>
    <w:p w14:paraId="120861E7" w14:textId="77777777" w:rsidR="006D45A9" w:rsidRDefault="006D45A9" w:rsidP="0090232D">
      <w:pPr>
        <w:pStyle w:val="a7"/>
        <w:jc w:val="both"/>
        <w:rPr>
          <w:rFonts w:cstheme="minorHAnsi" w:hint="cs"/>
          <w:sz w:val="24"/>
          <w:szCs w:val="24"/>
          <w:rtl/>
        </w:rPr>
      </w:pPr>
    </w:p>
    <w:p w14:paraId="63E8B7D0" w14:textId="751E1C6F" w:rsidR="00B05902" w:rsidRPr="00B05902" w:rsidRDefault="00B05902" w:rsidP="00B05902">
      <w:pPr>
        <w:pStyle w:val="a7"/>
        <w:numPr>
          <w:ilvl w:val="0"/>
          <w:numId w:val="18"/>
        </w:numPr>
        <w:bidi w:val="0"/>
        <w:jc w:val="both"/>
        <w:rPr>
          <w:rFonts w:cstheme="minorHAnsi"/>
          <w:sz w:val="24"/>
          <w:szCs w:val="24"/>
        </w:rPr>
      </w:pPr>
      <w:hyperlink r:id="rId94" w:history="1">
        <w:r w:rsidRPr="00B05902">
          <w:rPr>
            <w:rStyle w:val="Hyperlink"/>
            <w:rFonts w:cstheme="minorHAnsi"/>
            <w:sz w:val="24"/>
            <w:szCs w:val="24"/>
          </w:rPr>
          <w:t>https://www.synerion.co.il/hr_recruitment</w:t>
        </w:r>
        <w:r w:rsidRPr="00B05902">
          <w:rPr>
            <w:rStyle w:val="Hyperlink"/>
            <w:rFonts w:cs="Calibri"/>
            <w:sz w:val="24"/>
            <w:szCs w:val="24"/>
            <w:rtl/>
          </w:rPr>
          <w:t>/</w:t>
        </w:r>
      </w:hyperlink>
    </w:p>
    <w:p w14:paraId="37796968" w14:textId="51FD52B7" w:rsidR="00B05902" w:rsidRPr="00B05902" w:rsidRDefault="00B05902" w:rsidP="00B05902">
      <w:pPr>
        <w:pStyle w:val="a7"/>
        <w:numPr>
          <w:ilvl w:val="0"/>
          <w:numId w:val="18"/>
        </w:numPr>
        <w:bidi w:val="0"/>
        <w:jc w:val="both"/>
        <w:rPr>
          <w:rFonts w:cstheme="minorHAnsi"/>
          <w:sz w:val="24"/>
          <w:szCs w:val="24"/>
        </w:rPr>
      </w:pPr>
      <w:hyperlink r:id="rId95" w:history="1">
        <w:r w:rsidRPr="00B05902">
          <w:rPr>
            <w:rStyle w:val="Hyperlink"/>
            <w:rFonts w:cstheme="minorHAnsi"/>
            <w:sz w:val="24"/>
            <w:szCs w:val="24"/>
          </w:rPr>
          <w:t>https://g-rafa.co.il/60131-2ai-is-now-analyzing-candidates-facial-expressions-during-video-job-interviews</w:t>
        </w:r>
        <w:r w:rsidRPr="00B05902">
          <w:rPr>
            <w:rStyle w:val="Hyperlink"/>
            <w:rFonts w:cstheme="minorHAnsi"/>
            <w:sz w:val="24"/>
            <w:szCs w:val="24"/>
            <w:rtl/>
          </w:rPr>
          <w:t>/</w:t>
        </w:r>
      </w:hyperlink>
    </w:p>
    <w:p w14:paraId="47CD9E96" w14:textId="2C6644EF" w:rsidR="00B05902" w:rsidRPr="00B05902" w:rsidRDefault="00B05902" w:rsidP="00B05902">
      <w:pPr>
        <w:pStyle w:val="a7"/>
        <w:numPr>
          <w:ilvl w:val="0"/>
          <w:numId w:val="18"/>
        </w:numPr>
        <w:bidi w:val="0"/>
        <w:jc w:val="both"/>
        <w:rPr>
          <w:rFonts w:cstheme="minorHAnsi"/>
          <w:sz w:val="24"/>
          <w:szCs w:val="24"/>
        </w:rPr>
      </w:pPr>
      <w:hyperlink r:id="rId96" w:history="1">
        <w:r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B05902" w:rsidP="00B05902">
      <w:pPr>
        <w:pStyle w:val="a7"/>
        <w:numPr>
          <w:ilvl w:val="0"/>
          <w:numId w:val="18"/>
        </w:numPr>
        <w:bidi w:val="0"/>
        <w:jc w:val="both"/>
        <w:rPr>
          <w:rFonts w:cstheme="minorHAnsi"/>
          <w:sz w:val="24"/>
          <w:szCs w:val="24"/>
        </w:rPr>
      </w:pPr>
      <w:hyperlink r:id="rId97" w:history="1">
        <w:r w:rsidRPr="00B05902">
          <w:rPr>
            <w:rStyle w:val="Hyperlink"/>
            <w:rFonts w:cstheme="minorHAnsi"/>
            <w:sz w:val="24"/>
            <w:szCs w:val="24"/>
          </w:rPr>
          <w:t>https://en.wikipedia.org/wiki/Client%E2%80%93server_model</w:t>
        </w:r>
      </w:hyperlink>
      <w:r w:rsidRPr="00B05902">
        <w:rPr>
          <w:rFonts w:cstheme="minorHAnsi"/>
          <w:sz w:val="24"/>
          <w:szCs w:val="24"/>
          <w:rtl/>
        </w:rPr>
        <w:t xml:space="preserve"> </w:t>
      </w:r>
    </w:p>
    <w:p w14:paraId="452DA42C" w14:textId="2F7CD88F" w:rsidR="00B05902" w:rsidRPr="00B05902" w:rsidRDefault="00B05902" w:rsidP="00B05902">
      <w:pPr>
        <w:pStyle w:val="a7"/>
        <w:numPr>
          <w:ilvl w:val="0"/>
          <w:numId w:val="18"/>
        </w:numPr>
        <w:bidi w:val="0"/>
        <w:jc w:val="both"/>
        <w:rPr>
          <w:rFonts w:cstheme="minorHAnsi"/>
          <w:sz w:val="24"/>
          <w:szCs w:val="24"/>
        </w:rPr>
      </w:pPr>
      <w:hyperlink r:id="rId98" w:history="1">
        <w:r w:rsidRPr="00B05902">
          <w:rPr>
            <w:rStyle w:val="Hyperlink"/>
            <w:rFonts w:cstheme="minorHAnsi"/>
            <w:sz w:val="24"/>
            <w:szCs w:val="24"/>
          </w:rPr>
          <w:t>http://webmaster.org.il/articles/how-does-server-side-works</w:t>
        </w:r>
      </w:hyperlink>
      <w:r w:rsidRPr="00B05902">
        <w:rPr>
          <w:rFonts w:cstheme="minorHAnsi"/>
          <w:sz w:val="24"/>
          <w:szCs w:val="24"/>
          <w:rtl/>
        </w:rPr>
        <w:t xml:space="preserve"> </w:t>
      </w:r>
    </w:p>
    <w:p w14:paraId="030005AD" w14:textId="56E30F1F" w:rsidR="00B05902" w:rsidRPr="00B05902" w:rsidRDefault="00B05902" w:rsidP="00B05902">
      <w:pPr>
        <w:pStyle w:val="a7"/>
        <w:numPr>
          <w:ilvl w:val="0"/>
          <w:numId w:val="18"/>
        </w:numPr>
        <w:bidi w:val="0"/>
        <w:jc w:val="both"/>
        <w:rPr>
          <w:rFonts w:cstheme="minorHAnsi"/>
          <w:sz w:val="24"/>
          <w:szCs w:val="24"/>
        </w:rPr>
      </w:pPr>
      <w:hyperlink r:id="rId99" w:history="1">
        <w:r w:rsidRPr="00B05902">
          <w:rPr>
            <w:rStyle w:val="Hyperlink"/>
            <w:rFonts w:cstheme="minorHAnsi"/>
            <w:sz w:val="24"/>
            <w:szCs w:val="24"/>
          </w:rPr>
          <w:t>https://en.wikipedia.org/wiki/Client-side</w:t>
        </w:r>
      </w:hyperlink>
    </w:p>
    <w:p w14:paraId="32E68195" w14:textId="0005A0B7" w:rsidR="00B05902" w:rsidRPr="00B05902" w:rsidRDefault="00B05902" w:rsidP="00B05902">
      <w:pPr>
        <w:pStyle w:val="a7"/>
        <w:numPr>
          <w:ilvl w:val="0"/>
          <w:numId w:val="18"/>
        </w:numPr>
        <w:bidi w:val="0"/>
        <w:jc w:val="both"/>
        <w:rPr>
          <w:rFonts w:cstheme="minorHAnsi"/>
          <w:sz w:val="24"/>
          <w:szCs w:val="24"/>
        </w:rPr>
      </w:pPr>
      <w:hyperlink r:id="rId100" w:history="1">
        <w:r w:rsidRPr="00B05902">
          <w:rPr>
            <w:rStyle w:val="Hyperlink"/>
            <w:rFonts w:cstheme="minorHAnsi"/>
            <w:sz w:val="24"/>
            <w:szCs w:val="24"/>
          </w:rPr>
          <w:t>https://skillcrush.com/2012/07/30/client-side-vs-server-side</w:t>
        </w:r>
        <w:r w:rsidRPr="00B05902">
          <w:rPr>
            <w:rStyle w:val="Hyperlink"/>
            <w:rFonts w:cstheme="minorHAnsi"/>
            <w:sz w:val="24"/>
            <w:szCs w:val="24"/>
            <w:rtl/>
          </w:rPr>
          <w:t>/</w:t>
        </w:r>
      </w:hyperlink>
    </w:p>
    <w:p w14:paraId="500612C3" w14:textId="398AEFF2" w:rsidR="00B05902" w:rsidRPr="00B05902" w:rsidRDefault="00B05902" w:rsidP="00B05902">
      <w:pPr>
        <w:pStyle w:val="a7"/>
        <w:numPr>
          <w:ilvl w:val="0"/>
          <w:numId w:val="18"/>
        </w:numPr>
        <w:bidi w:val="0"/>
        <w:jc w:val="both"/>
        <w:rPr>
          <w:rFonts w:cstheme="minorHAnsi"/>
          <w:sz w:val="24"/>
          <w:szCs w:val="24"/>
        </w:rPr>
      </w:pPr>
      <w:hyperlink r:id="rId101" w:history="1">
        <w:r w:rsidRPr="00B05902">
          <w:rPr>
            <w:rStyle w:val="Hyperlink"/>
            <w:rFonts w:cstheme="minorHAnsi"/>
            <w:sz w:val="24"/>
            <w:szCs w:val="24"/>
          </w:rPr>
          <w:t>https://confluence.jetbrains.com/display/PYH/Getting+Started+with+PyCharm</w:t>
        </w:r>
      </w:hyperlink>
    </w:p>
    <w:p w14:paraId="140AA752" w14:textId="46F16DA1" w:rsidR="00B05902" w:rsidRPr="00B05902" w:rsidRDefault="00B05902" w:rsidP="00B05902">
      <w:pPr>
        <w:pStyle w:val="a7"/>
        <w:numPr>
          <w:ilvl w:val="0"/>
          <w:numId w:val="18"/>
        </w:numPr>
        <w:bidi w:val="0"/>
        <w:jc w:val="both"/>
        <w:rPr>
          <w:rFonts w:cstheme="minorHAnsi"/>
          <w:sz w:val="24"/>
          <w:szCs w:val="24"/>
        </w:rPr>
      </w:pPr>
      <w:hyperlink r:id="rId102" w:history="1">
        <w:r w:rsidRPr="00B05902">
          <w:rPr>
            <w:rStyle w:val="Hyperlink"/>
            <w:rFonts w:cstheme="minorHAnsi"/>
            <w:sz w:val="24"/>
            <w:szCs w:val="24"/>
          </w:rPr>
          <w:t>https://he.wikipedia.org/wiki/Notepad%2B%2B</w:t>
        </w:r>
      </w:hyperlink>
    </w:p>
    <w:p w14:paraId="77C1BE84" w14:textId="4AFE1A75" w:rsidR="00B05902" w:rsidRPr="00B05902" w:rsidRDefault="00B05902" w:rsidP="00B05902">
      <w:pPr>
        <w:pStyle w:val="a7"/>
        <w:numPr>
          <w:ilvl w:val="0"/>
          <w:numId w:val="18"/>
        </w:numPr>
        <w:bidi w:val="0"/>
        <w:jc w:val="both"/>
        <w:rPr>
          <w:rFonts w:cstheme="minorHAnsi"/>
          <w:sz w:val="24"/>
          <w:szCs w:val="24"/>
        </w:rPr>
      </w:pPr>
      <w:hyperlink r:id="rId103" w:history="1">
        <w:r w:rsidRPr="00B05902">
          <w:rPr>
            <w:rStyle w:val="Hyperlink"/>
            <w:rFonts w:cstheme="minorHAnsi"/>
            <w:sz w:val="24"/>
            <w:szCs w:val="24"/>
          </w:rPr>
          <w:t>http://www.sitqad.co.il/%D7%90%D7%A0%D7%9C%D7%99%D7%A1%D7%98-%D7%9E%D7%A0%D7%94%D7%9C-bi-%D7%9E%D7%97%D7%A4%D7%A9-%D7%9C%D7%A2%D7%A0%D7%95%D7%AA-%D7%A2%D7%9C-%D7%A9%D7%90%D7%9C%D7%95%D7%AA-%D7%91%D7%9E%D7%94%D7%99%D7%A8</w:t>
        </w:r>
        <w:r w:rsidRPr="00B05902">
          <w:rPr>
            <w:rStyle w:val="Hyperlink"/>
            <w:rFonts w:cstheme="minorHAnsi"/>
            <w:sz w:val="24"/>
            <w:szCs w:val="24"/>
            <w:rtl/>
          </w:rPr>
          <w:t>/</w:t>
        </w:r>
      </w:hyperlink>
    </w:p>
    <w:p w14:paraId="5EB6C3F7" w14:textId="59CAA07C" w:rsidR="00B05902" w:rsidRPr="00B05902" w:rsidRDefault="00B05902" w:rsidP="00B05902">
      <w:pPr>
        <w:pStyle w:val="a7"/>
        <w:numPr>
          <w:ilvl w:val="0"/>
          <w:numId w:val="18"/>
        </w:numPr>
        <w:bidi w:val="0"/>
        <w:jc w:val="both"/>
        <w:rPr>
          <w:rFonts w:cstheme="minorHAnsi"/>
          <w:sz w:val="24"/>
          <w:szCs w:val="24"/>
        </w:rPr>
      </w:pPr>
      <w:hyperlink r:id="rId104" w:history="1">
        <w:r w:rsidRPr="00B05902">
          <w:rPr>
            <w:rStyle w:val="Hyperlink"/>
            <w:rFonts w:cstheme="minorHAnsi"/>
            <w:sz w:val="24"/>
            <w:szCs w:val="24"/>
          </w:rPr>
          <w:t>https://www.naya-college.co.il/%D7%9E%D7%94-%D7%96%D7%94-tableau</w:t>
        </w:r>
        <w:r w:rsidRPr="00B05902">
          <w:rPr>
            <w:rStyle w:val="Hyperlink"/>
            <w:rFonts w:cstheme="minorHAnsi"/>
            <w:sz w:val="24"/>
            <w:szCs w:val="24"/>
            <w:rtl/>
          </w:rPr>
          <w:t>/</w:t>
        </w:r>
      </w:hyperlink>
    </w:p>
    <w:p w14:paraId="2488B7DE" w14:textId="598C1C51" w:rsidR="00B05902" w:rsidRPr="00B05902" w:rsidRDefault="00B05902" w:rsidP="00B05902">
      <w:pPr>
        <w:pStyle w:val="a7"/>
        <w:numPr>
          <w:ilvl w:val="0"/>
          <w:numId w:val="18"/>
        </w:numPr>
        <w:bidi w:val="0"/>
        <w:jc w:val="both"/>
        <w:rPr>
          <w:rFonts w:cstheme="minorHAnsi"/>
          <w:sz w:val="24"/>
          <w:szCs w:val="24"/>
        </w:rPr>
      </w:pPr>
      <w:hyperlink r:id="rId105" w:history="1">
        <w:r w:rsidRPr="00B05902">
          <w:rPr>
            <w:rStyle w:val="Hyperlink"/>
            <w:rFonts w:cstheme="minorHAnsi"/>
            <w:sz w:val="24"/>
            <w:szCs w:val="24"/>
          </w:rPr>
          <w:t>https://he.wikipedia.org/wiki/%D7%90%D7%AA%D7%A8_%D7%90%D7%99%D7%A0%D7%98%D7%A8%D7%A0%D7%98</w:t>
        </w:r>
      </w:hyperlink>
    </w:p>
    <w:p w14:paraId="2C029106" w14:textId="05AF6F0B" w:rsidR="00B05902" w:rsidRPr="00B05902" w:rsidRDefault="00B05902" w:rsidP="00B05902">
      <w:pPr>
        <w:pStyle w:val="a7"/>
        <w:numPr>
          <w:ilvl w:val="0"/>
          <w:numId w:val="18"/>
        </w:numPr>
        <w:bidi w:val="0"/>
        <w:jc w:val="both"/>
        <w:rPr>
          <w:rFonts w:cstheme="minorHAnsi"/>
          <w:sz w:val="24"/>
          <w:szCs w:val="24"/>
        </w:rPr>
      </w:pPr>
      <w:hyperlink r:id="rId106" w:history="1">
        <w:r w:rsidRPr="00B05902">
          <w:rPr>
            <w:rStyle w:val="Hyperlink"/>
            <w:rFonts w:cstheme="minorHAnsi"/>
            <w:sz w:val="24"/>
            <w:szCs w:val="24"/>
          </w:rPr>
          <w:t>https://skillcrush.com/2012/04/05/javascript</w:t>
        </w:r>
        <w:r w:rsidRPr="00B05902">
          <w:rPr>
            <w:rStyle w:val="Hyperlink"/>
            <w:rFonts w:cstheme="minorHAnsi"/>
            <w:sz w:val="24"/>
            <w:szCs w:val="24"/>
            <w:rtl/>
          </w:rPr>
          <w:t>/</w:t>
        </w:r>
      </w:hyperlink>
    </w:p>
    <w:p w14:paraId="798250B1" w14:textId="542FB550" w:rsidR="00B05902" w:rsidRPr="00B05902" w:rsidRDefault="00B05902" w:rsidP="00B05902">
      <w:pPr>
        <w:pStyle w:val="a7"/>
        <w:numPr>
          <w:ilvl w:val="0"/>
          <w:numId w:val="18"/>
        </w:numPr>
        <w:bidi w:val="0"/>
        <w:jc w:val="both"/>
        <w:rPr>
          <w:rFonts w:cstheme="minorHAnsi"/>
          <w:sz w:val="24"/>
          <w:szCs w:val="24"/>
        </w:rPr>
      </w:pPr>
      <w:hyperlink r:id="rId107" w:history="1">
        <w:r w:rsidRPr="00B05902">
          <w:rPr>
            <w:rStyle w:val="Hyperlink"/>
            <w:rFonts w:cstheme="minorHAnsi"/>
            <w:sz w:val="24"/>
            <w:szCs w:val="24"/>
          </w:rPr>
          <w:t>https://internet-israel.com/category/%D7%9E%D7%93%D7%A8%D7%99%D7%9B%D7%99%D7%9D/node-js-%D7%9E%D7%93%D7%A8%D7%99%D7%9B%D7%99%D7%9D</w:t>
        </w:r>
        <w:r w:rsidRPr="00B05902">
          <w:rPr>
            <w:rStyle w:val="Hyperlink"/>
            <w:rFonts w:cstheme="minorHAnsi"/>
            <w:sz w:val="24"/>
            <w:szCs w:val="24"/>
            <w:rtl/>
          </w:rPr>
          <w:t>/</w:t>
        </w:r>
      </w:hyperlink>
    </w:p>
    <w:p w14:paraId="175E9B60" w14:textId="3E5A0B2E" w:rsidR="00B05902" w:rsidRPr="00B05902" w:rsidRDefault="00B05902" w:rsidP="00B05902">
      <w:pPr>
        <w:pStyle w:val="a7"/>
        <w:numPr>
          <w:ilvl w:val="0"/>
          <w:numId w:val="18"/>
        </w:numPr>
        <w:bidi w:val="0"/>
        <w:jc w:val="both"/>
        <w:rPr>
          <w:rFonts w:cstheme="minorHAnsi"/>
          <w:sz w:val="24"/>
          <w:szCs w:val="24"/>
        </w:rPr>
      </w:pPr>
      <w:hyperlink r:id="rId108" w:history="1">
        <w:r w:rsidRPr="00B05902">
          <w:rPr>
            <w:rStyle w:val="Hyperlink"/>
            <w:rFonts w:cstheme="minorHAnsi"/>
            <w:sz w:val="24"/>
            <w:szCs w:val="24"/>
          </w:rPr>
          <w:t>https://en.wikipedia.org/wiki/Firebase</w:t>
        </w:r>
      </w:hyperlink>
    </w:p>
    <w:p w14:paraId="237B7C22" w14:textId="62CC250C" w:rsidR="00B05902" w:rsidRPr="00B05902" w:rsidRDefault="00B05902" w:rsidP="00B05902">
      <w:pPr>
        <w:pStyle w:val="a7"/>
        <w:numPr>
          <w:ilvl w:val="0"/>
          <w:numId w:val="18"/>
        </w:numPr>
        <w:bidi w:val="0"/>
        <w:jc w:val="both"/>
        <w:rPr>
          <w:rFonts w:cstheme="minorHAnsi"/>
          <w:sz w:val="24"/>
          <w:szCs w:val="24"/>
        </w:rPr>
      </w:pPr>
      <w:hyperlink r:id="rId109" w:history="1">
        <w:r w:rsidRPr="00B05902">
          <w:rPr>
            <w:rStyle w:val="Hyperlink"/>
            <w:rFonts w:cstheme="minorHAnsi"/>
            <w:sz w:val="24"/>
            <w:szCs w:val="24"/>
          </w:rPr>
          <w:t>http://meta-pa.blogspot.com/2017/08/firebase.html</w:t>
        </w:r>
      </w:hyperlink>
    </w:p>
    <w:p w14:paraId="5355D80D" w14:textId="72363F6A" w:rsidR="00B05902" w:rsidRPr="00B05902" w:rsidRDefault="00B05902" w:rsidP="00B05902">
      <w:pPr>
        <w:pStyle w:val="a7"/>
        <w:numPr>
          <w:ilvl w:val="0"/>
          <w:numId w:val="18"/>
        </w:numPr>
        <w:bidi w:val="0"/>
        <w:jc w:val="both"/>
        <w:rPr>
          <w:rFonts w:cstheme="minorHAnsi"/>
          <w:sz w:val="24"/>
          <w:szCs w:val="24"/>
        </w:rPr>
      </w:pPr>
      <w:hyperlink r:id="rId110" w:history="1">
        <w:r w:rsidRPr="00B05902">
          <w:rPr>
            <w:rStyle w:val="Hyperlink"/>
            <w:rFonts w:cstheme="minorHAnsi"/>
            <w:sz w:val="24"/>
            <w:szCs w:val="24"/>
          </w:rPr>
          <w:t>https://www.israelclouds.com/glossary</w:t>
        </w:r>
      </w:hyperlink>
    </w:p>
    <w:p w14:paraId="1F4E514D" w14:textId="4A812526" w:rsidR="00B05902" w:rsidRPr="00B05902" w:rsidRDefault="00B05902" w:rsidP="00B05902">
      <w:pPr>
        <w:pStyle w:val="a7"/>
        <w:numPr>
          <w:ilvl w:val="0"/>
          <w:numId w:val="18"/>
        </w:numPr>
        <w:bidi w:val="0"/>
        <w:jc w:val="both"/>
        <w:rPr>
          <w:rFonts w:cstheme="minorHAnsi"/>
          <w:sz w:val="24"/>
          <w:szCs w:val="24"/>
        </w:rPr>
      </w:pPr>
      <w:hyperlink r:id="rId111" w:history="1">
        <w:r w:rsidRPr="00B05902">
          <w:rPr>
            <w:rStyle w:val="Hyperlink"/>
            <w:rFonts w:cstheme="minorHAnsi"/>
            <w:sz w:val="24"/>
            <w:szCs w:val="24"/>
          </w:rPr>
          <w:t>https://aws.amazon.com/rds</w:t>
        </w:r>
        <w:r w:rsidRPr="00B05902">
          <w:rPr>
            <w:rStyle w:val="Hyperlink"/>
            <w:rFonts w:cstheme="minorHAnsi"/>
            <w:sz w:val="24"/>
            <w:szCs w:val="24"/>
            <w:rtl/>
          </w:rPr>
          <w:t>/</w:t>
        </w:r>
      </w:hyperlink>
    </w:p>
    <w:p w14:paraId="1A91C400" w14:textId="1D12CAB0" w:rsidR="00B05902" w:rsidRPr="00B05902" w:rsidRDefault="00B05902" w:rsidP="00B05902">
      <w:pPr>
        <w:pStyle w:val="a7"/>
        <w:numPr>
          <w:ilvl w:val="0"/>
          <w:numId w:val="18"/>
        </w:numPr>
        <w:bidi w:val="0"/>
        <w:jc w:val="both"/>
        <w:rPr>
          <w:rFonts w:cstheme="minorHAnsi"/>
          <w:sz w:val="24"/>
          <w:szCs w:val="24"/>
        </w:rPr>
      </w:pPr>
      <w:hyperlink r:id="rId112" w:history="1">
        <w:r w:rsidRPr="00B05902">
          <w:rPr>
            <w:rStyle w:val="Hyperlink"/>
            <w:rFonts w:cstheme="minorHAnsi"/>
            <w:sz w:val="24"/>
            <w:szCs w:val="24"/>
          </w:rPr>
          <w:t>https://he.wikipedia.org/wiki/Amazon_Web_Services</w:t>
        </w:r>
      </w:hyperlink>
    </w:p>
    <w:p w14:paraId="65190359" w14:textId="52E5FB8A" w:rsidR="00B05902" w:rsidRPr="00B05902" w:rsidRDefault="00B05902" w:rsidP="00B05902">
      <w:pPr>
        <w:pStyle w:val="a7"/>
        <w:numPr>
          <w:ilvl w:val="0"/>
          <w:numId w:val="18"/>
        </w:numPr>
        <w:bidi w:val="0"/>
        <w:jc w:val="both"/>
        <w:rPr>
          <w:rFonts w:cstheme="minorHAnsi"/>
          <w:sz w:val="24"/>
          <w:szCs w:val="24"/>
        </w:rPr>
      </w:pPr>
      <w:hyperlink r:id="rId113" w:history="1">
        <w:r w:rsidRPr="00B05902">
          <w:rPr>
            <w:rStyle w:val="Hyperlink"/>
            <w:rFonts w:cstheme="minorHAnsi"/>
            <w:sz w:val="24"/>
            <w:szCs w:val="24"/>
          </w:rPr>
          <w:t>https://dapps.co.il/%D7%A9%D7%99%D7%A8%D7%95%D7%AA%D7%99-%D7%94%D7%A2%D7%A0%D7%9F-%D7%A9%D7%9C-amazon-%D7%A9%D7%90%D7%AA%D7%9D-%D7%97%D7%99%D7%99%D7%91%D7%99%D7%9D-%D7%9C%D7%94%D7%9B%D7%99%D7%A8-%D7%95%D7%93%D7%A8%D7%9B</w:t>
        </w:r>
        <w:r w:rsidRPr="00B05902">
          <w:rPr>
            <w:rStyle w:val="Hyperlink"/>
            <w:rFonts w:cstheme="minorHAnsi"/>
            <w:sz w:val="24"/>
            <w:szCs w:val="24"/>
            <w:rtl/>
          </w:rPr>
          <w:t>/</w:t>
        </w:r>
      </w:hyperlink>
    </w:p>
    <w:p w14:paraId="0BA254E3" w14:textId="621892D3" w:rsidR="00B05902" w:rsidRPr="00B05902" w:rsidRDefault="00B05902" w:rsidP="00B05902">
      <w:pPr>
        <w:pStyle w:val="a7"/>
        <w:numPr>
          <w:ilvl w:val="0"/>
          <w:numId w:val="18"/>
        </w:numPr>
        <w:bidi w:val="0"/>
        <w:jc w:val="both"/>
        <w:rPr>
          <w:rFonts w:cstheme="minorHAnsi"/>
          <w:sz w:val="24"/>
          <w:szCs w:val="24"/>
        </w:rPr>
      </w:pPr>
      <w:hyperlink r:id="rId114" w:history="1">
        <w:r w:rsidRPr="00B05902">
          <w:rPr>
            <w:rStyle w:val="Hyperlink"/>
            <w:rFonts w:cstheme="minorHAnsi"/>
            <w:sz w:val="24"/>
            <w:szCs w:val="24"/>
          </w:rPr>
          <w:t>https://www.matrix.co.il/About/Pages/amazon.aspx</w:t>
        </w:r>
      </w:hyperlink>
    </w:p>
    <w:p w14:paraId="6D9F3CFD" w14:textId="0F966B22" w:rsidR="00B05902" w:rsidRPr="00B05902" w:rsidRDefault="00B05902" w:rsidP="00B05902">
      <w:pPr>
        <w:pStyle w:val="a7"/>
        <w:numPr>
          <w:ilvl w:val="0"/>
          <w:numId w:val="18"/>
        </w:numPr>
        <w:bidi w:val="0"/>
        <w:jc w:val="both"/>
        <w:rPr>
          <w:rFonts w:cstheme="minorHAnsi"/>
          <w:sz w:val="24"/>
          <w:szCs w:val="24"/>
        </w:rPr>
      </w:pPr>
      <w:hyperlink r:id="rId115" w:history="1">
        <w:r w:rsidRPr="00B05902">
          <w:rPr>
            <w:rStyle w:val="Hyperlink"/>
            <w:rFonts w:cstheme="minorHAnsi"/>
            <w:sz w:val="24"/>
            <w:szCs w:val="24"/>
          </w:rPr>
          <w:t>https://www.mrcoral.co.il/%D7%9E%D7%94-%D7%96%D7%94-git-%D7%92%D7%99%D7%98</w:t>
        </w:r>
        <w:r w:rsidRPr="00B05902">
          <w:rPr>
            <w:rStyle w:val="Hyperlink"/>
            <w:rFonts w:cstheme="minorHAnsi"/>
            <w:sz w:val="24"/>
            <w:szCs w:val="24"/>
            <w:rtl/>
          </w:rPr>
          <w:t>/</w:t>
        </w:r>
      </w:hyperlink>
    </w:p>
    <w:p w14:paraId="10F39C6A" w14:textId="17ABBCAB" w:rsidR="00B05902" w:rsidRPr="00B05902" w:rsidRDefault="00B05902" w:rsidP="00B05902">
      <w:pPr>
        <w:pStyle w:val="a7"/>
        <w:numPr>
          <w:ilvl w:val="0"/>
          <w:numId w:val="18"/>
        </w:numPr>
        <w:bidi w:val="0"/>
        <w:jc w:val="both"/>
        <w:rPr>
          <w:rFonts w:cstheme="minorHAnsi"/>
          <w:sz w:val="24"/>
          <w:szCs w:val="24"/>
        </w:rPr>
      </w:pPr>
      <w:hyperlink r:id="rId116" w:history="1">
        <w:r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B05902">
          <w:rPr>
            <w:rStyle w:val="Hyperlink"/>
            <w:rFonts w:cstheme="minorHAnsi"/>
            <w:sz w:val="24"/>
            <w:szCs w:val="24"/>
            <w:rtl/>
          </w:rPr>
          <w:t>/</w:t>
        </w:r>
      </w:hyperlink>
    </w:p>
    <w:p w14:paraId="6CC45490" w14:textId="720E7B9B" w:rsidR="00B05902" w:rsidRPr="00B05902" w:rsidRDefault="00B05902" w:rsidP="00B05902">
      <w:pPr>
        <w:pStyle w:val="a7"/>
        <w:numPr>
          <w:ilvl w:val="0"/>
          <w:numId w:val="18"/>
        </w:numPr>
        <w:bidi w:val="0"/>
        <w:jc w:val="both"/>
        <w:rPr>
          <w:rFonts w:cstheme="minorHAnsi"/>
          <w:sz w:val="24"/>
          <w:szCs w:val="24"/>
        </w:rPr>
      </w:pPr>
      <w:hyperlink r:id="rId117" w:history="1">
        <w:r w:rsidRPr="00B05902">
          <w:rPr>
            <w:rStyle w:val="Hyperlink"/>
            <w:rFonts w:cstheme="minorHAnsi"/>
            <w:sz w:val="24"/>
            <w:szCs w:val="24"/>
          </w:rPr>
          <w:t>https://he.wikipedia.org/wiki/%D7%A7%D7%A0%D7%91%D7%9F</w:t>
        </w:r>
      </w:hyperlink>
    </w:p>
    <w:p w14:paraId="42ED1225" w14:textId="4EA496AE" w:rsidR="00B05902" w:rsidRPr="00B05902" w:rsidRDefault="00B05902" w:rsidP="00B05902">
      <w:pPr>
        <w:pStyle w:val="a7"/>
        <w:numPr>
          <w:ilvl w:val="0"/>
          <w:numId w:val="18"/>
        </w:numPr>
        <w:bidi w:val="0"/>
        <w:jc w:val="both"/>
        <w:rPr>
          <w:rFonts w:cstheme="minorHAnsi"/>
          <w:sz w:val="24"/>
          <w:szCs w:val="24"/>
        </w:rPr>
      </w:pPr>
      <w:hyperlink r:id="rId118" w:history="1">
        <w:r w:rsidRPr="00B05902">
          <w:rPr>
            <w:rStyle w:val="Hyperlink"/>
            <w:rFonts w:cstheme="minorHAnsi"/>
            <w:sz w:val="24"/>
            <w:szCs w:val="24"/>
          </w:rPr>
          <w:t>https://business-excellence.co.il/blog/513-kanban-system</w:t>
        </w:r>
      </w:hyperlink>
    </w:p>
    <w:p w14:paraId="1BDDFCC5" w14:textId="1AFCEDB6" w:rsidR="00B05902" w:rsidRPr="00B05902" w:rsidRDefault="00B05902" w:rsidP="00B05902">
      <w:pPr>
        <w:pStyle w:val="a7"/>
        <w:numPr>
          <w:ilvl w:val="0"/>
          <w:numId w:val="18"/>
        </w:numPr>
        <w:bidi w:val="0"/>
        <w:jc w:val="both"/>
        <w:rPr>
          <w:rFonts w:cstheme="minorHAnsi"/>
          <w:sz w:val="24"/>
          <w:szCs w:val="24"/>
        </w:rPr>
      </w:pPr>
      <w:hyperlink r:id="rId119" w:history="1">
        <w:r w:rsidRPr="00B05902">
          <w:rPr>
            <w:rStyle w:val="Hyperlink"/>
            <w:rFonts w:cstheme="minorHAnsi"/>
            <w:sz w:val="24"/>
            <w:szCs w:val="24"/>
          </w:rPr>
          <w:t>https://he.wikipedia.org/wiki/%D7%A7%D7%A0%D7%91%D7%9F</w:t>
        </w:r>
      </w:hyperlink>
    </w:p>
    <w:p w14:paraId="2E36D78D" w14:textId="264E1E12" w:rsidR="00B05902" w:rsidRPr="00B05902" w:rsidRDefault="00B05902" w:rsidP="00B05902">
      <w:pPr>
        <w:pStyle w:val="a7"/>
        <w:numPr>
          <w:ilvl w:val="0"/>
          <w:numId w:val="18"/>
        </w:numPr>
        <w:bidi w:val="0"/>
        <w:jc w:val="both"/>
        <w:rPr>
          <w:rFonts w:cstheme="minorHAnsi"/>
          <w:sz w:val="24"/>
          <w:szCs w:val="24"/>
        </w:rPr>
      </w:pPr>
      <w:hyperlink r:id="rId120" w:history="1">
        <w:r w:rsidRPr="00B05902">
          <w:rPr>
            <w:rStyle w:val="Hyperlink"/>
            <w:rFonts w:cstheme="minorHAnsi"/>
            <w:sz w:val="24"/>
            <w:szCs w:val="24"/>
          </w:rPr>
          <w:t>https://en.wikipedia.org/wiki/Kanban_(development</w:t>
        </w:r>
        <w:r w:rsidRPr="00B05902">
          <w:rPr>
            <w:rStyle w:val="Hyperlink"/>
            <w:rFonts w:cstheme="minorHAnsi"/>
            <w:sz w:val="24"/>
            <w:szCs w:val="24"/>
            <w:rtl/>
          </w:rPr>
          <w:t>)</w:t>
        </w:r>
      </w:hyperlink>
    </w:p>
    <w:p w14:paraId="08F808BA" w14:textId="70BC2B8A" w:rsidR="00B05902" w:rsidRPr="00B05902" w:rsidRDefault="00B05902" w:rsidP="00B05902">
      <w:pPr>
        <w:pStyle w:val="a7"/>
        <w:numPr>
          <w:ilvl w:val="0"/>
          <w:numId w:val="18"/>
        </w:numPr>
        <w:bidi w:val="0"/>
        <w:jc w:val="both"/>
        <w:rPr>
          <w:rFonts w:cstheme="minorHAnsi"/>
          <w:sz w:val="24"/>
          <w:szCs w:val="24"/>
        </w:rPr>
      </w:pPr>
      <w:hyperlink r:id="rId121" w:history="1">
        <w:r w:rsidRPr="00B05902">
          <w:rPr>
            <w:rStyle w:val="Hyperlink"/>
            <w:rFonts w:cstheme="minorHAnsi"/>
            <w:sz w:val="24"/>
            <w:szCs w:val="24"/>
          </w:rPr>
          <w:t>https://developers.google.com/web/tools/chrome-devtools</w:t>
        </w:r>
        <w:r w:rsidRPr="00B05902">
          <w:rPr>
            <w:rStyle w:val="Hyperlink"/>
            <w:rFonts w:cstheme="minorHAnsi"/>
            <w:sz w:val="24"/>
            <w:szCs w:val="24"/>
            <w:rtl/>
          </w:rPr>
          <w:t>/</w:t>
        </w:r>
      </w:hyperlink>
    </w:p>
    <w:p w14:paraId="2E738C81" w14:textId="205E657B" w:rsidR="00B05902" w:rsidRPr="00B05902" w:rsidRDefault="00B05902" w:rsidP="00B05902">
      <w:pPr>
        <w:pStyle w:val="a7"/>
        <w:numPr>
          <w:ilvl w:val="0"/>
          <w:numId w:val="18"/>
        </w:numPr>
        <w:bidi w:val="0"/>
        <w:jc w:val="both"/>
        <w:rPr>
          <w:rFonts w:cstheme="minorHAnsi"/>
          <w:sz w:val="24"/>
          <w:szCs w:val="24"/>
        </w:rPr>
      </w:pPr>
      <w:hyperlink r:id="rId122" w:history="1">
        <w:r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B05902" w:rsidP="00B05902">
      <w:pPr>
        <w:pStyle w:val="a7"/>
        <w:numPr>
          <w:ilvl w:val="0"/>
          <w:numId w:val="18"/>
        </w:numPr>
        <w:bidi w:val="0"/>
        <w:jc w:val="both"/>
        <w:rPr>
          <w:rFonts w:cstheme="minorHAnsi"/>
          <w:sz w:val="24"/>
          <w:szCs w:val="24"/>
        </w:rPr>
      </w:pPr>
      <w:hyperlink r:id="rId123" w:history="1">
        <w:r w:rsidRPr="00B05902">
          <w:rPr>
            <w:rStyle w:val="Hyperlink"/>
            <w:rFonts w:cstheme="minorHAnsi"/>
            <w:sz w:val="24"/>
            <w:szCs w:val="24"/>
          </w:rPr>
          <w:t>https://he.wikipedia.org/wiki/%D7%91%D7%A1%D7%99%D7%A1_%D7%A0%D7%AA%D7%95%D7%A0%D7%99%D7%9D</w:t>
        </w:r>
      </w:hyperlink>
    </w:p>
    <w:p w14:paraId="786265D1" w14:textId="340CE872" w:rsidR="00B05902" w:rsidRPr="00B05902" w:rsidRDefault="00B05902" w:rsidP="00B05902">
      <w:pPr>
        <w:pStyle w:val="a7"/>
        <w:numPr>
          <w:ilvl w:val="0"/>
          <w:numId w:val="18"/>
        </w:numPr>
        <w:bidi w:val="0"/>
        <w:jc w:val="both"/>
        <w:rPr>
          <w:rFonts w:cstheme="minorHAnsi"/>
          <w:sz w:val="24"/>
          <w:szCs w:val="24"/>
        </w:rPr>
      </w:pPr>
      <w:hyperlink r:id="rId124" w:history="1">
        <w:r w:rsidRPr="00B05902">
          <w:rPr>
            <w:rStyle w:val="Hyperlink"/>
            <w:rFonts w:cstheme="minorHAnsi"/>
            <w:sz w:val="24"/>
            <w:szCs w:val="24"/>
          </w:rPr>
          <w:t>https://en.wikipedia.org/wiki/Database</w:t>
        </w:r>
      </w:hyperlink>
    </w:p>
    <w:p w14:paraId="71E90214" w14:textId="115BA0DD" w:rsidR="00B05902" w:rsidRPr="00B05902" w:rsidRDefault="00B05902" w:rsidP="00B05902">
      <w:pPr>
        <w:pStyle w:val="a7"/>
        <w:numPr>
          <w:ilvl w:val="0"/>
          <w:numId w:val="18"/>
        </w:numPr>
        <w:bidi w:val="0"/>
        <w:jc w:val="both"/>
        <w:rPr>
          <w:rFonts w:cstheme="minorHAnsi"/>
          <w:sz w:val="24"/>
          <w:szCs w:val="24"/>
        </w:rPr>
      </w:pPr>
      <w:hyperlink r:id="rId125" w:history="1">
        <w:r w:rsidRPr="00B05902">
          <w:rPr>
            <w:rStyle w:val="Hyperlink"/>
            <w:rFonts w:cstheme="minorHAnsi"/>
            <w:sz w:val="24"/>
            <w:szCs w:val="24"/>
          </w:rPr>
          <w:t>https://searchsqlserver.techtarget.com/definition/database</w:t>
        </w:r>
      </w:hyperlink>
    </w:p>
    <w:p w14:paraId="13019C8C" w14:textId="1EAE7683" w:rsidR="00B05902" w:rsidRPr="00B05902" w:rsidRDefault="00B05902" w:rsidP="00B05902">
      <w:pPr>
        <w:pStyle w:val="a7"/>
        <w:numPr>
          <w:ilvl w:val="0"/>
          <w:numId w:val="18"/>
        </w:numPr>
        <w:bidi w:val="0"/>
        <w:jc w:val="both"/>
        <w:rPr>
          <w:rFonts w:cstheme="minorHAnsi"/>
          <w:sz w:val="24"/>
          <w:szCs w:val="24"/>
        </w:rPr>
      </w:pPr>
      <w:hyperlink r:id="rId126" w:history="1">
        <w:r w:rsidRPr="00B05902">
          <w:rPr>
            <w:rStyle w:val="Hyperlink"/>
            <w:rFonts w:cstheme="minorHAnsi"/>
            <w:sz w:val="24"/>
            <w:szCs w:val="24"/>
          </w:rPr>
          <w:t>https://www.postgresql.org/about</w:t>
        </w:r>
        <w:r w:rsidRPr="00B05902">
          <w:rPr>
            <w:rStyle w:val="Hyperlink"/>
            <w:rFonts w:cstheme="minorHAnsi"/>
            <w:sz w:val="24"/>
            <w:szCs w:val="24"/>
            <w:rtl/>
          </w:rPr>
          <w:t>/</w:t>
        </w:r>
      </w:hyperlink>
    </w:p>
    <w:p w14:paraId="3FDF7443" w14:textId="5D52C7B8" w:rsidR="00B05902" w:rsidRPr="00B05902" w:rsidRDefault="00B05902" w:rsidP="00B05902">
      <w:pPr>
        <w:pStyle w:val="a7"/>
        <w:numPr>
          <w:ilvl w:val="0"/>
          <w:numId w:val="18"/>
        </w:numPr>
        <w:bidi w:val="0"/>
        <w:jc w:val="both"/>
        <w:rPr>
          <w:rFonts w:cstheme="minorHAnsi"/>
          <w:sz w:val="24"/>
          <w:szCs w:val="24"/>
        </w:rPr>
      </w:pPr>
      <w:hyperlink r:id="rId127" w:history="1">
        <w:r w:rsidRPr="00B05902">
          <w:rPr>
            <w:rStyle w:val="Hyperlink"/>
            <w:rFonts w:cstheme="minorHAnsi"/>
            <w:sz w:val="24"/>
            <w:szCs w:val="24"/>
          </w:rPr>
          <w:t>http://www.json.org/json-he.html</w:t>
        </w:r>
      </w:hyperlink>
    </w:p>
    <w:p w14:paraId="7A7BFA2A" w14:textId="54DC6C4C" w:rsidR="00B05902" w:rsidRPr="00B05902" w:rsidRDefault="00B05902" w:rsidP="00B05902">
      <w:pPr>
        <w:pStyle w:val="a7"/>
        <w:numPr>
          <w:ilvl w:val="0"/>
          <w:numId w:val="18"/>
        </w:numPr>
        <w:bidi w:val="0"/>
        <w:jc w:val="both"/>
        <w:rPr>
          <w:rFonts w:cstheme="minorHAnsi"/>
          <w:sz w:val="24"/>
          <w:szCs w:val="24"/>
        </w:rPr>
      </w:pPr>
      <w:hyperlink r:id="rId128" w:history="1">
        <w:r w:rsidRPr="00B05902">
          <w:rPr>
            <w:rStyle w:val="Hyperlink"/>
            <w:rFonts w:cstheme="minorHAnsi"/>
            <w:sz w:val="24"/>
            <w:szCs w:val="24"/>
          </w:rPr>
          <w:t>https://he.wikipedia.org/wiki/JSON</w:t>
        </w:r>
      </w:hyperlink>
    </w:p>
    <w:p w14:paraId="01391692" w14:textId="7D0FAD9E" w:rsidR="00B05902" w:rsidRPr="00B05902" w:rsidRDefault="00B05902" w:rsidP="00B05902">
      <w:pPr>
        <w:pStyle w:val="a7"/>
        <w:numPr>
          <w:ilvl w:val="0"/>
          <w:numId w:val="18"/>
        </w:numPr>
        <w:bidi w:val="0"/>
        <w:jc w:val="both"/>
        <w:rPr>
          <w:rFonts w:cstheme="minorHAnsi"/>
          <w:sz w:val="24"/>
          <w:szCs w:val="24"/>
        </w:rPr>
      </w:pPr>
      <w:hyperlink r:id="rId129" w:history="1">
        <w:r w:rsidRPr="00B05902">
          <w:rPr>
            <w:rStyle w:val="Hyperlink"/>
            <w:rFonts w:cstheme="minorHAnsi"/>
            <w:sz w:val="24"/>
            <w:szCs w:val="24"/>
          </w:rPr>
          <w:t>https://en.wikipedia.org/wiki/Hypertext_Transfer_Protocol</w:t>
        </w:r>
      </w:hyperlink>
    </w:p>
    <w:p w14:paraId="06239584" w14:textId="73E9A3F5" w:rsidR="00B05902" w:rsidRPr="00B05902" w:rsidRDefault="00B05902" w:rsidP="00B05902">
      <w:pPr>
        <w:pStyle w:val="a7"/>
        <w:numPr>
          <w:ilvl w:val="0"/>
          <w:numId w:val="18"/>
        </w:numPr>
        <w:bidi w:val="0"/>
        <w:jc w:val="both"/>
        <w:rPr>
          <w:rFonts w:cstheme="minorHAnsi"/>
          <w:sz w:val="24"/>
          <w:szCs w:val="24"/>
        </w:rPr>
      </w:pPr>
      <w:hyperlink r:id="rId130" w:history="1">
        <w:r w:rsidRPr="00B05902">
          <w:rPr>
            <w:rStyle w:val="Hyperlink"/>
            <w:rFonts w:cstheme="minorHAnsi"/>
            <w:sz w:val="24"/>
            <w:szCs w:val="24"/>
          </w:rPr>
          <w:t>https://he.wikipedia.org/wiki/Hypertext_Transfer_Protocol</w:t>
        </w:r>
      </w:hyperlink>
    </w:p>
    <w:p w14:paraId="1E2B9E75" w14:textId="73952AFE" w:rsidR="00B05902" w:rsidRPr="00B05902" w:rsidRDefault="00B05902" w:rsidP="00B05902">
      <w:pPr>
        <w:pStyle w:val="a7"/>
        <w:numPr>
          <w:ilvl w:val="0"/>
          <w:numId w:val="18"/>
        </w:numPr>
        <w:bidi w:val="0"/>
        <w:jc w:val="both"/>
        <w:rPr>
          <w:rFonts w:cstheme="minorHAnsi"/>
          <w:sz w:val="24"/>
          <w:szCs w:val="24"/>
        </w:rPr>
      </w:pPr>
      <w:hyperlink r:id="rId131" w:history="1">
        <w:r w:rsidRPr="00B05902">
          <w:rPr>
            <w:rStyle w:val="Hyperlink"/>
            <w:rFonts w:cstheme="minorHAnsi"/>
            <w:sz w:val="24"/>
            <w:szCs w:val="24"/>
          </w:rPr>
          <w:t>https://he.wikipedia.org/wiki/%D7%90%D7%AA%D7%A8_%D7%90%D7%99%D7%A0%D7%98%D7%A8%D7%A0%D7%98</w:t>
        </w:r>
      </w:hyperlink>
    </w:p>
    <w:p w14:paraId="0A6AA1A4" w14:textId="0A063F9D" w:rsidR="00B05902" w:rsidRPr="00B05902" w:rsidRDefault="00B05902" w:rsidP="00B05902">
      <w:pPr>
        <w:pStyle w:val="a7"/>
        <w:numPr>
          <w:ilvl w:val="0"/>
          <w:numId w:val="18"/>
        </w:numPr>
        <w:bidi w:val="0"/>
        <w:jc w:val="both"/>
        <w:rPr>
          <w:rFonts w:cstheme="minorHAnsi"/>
          <w:sz w:val="24"/>
          <w:szCs w:val="24"/>
        </w:rPr>
      </w:pPr>
      <w:hyperlink r:id="rId132" w:history="1">
        <w:r w:rsidRPr="00B05902">
          <w:rPr>
            <w:rStyle w:val="Hyperlink"/>
            <w:rFonts w:cstheme="minorHAnsi"/>
            <w:sz w:val="24"/>
            <w:szCs w:val="24"/>
          </w:rPr>
          <w:t>https://skillcrush.com/2012/04/05/javascript</w:t>
        </w:r>
        <w:r w:rsidRPr="00B05902">
          <w:rPr>
            <w:rStyle w:val="Hyperlink"/>
            <w:rFonts w:cstheme="minorHAnsi"/>
            <w:sz w:val="24"/>
            <w:szCs w:val="24"/>
            <w:rtl/>
          </w:rPr>
          <w:t>/</w:t>
        </w:r>
      </w:hyperlink>
    </w:p>
    <w:p w14:paraId="37C7CE6F" w14:textId="14099254" w:rsidR="00B05902" w:rsidRPr="00B05902" w:rsidRDefault="00B05902" w:rsidP="00B05902">
      <w:pPr>
        <w:pStyle w:val="a7"/>
        <w:numPr>
          <w:ilvl w:val="0"/>
          <w:numId w:val="18"/>
        </w:numPr>
        <w:bidi w:val="0"/>
        <w:jc w:val="both"/>
        <w:rPr>
          <w:rFonts w:cstheme="minorHAnsi"/>
          <w:sz w:val="24"/>
          <w:szCs w:val="24"/>
        </w:rPr>
      </w:pPr>
      <w:hyperlink r:id="rId133" w:history="1">
        <w:r w:rsidRPr="00B05902">
          <w:rPr>
            <w:rStyle w:val="Hyperlink"/>
            <w:rFonts w:cstheme="minorHAnsi"/>
            <w:sz w:val="24"/>
            <w:szCs w:val="24"/>
          </w:rPr>
          <w:t>https://en.wikipedia.org/wiki/HTML</w:t>
        </w:r>
      </w:hyperlink>
    </w:p>
    <w:p w14:paraId="07473CDA" w14:textId="20E22A68" w:rsidR="00B05902" w:rsidRPr="00B05902" w:rsidRDefault="00B05902" w:rsidP="00B05902">
      <w:pPr>
        <w:pStyle w:val="a7"/>
        <w:numPr>
          <w:ilvl w:val="0"/>
          <w:numId w:val="18"/>
        </w:numPr>
        <w:bidi w:val="0"/>
        <w:jc w:val="both"/>
        <w:rPr>
          <w:rFonts w:cstheme="minorHAnsi"/>
          <w:sz w:val="24"/>
          <w:szCs w:val="24"/>
        </w:rPr>
      </w:pPr>
      <w:hyperlink r:id="rId134" w:history="1">
        <w:r w:rsidRPr="00B05902">
          <w:rPr>
            <w:rStyle w:val="Hyperlink"/>
            <w:rFonts w:cstheme="minorHAnsi"/>
            <w:sz w:val="24"/>
            <w:szCs w:val="24"/>
          </w:rPr>
          <w:t>https://www.w3schools.com/html/html_intro.asp</w:t>
        </w:r>
      </w:hyperlink>
    </w:p>
    <w:p w14:paraId="52F61BC2" w14:textId="1F5D2C7A" w:rsidR="00B05902" w:rsidRPr="00B05902" w:rsidRDefault="00B05902" w:rsidP="00B05902">
      <w:pPr>
        <w:pStyle w:val="a7"/>
        <w:numPr>
          <w:ilvl w:val="0"/>
          <w:numId w:val="18"/>
        </w:numPr>
        <w:bidi w:val="0"/>
        <w:jc w:val="both"/>
        <w:rPr>
          <w:rFonts w:cstheme="minorHAnsi"/>
          <w:sz w:val="24"/>
          <w:szCs w:val="24"/>
        </w:rPr>
      </w:pPr>
      <w:hyperlink r:id="rId135" w:history="1">
        <w:r w:rsidRPr="00B05902">
          <w:rPr>
            <w:rStyle w:val="Hyperlink"/>
            <w:rFonts w:cstheme="minorHAnsi"/>
            <w:sz w:val="24"/>
            <w:szCs w:val="24"/>
          </w:rPr>
          <w:t>https://he.wikipedia.org/wiki/%D7%A4%D7%99%D7%99%D7%AA%D7%95%D7%9F</w:t>
        </w:r>
      </w:hyperlink>
    </w:p>
    <w:p w14:paraId="4693D3E4" w14:textId="16A1B452" w:rsidR="00B05902" w:rsidRPr="00B05902" w:rsidRDefault="00B05902" w:rsidP="00B05902">
      <w:pPr>
        <w:pStyle w:val="a7"/>
        <w:numPr>
          <w:ilvl w:val="0"/>
          <w:numId w:val="18"/>
        </w:numPr>
        <w:bidi w:val="0"/>
        <w:jc w:val="both"/>
        <w:rPr>
          <w:rFonts w:cstheme="minorHAnsi"/>
          <w:sz w:val="24"/>
          <w:szCs w:val="24"/>
        </w:rPr>
      </w:pPr>
      <w:hyperlink r:id="rId136" w:history="1">
        <w:r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B05902" w:rsidP="00B05902">
      <w:pPr>
        <w:pStyle w:val="a7"/>
        <w:numPr>
          <w:ilvl w:val="0"/>
          <w:numId w:val="18"/>
        </w:numPr>
        <w:bidi w:val="0"/>
        <w:jc w:val="both"/>
        <w:rPr>
          <w:rFonts w:cstheme="minorHAnsi"/>
          <w:sz w:val="24"/>
          <w:szCs w:val="24"/>
        </w:rPr>
      </w:pPr>
      <w:hyperlink r:id="rId137" w:history="1">
        <w:r w:rsidRPr="00B05902">
          <w:rPr>
            <w:rStyle w:val="Hyperlink"/>
            <w:rFonts w:cstheme="minorHAnsi"/>
            <w:sz w:val="24"/>
            <w:szCs w:val="24"/>
          </w:rPr>
          <w:t>http://www.methodacloud.com/content/pages/kit_agile/H_Guide.htm</w:t>
        </w:r>
      </w:hyperlink>
    </w:p>
    <w:p w14:paraId="71C4189B" w14:textId="622931BA" w:rsidR="00B05902" w:rsidRPr="00B05902" w:rsidRDefault="00B05902" w:rsidP="00B05902">
      <w:pPr>
        <w:pStyle w:val="a7"/>
        <w:numPr>
          <w:ilvl w:val="0"/>
          <w:numId w:val="18"/>
        </w:numPr>
        <w:bidi w:val="0"/>
        <w:jc w:val="both"/>
        <w:rPr>
          <w:rFonts w:cstheme="minorHAnsi"/>
          <w:sz w:val="24"/>
          <w:szCs w:val="24"/>
        </w:rPr>
      </w:pPr>
      <w:hyperlink r:id="rId138" w:history="1">
        <w:r w:rsidRPr="00B05902">
          <w:rPr>
            <w:rStyle w:val="Hyperlink"/>
            <w:rFonts w:cstheme="minorHAnsi"/>
            <w:sz w:val="24"/>
            <w:szCs w:val="24"/>
          </w:rPr>
          <w:t>https://en.wikipedia.org/wiki/Software_development_process</w:t>
        </w:r>
      </w:hyperlink>
    </w:p>
    <w:p w14:paraId="0AF0EEB1" w14:textId="0A7EC9A6" w:rsidR="00B05902" w:rsidRPr="00B05902" w:rsidRDefault="00B05902" w:rsidP="00B05902">
      <w:pPr>
        <w:pStyle w:val="a7"/>
        <w:numPr>
          <w:ilvl w:val="0"/>
          <w:numId w:val="18"/>
        </w:numPr>
        <w:bidi w:val="0"/>
        <w:jc w:val="both"/>
        <w:rPr>
          <w:rFonts w:cstheme="minorHAnsi"/>
          <w:sz w:val="24"/>
          <w:szCs w:val="24"/>
        </w:rPr>
      </w:pPr>
      <w:hyperlink r:id="rId139" w:history="1">
        <w:r w:rsidRPr="00B05902">
          <w:rPr>
            <w:rStyle w:val="Hyperlink"/>
            <w:rFonts w:cstheme="minorHAnsi"/>
            <w:sz w:val="24"/>
            <w:szCs w:val="24"/>
          </w:rPr>
          <w:t>https://he.wikipedia.org/wiki/CVSS</w:t>
        </w:r>
      </w:hyperlink>
    </w:p>
    <w:p w14:paraId="5801C3DB" w14:textId="56556CFB" w:rsidR="00B05902" w:rsidRPr="00B05902" w:rsidRDefault="00B05902" w:rsidP="00B05902">
      <w:pPr>
        <w:pStyle w:val="a7"/>
        <w:numPr>
          <w:ilvl w:val="0"/>
          <w:numId w:val="18"/>
        </w:numPr>
        <w:bidi w:val="0"/>
        <w:jc w:val="both"/>
        <w:rPr>
          <w:rFonts w:cstheme="minorHAnsi"/>
          <w:sz w:val="24"/>
          <w:szCs w:val="24"/>
        </w:rPr>
      </w:pPr>
      <w:hyperlink r:id="rId140" w:history="1">
        <w:r w:rsidRPr="00B05902">
          <w:rPr>
            <w:rStyle w:val="Hyperlink"/>
            <w:rFonts w:cstheme="minorHAnsi"/>
            <w:sz w:val="24"/>
            <w:szCs w:val="24"/>
          </w:rPr>
          <w:t>https://www.veracode.com/security/sql-injection</w:t>
        </w:r>
      </w:hyperlink>
    </w:p>
    <w:p w14:paraId="56C3944E" w14:textId="5543284F" w:rsidR="00B05902" w:rsidRPr="00B05902" w:rsidRDefault="00B05902" w:rsidP="00B05902">
      <w:pPr>
        <w:pStyle w:val="a7"/>
        <w:numPr>
          <w:ilvl w:val="0"/>
          <w:numId w:val="18"/>
        </w:numPr>
        <w:bidi w:val="0"/>
        <w:jc w:val="both"/>
        <w:rPr>
          <w:rFonts w:cstheme="minorHAnsi"/>
          <w:sz w:val="24"/>
          <w:szCs w:val="24"/>
        </w:rPr>
      </w:pPr>
      <w:hyperlink r:id="rId141" w:history="1">
        <w:r w:rsidRPr="00B05902">
          <w:rPr>
            <w:rStyle w:val="Hyperlink"/>
            <w:rFonts w:cstheme="minorHAnsi"/>
            <w:sz w:val="24"/>
            <w:szCs w:val="24"/>
          </w:rPr>
          <w:t>https://portswigger.net/web-security/sql-injection</w:t>
        </w:r>
      </w:hyperlink>
    </w:p>
    <w:p w14:paraId="281D55D2" w14:textId="6060A97B" w:rsidR="00B05902" w:rsidRPr="00B05902" w:rsidRDefault="00B05902" w:rsidP="00B05902">
      <w:pPr>
        <w:pStyle w:val="a7"/>
        <w:numPr>
          <w:ilvl w:val="0"/>
          <w:numId w:val="18"/>
        </w:numPr>
        <w:bidi w:val="0"/>
        <w:jc w:val="both"/>
        <w:rPr>
          <w:rFonts w:cstheme="minorHAnsi"/>
          <w:sz w:val="24"/>
          <w:szCs w:val="24"/>
        </w:rPr>
      </w:pPr>
      <w:hyperlink r:id="rId142" w:history="1">
        <w:r w:rsidRPr="00B05902">
          <w:rPr>
            <w:rStyle w:val="Hyperlink"/>
            <w:rFonts w:cstheme="minorHAnsi"/>
            <w:sz w:val="24"/>
            <w:szCs w:val="24"/>
          </w:rPr>
          <w:t>https://www.owasp.org/images/7/72/OWASP_Top_10-2017_%28en%29.pdf.pdf</w:t>
        </w:r>
      </w:hyperlink>
    </w:p>
    <w:p w14:paraId="087218D5" w14:textId="2DB3A3A3" w:rsidR="00B05902" w:rsidRPr="00B05902" w:rsidRDefault="00B05902" w:rsidP="00B05902">
      <w:pPr>
        <w:pStyle w:val="a7"/>
        <w:numPr>
          <w:ilvl w:val="0"/>
          <w:numId w:val="18"/>
        </w:numPr>
        <w:bidi w:val="0"/>
        <w:jc w:val="both"/>
        <w:rPr>
          <w:rFonts w:cstheme="minorHAnsi"/>
          <w:sz w:val="24"/>
          <w:szCs w:val="24"/>
        </w:rPr>
      </w:pPr>
      <w:hyperlink r:id="rId143" w:history="1">
        <w:r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B05902" w:rsidP="00B05902">
      <w:pPr>
        <w:pStyle w:val="a7"/>
        <w:numPr>
          <w:ilvl w:val="0"/>
          <w:numId w:val="18"/>
        </w:numPr>
        <w:bidi w:val="0"/>
        <w:jc w:val="both"/>
        <w:rPr>
          <w:rFonts w:cstheme="minorHAnsi"/>
          <w:sz w:val="24"/>
          <w:szCs w:val="24"/>
        </w:rPr>
      </w:pPr>
      <w:hyperlink r:id="rId144" w:history="1">
        <w:r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B05902" w:rsidP="00B05902">
      <w:pPr>
        <w:pStyle w:val="a7"/>
        <w:numPr>
          <w:ilvl w:val="0"/>
          <w:numId w:val="18"/>
        </w:numPr>
        <w:bidi w:val="0"/>
        <w:jc w:val="both"/>
        <w:rPr>
          <w:rFonts w:cstheme="minorHAnsi"/>
          <w:sz w:val="24"/>
          <w:szCs w:val="24"/>
        </w:rPr>
      </w:pPr>
      <w:hyperlink r:id="rId145" w:history="1">
        <w:r w:rsidRPr="00B05902">
          <w:rPr>
            <w:rStyle w:val="Hyperlink"/>
            <w:rFonts w:cstheme="minorHAnsi"/>
            <w:sz w:val="24"/>
            <w:szCs w:val="24"/>
          </w:rPr>
          <w:t>http://www.firebirdfaq.org/faq285</w:t>
        </w:r>
        <w:r w:rsidRPr="00B05902">
          <w:rPr>
            <w:rStyle w:val="Hyperlink"/>
            <w:rFonts w:cstheme="minorHAnsi"/>
            <w:sz w:val="24"/>
            <w:szCs w:val="24"/>
            <w:rtl/>
          </w:rPr>
          <w:t>/</w:t>
        </w:r>
      </w:hyperlink>
      <w:r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hint="cs"/>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242CF0" w:rsidRDefault="00242CF0">
      <w:pPr>
        <w:pStyle w:val="ae"/>
      </w:pPr>
      <w:r>
        <w:rPr>
          <w:rStyle w:val="ad"/>
        </w:rPr>
        <w:annotationRef/>
      </w:r>
      <w:r>
        <w:rPr>
          <w:rFonts w:hint="cs"/>
          <w:rtl/>
        </w:rPr>
        <w:t>מקווה שזה ביטוי מובן</w:t>
      </w:r>
    </w:p>
  </w:comment>
  <w:comment w:id="4" w:author="גמליאל" w:date="2019-03-26T20:51:00Z" w:initials="ג">
    <w:p w14:paraId="448A3FDE" w14:textId="4384427D" w:rsidR="00242CF0" w:rsidRDefault="00242CF0">
      <w:pPr>
        <w:pStyle w:val="ae"/>
      </w:pPr>
      <w:r>
        <w:rPr>
          <w:rStyle w:val="ad"/>
        </w:rPr>
        <w:annotationRef/>
      </w:r>
      <w:r>
        <w:rPr>
          <w:rFonts w:hint="cs"/>
          <w:rtl/>
        </w:rPr>
        <w:t>מה זאת אומרת?</w:t>
      </w:r>
    </w:p>
  </w:comment>
  <w:comment w:id="6" w:author="גמליאל" w:date="2019-03-26T20:52:00Z" w:initials="ג">
    <w:p w14:paraId="15384C86" w14:textId="2E4D03D7" w:rsidR="00242CF0" w:rsidRDefault="00242CF0">
      <w:pPr>
        <w:pStyle w:val="ae"/>
      </w:pPr>
      <w:r>
        <w:rPr>
          <w:rStyle w:val="ad"/>
        </w:rPr>
        <w:annotationRef/>
      </w:r>
      <w:r>
        <w:rPr>
          <w:rFonts w:hint="cs"/>
          <w:rtl/>
        </w:rPr>
        <w:t>מקובל?</w:t>
      </w:r>
    </w:p>
  </w:comment>
  <w:comment w:id="7" w:author="גמליאל" w:date="2019-03-26T20:57:00Z" w:initials="ג">
    <w:p w14:paraId="6EFB5B2A" w14:textId="05E30634" w:rsidR="00242CF0" w:rsidRDefault="00242CF0">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242CF0" w:rsidRDefault="00242CF0"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242CF0" w:rsidRDefault="00242CF0"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242CF0" w:rsidRDefault="00242CF0">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242CF0" w:rsidRDefault="00242CF0">
      <w:pPr>
        <w:pStyle w:val="ae"/>
      </w:pPr>
      <w:r>
        <w:rPr>
          <w:rStyle w:val="ad"/>
        </w:rPr>
        <w:annotationRef/>
      </w:r>
      <w:r>
        <w:rPr>
          <w:rFonts w:hint="cs"/>
          <w:rtl/>
        </w:rPr>
        <w:t>מאחור?</w:t>
      </w:r>
    </w:p>
  </w:comment>
  <w:comment w:id="29" w:author="גמליאל" w:date="2019-03-27T14:16:00Z" w:initials="ג">
    <w:p w14:paraId="6E0DDF6D" w14:textId="00E5DD1F" w:rsidR="00242CF0" w:rsidRDefault="00242CF0">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242CF0" w:rsidRDefault="00242CF0">
      <w:pPr>
        <w:pStyle w:val="ae"/>
      </w:pPr>
      <w:r>
        <w:rPr>
          <w:rStyle w:val="ad"/>
        </w:rPr>
        <w:annotationRef/>
      </w:r>
      <w:r>
        <w:rPr>
          <w:rFonts w:hint="cs"/>
          <w:rtl/>
        </w:rPr>
        <w:t>מה אתה אומר? טוב?</w:t>
      </w:r>
    </w:p>
  </w:comment>
  <w:comment w:id="32" w:author="גמליאל" w:date="2019-03-27T15:16:00Z" w:initials="ג">
    <w:p w14:paraId="32D95576" w14:textId="5568921B" w:rsidR="00242CF0" w:rsidRDefault="00242CF0">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242CF0" w:rsidRDefault="00242CF0">
      <w:pPr>
        <w:pStyle w:val="ae"/>
      </w:pPr>
      <w:r>
        <w:rPr>
          <w:rStyle w:val="ad"/>
        </w:rPr>
        <w:annotationRef/>
      </w:r>
      <w:r>
        <w:rPr>
          <w:rFonts w:hint="cs"/>
          <w:rtl/>
        </w:rPr>
        <w:t>אולי "קונבנציית"? זאת קונבנציה אחת, לא?</w:t>
      </w:r>
    </w:p>
  </w:comment>
  <w:comment w:id="43" w:author="גמליאל" w:date="2019-03-27T16:12:00Z" w:initials="ג">
    <w:p w14:paraId="1376C795" w14:textId="1D9BC465" w:rsidR="001A6DB2" w:rsidRDefault="001A6DB2">
      <w:pPr>
        <w:pStyle w:val="ae"/>
      </w:pPr>
      <w:r>
        <w:rPr>
          <w:rStyle w:val="ad"/>
        </w:rPr>
        <w:annotationRef/>
      </w:r>
      <w:r>
        <w:rPr>
          <w:rFonts w:hint="cs"/>
          <w:rtl/>
        </w:rPr>
        <w:t>?</w:t>
      </w:r>
    </w:p>
  </w:comment>
  <w:comment w:id="45" w:author="גמליאל" w:date="2019-03-27T16:26:00Z" w:initials="ג">
    <w:p w14:paraId="05CF96B5" w14:textId="20183966" w:rsidR="00B145E6" w:rsidRDefault="00B145E6">
      <w:pPr>
        <w:pStyle w:val="ae"/>
      </w:pPr>
      <w:r>
        <w:rPr>
          <w:rStyle w:val="ad"/>
        </w:rPr>
        <w:annotationRef/>
      </w:r>
      <w:r>
        <w:rPr>
          <w:rFonts w:hint="cs"/>
          <w:rtl/>
        </w:rPr>
        <w:t>?</w:t>
      </w:r>
    </w:p>
  </w:comment>
  <w:comment w:id="48" w:author="Daniel Danan" w:date="2019-03-06T22:07:00Z" w:initials="DD">
    <w:p w14:paraId="3F0F5FE7" w14:textId="55BFC2D1" w:rsidR="00242CF0" w:rsidRDefault="00242CF0">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9" w:author="Daniel Danan" w:date="2019-03-06T13:15:00Z" w:initials="DD">
    <w:p w14:paraId="6A3056AE" w14:textId="2E8ED83B" w:rsidR="00242CF0" w:rsidRPr="0068070B" w:rsidRDefault="00242CF0">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61" w:author="Daniel Danan" w:date="2019-03-06T13:18:00Z" w:initials="DD">
    <w:p w14:paraId="0B4097B4" w14:textId="77777777" w:rsidR="00242CF0" w:rsidRDefault="00242CF0">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242CF0" w:rsidRDefault="00242CF0">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242CF0" w:rsidRDefault="00242CF0">
      <w:pPr>
        <w:pStyle w:val="ae"/>
      </w:pPr>
      <w:r>
        <w:rPr>
          <w:rFonts w:hint="cs"/>
          <w:rtl/>
        </w:rPr>
        <w:t>מצד הלקוח צריך שתיהיה חלונית שבה הלקוח יוכל להכניס את שם התפקיד ומשם זה ילקח לחיפוש בצד השרת וכו'</w:t>
      </w:r>
    </w:p>
  </w:comment>
  <w:comment w:id="64" w:author="Daniel Danan" w:date="2019-03-06T13:23:00Z" w:initials="DD">
    <w:p w14:paraId="0E6AC283" w14:textId="7327B7B6" w:rsidR="00242CF0" w:rsidRDefault="00242CF0">
      <w:pPr>
        <w:pStyle w:val="ae"/>
      </w:pPr>
      <w:r>
        <w:rPr>
          <w:rStyle w:val="ad"/>
        </w:rPr>
        <w:annotationRef/>
      </w:r>
      <w:r>
        <w:rPr>
          <w:rFonts w:hint="cs"/>
          <w:rtl/>
        </w:rPr>
        <w:t xml:space="preserve">לגבי אפיון המערכת זכור לי שראיתי משהו אצל יוני מסודר בנושא </w:t>
      </w:r>
    </w:p>
  </w:comment>
  <w:comment w:id="66" w:author="Daniel Danan" w:date="2019-03-06T13:14:00Z" w:initials="DD">
    <w:p w14:paraId="22B2B1E9" w14:textId="1872E909" w:rsidR="00242CF0" w:rsidRDefault="00242CF0">
      <w:pPr>
        <w:pStyle w:val="ae"/>
      </w:pPr>
      <w:r>
        <w:rPr>
          <w:rStyle w:val="ad"/>
        </w:rPr>
        <w:annotationRef/>
      </w:r>
      <w:r>
        <w:rPr>
          <w:rFonts w:hint="cs"/>
          <w:rtl/>
        </w:rPr>
        <w:t>אולי כדאי להוסיף כאן שרטוט</w:t>
      </w:r>
    </w:p>
  </w:comment>
  <w:comment w:id="69" w:author="Daniel Danan" w:date="2019-03-06T13:25:00Z" w:initials="DD">
    <w:p w14:paraId="185A1598" w14:textId="77777777" w:rsidR="00242CF0" w:rsidRDefault="00242CF0">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242CF0" w:rsidRDefault="00242CF0">
      <w:pPr>
        <w:pStyle w:val="ae"/>
      </w:pPr>
    </w:p>
  </w:comment>
  <w:comment w:id="73" w:author="Daniel Danan" w:date="2019-03-06T13:33:00Z" w:initials="DD">
    <w:p w14:paraId="6F41CAB2" w14:textId="77777777" w:rsidR="00242CF0" w:rsidRDefault="00242CF0">
      <w:pPr>
        <w:pStyle w:val="ae"/>
        <w:rPr>
          <w:rtl/>
        </w:rPr>
      </w:pPr>
      <w:r>
        <w:rPr>
          <w:rStyle w:val="ad"/>
        </w:rPr>
        <w:annotationRef/>
      </w:r>
      <w:r>
        <w:rPr>
          <w:rFonts w:hint="cs"/>
          <w:rtl/>
        </w:rPr>
        <w:t>אולי כדאי להוסיף קצת על הקמת השרת וקביעת הפורט וכו'</w:t>
      </w:r>
    </w:p>
    <w:p w14:paraId="7D623DFB" w14:textId="77777777" w:rsidR="00242CF0" w:rsidRDefault="00242CF0">
      <w:pPr>
        <w:pStyle w:val="ae"/>
        <w:rPr>
          <w:rtl/>
        </w:rPr>
      </w:pPr>
    </w:p>
    <w:p w14:paraId="562092E0" w14:textId="77777777" w:rsidR="00242CF0" w:rsidRDefault="00242CF0">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242CF0" w:rsidRDefault="00242CF0">
      <w:pPr>
        <w:pStyle w:val="ae"/>
      </w:pPr>
      <w:r>
        <w:rPr>
          <w:rFonts w:hint="cs"/>
          <w:rtl/>
        </w:rPr>
        <w:t>-צריך איפשהו להכניס את ה</w:t>
      </w:r>
      <w:r>
        <w:t xml:space="preserve"> SQLinjection</w:t>
      </w:r>
    </w:p>
  </w:comment>
  <w:comment w:id="130" w:author="Daniel Danan" w:date="2019-03-06T13:37:00Z" w:initials="DD">
    <w:p w14:paraId="4B2AE649" w14:textId="67151C8E" w:rsidR="00242CF0" w:rsidRDefault="00242CF0">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DB453" w14:textId="77777777" w:rsidR="00622856" w:rsidRDefault="00622856" w:rsidP="001159A7">
      <w:pPr>
        <w:spacing w:after="0" w:line="240" w:lineRule="auto"/>
      </w:pPr>
      <w:r>
        <w:separator/>
      </w:r>
    </w:p>
  </w:endnote>
  <w:endnote w:type="continuationSeparator" w:id="0">
    <w:p w14:paraId="7840363B" w14:textId="77777777" w:rsidR="00622856" w:rsidRDefault="00622856" w:rsidP="001159A7">
      <w:pPr>
        <w:spacing w:after="0" w:line="240" w:lineRule="auto"/>
      </w:pPr>
      <w:r>
        <w:continuationSeparator/>
      </w:r>
    </w:p>
  </w:endnote>
  <w:endnote w:type="continuationNotice" w:id="1">
    <w:p w14:paraId="4A49F6ED" w14:textId="77777777" w:rsidR="00622856" w:rsidRDefault="006228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B41B6" w14:textId="77777777" w:rsidR="00622856" w:rsidRDefault="00622856" w:rsidP="001159A7">
      <w:pPr>
        <w:spacing w:after="0" w:line="240" w:lineRule="auto"/>
      </w:pPr>
      <w:r>
        <w:separator/>
      </w:r>
    </w:p>
  </w:footnote>
  <w:footnote w:type="continuationSeparator" w:id="0">
    <w:p w14:paraId="2B68AF3C" w14:textId="77777777" w:rsidR="00622856" w:rsidRDefault="00622856" w:rsidP="001159A7">
      <w:pPr>
        <w:spacing w:after="0" w:line="240" w:lineRule="auto"/>
      </w:pPr>
      <w:r>
        <w:continuationSeparator/>
      </w:r>
    </w:p>
  </w:footnote>
  <w:footnote w:type="continuationNotice" w:id="1">
    <w:p w14:paraId="1C08B77E" w14:textId="77777777" w:rsidR="00622856" w:rsidRDefault="00622856">
      <w:pPr>
        <w:spacing w:after="0" w:line="240" w:lineRule="auto"/>
      </w:pPr>
    </w:p>
  </w:footnote>
  <w:footnote w:id="2">
    <w:p w14:paraId="1B069D74" w14:textId="1B35D988" w:rsidR="00242CF0" w:rsidRDefault="00242CF0">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242CF0" w:rsidRPr="008C034B" w:rsidRDefault="00242CF0"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242CF0" w:rsidRDefault="00242CF0" w:rsidP="008C034B">
      <w:pPr>
        <w:pStyle w:val="a7"/>
        <w:rPr>
          <w:rFonts w:cstheme="minorHAnsi" w:hint="cs"/>
          <w:sz w:val="24"/>
          <w:szCs w:val="24"/>
          <w:rtl/>
        </w:rPr>
      </w:pPr>
      <w:r w:rsidRPr="00AD28E9">
        <w:rPr>
          <w:rFonts w:cstheme="minorHAnsi"/>
          <w:sz w:val="24"/>
          <w:szCs w:val="24"/>
        </w:rPr>
        <w:t xml:space="preserve"> </w:t>
      </w:r>
    </w:p>
    <w:p w14:paraId="3427BFD6" w14:textId="77777777" w:rsidR="00242CF0" w:rsidRPr="008C034B" w:rsidRDefault="00242CF0"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242CF0" w:rsidRDefault="00242CF0" w:rsidP="008C034B">
      <w:pPr>
        <w:pStyle w:val="a7"/>
        <w:rPr>
          <w:rFonts w:cstheme="minorHAnsi" w:hint="cs"/>
          <w:sz w:val="24"/>
          <w:szCs w:val="24"/>
        </w:rPr>
      </w:pPr>
    </w:p>
    <w:p w14:paraId="6DB1A849" w14:textId="77777777" w:rsidR="00242CF0" w:rsidRDefault="00242CF0"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242CF0" w:rsidRDefault="00242CF0" w:rsidP="008C034B">
      <w:pPr>
        <w:pStyle w:val="a7"/>
        <w:rPr>
          <w:rFonts w:cstheme="minorHAnsi" w:hint="cs"/>
          <w:sz w:val="24"/>
          <w:szCs w:val="24"/>
        </w:rPr>
      </w:pPr>
    </w:p>
    <w:p w14:paraId="21A966D6" w14:textId="77777777" w:rsidR="00242CF0" w:rsidRPr="008C034B" w:rsidRDefault="00242CF0"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242CF0" w:rsidRPr="008C034B" w:rsidRDefault="00242CF0"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242CF0" w:rsidRDefault="00242CF0" w:rsidP="008C034B">
      <w:pPr>
        <w:pStyle w:val="a7"/>
        <w:bidi w:val="0"/>
        <w:rPr>
          <w:rFonts w:cstheme="minorHAnsi"/>
          <w:sz w:val="24"/>
          <w:szCs w:val="24"/>
        </w:rPr>
      </w:pPr>
    </w:p>
    <w:p w14:paraId="0FBF6925" w14:textId="2B76D8AC" w:rsidR="00242CF0" w:rsidRPr="008C034B" w:rsidRDefault="00242CF0" w:rsidP="008C034B">
      <w:pPr>
        <w:pStyle w:val="a9"/>
        <w:rPr>
          <w:rFonts w:hint="cs"/>
          <w:rtl/>
        </w:rPr>
      </w:pPr>
    </w:p>
  </w:footnote>
  <w:footnote w:id="4">
    <w:p w14:paraId="76FE61A1" w14:textId="77777777" w:rsidR="00242CF0" w:rsidRDefault="00242CF0"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242CF0" w:rsidRDefault="00242CF0"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242CF0" w:rsidRDefault="00242CF0">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242CF0" w:rsidRDefault="00242CF0"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242CF0" w:rsidRPr="00EF5872" w:rsidRDefault="00242CF0"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242CF0" w:rsidRDefault="00242CF0" w:rsidP="0063082E">
      <w:pPr>
        <w:pStyle w:val="a9"/>
        <w:rPr>
          <w:rtl/>
        </w:rPr>
      </w:pPr>
      <w:hyperlink r:id="rId11" w:history="1">
        <w:r w:rsidRPr="00EF5872">
          <w:rPr>
            <w:rStyle w:val="Hyperlink"/>
          </w:rPr>
          <w:t>https://skillcrush.com/2012/04/05/javascript/</w:t>
        </w:r>
      </w:hyperlink>
    </w:p>
    <w:p w14:paraId="1F487652" w14:textId="26D36593" w:rsidR="00242CF0" w:rsidRPr="00EF5872" w:rsidRDefault="00242CF0"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242CF0" w:rsidRDefault="00242CF0" w:rsidP="0063082E">
      <w:pPr>
        <w:pStyle w:val="a9"/>
        <w:rPr>
          <w:rtl/>
        </w:rPr>
      </w:pPr>
    </w:p>
  </w:footnote>
  <w:footnote w:id="8">
    <w:p w14:paraId="2D32A84F" w14:textId="77777777" w:rsidR="00242CF0" w:rsidRPr="008C034B" w:rsidRDefault="00242CF0"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242CF0" w:rsidRDefault="00242CF0" w:rsidP="008C034B">
      <w:pPr>
        <w:pStyle w:val="a9"/>
        <w:rPr>
          <w:rtl/>
        </w:rPr>
      </w:pPr>
      <w:hyperlink r:id="rId14" w:history="1">
        <w:r w:rsidRPr="008C034B">
          <w:rPr>
            <w:rStyle w:val="Hyperlink"/>
          </w:rPr>
          <w:t>http://meta-pa.blogspot.com/2017/08/firebase.html</w:t>
        </w:r>
      </w:hyperlink>
    </w:p>
  </w:footnote>
  <w:footnote w:id="9">
    <w:p w14:paraId="70FCAFE5" w14:textId="7656852A" w:rsidR="00242CF0" w:rsidRDefault="00242CF0">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242CF0" w:rsidRDefault="00242CF0">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242CF0" w:rsidRDefault="00242CF0">
      <w:pPr>
        <w:pStyle w:val="a9"/>
        <w:rPr>
          <w:rtl/>
        </w:rPr>
      </w:pPr>
      <w:hyperlink r:id="rId17" w:history="1">
        <w:r w:rsidRPr="001A037D">
          <w:rPr>
            <w:rStyle w:val="Hyperlink"/>
          </w:rPr>
          <w:t>https://he.wikipedia.org/wiki/Amazon_Web_Services</w:t>
        </w:r>
      </w:hyperlink>
    </w:p>
    <w:p w14:paraId="35B9E369" w14:textId="24B41914" w:rsidR="00242CF0" w:rsidRDefault="00242CF0">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242CF0" w:rsidRDefault="00242CF0" w:rsidP="0044541D">
      <w:pPr>
        <w:pStyle w:val="a9"/>
      </w:pPr>
      <w:hyperlink r:id="rId19" w:history="1">
        <w:r w:rsidRPr="001A037D">
          <w:rPr>
            <w:rStyle w:val="Hyperlink"/>
          </w:rPr>
          <w:t>https://www.matrix.co.il/About/Pages/amazon.aspx</w:t>
        </w:r>
      </w:hyperlink>
    </w:p>
  </w:footnote>
  <w:footnote w:id="10">
    <w:p w14:paraId="654A57C7" w14:textId="4DACE14E" w:rsidR="00242CF0" w:rsidRDefault="00242CF0"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242CF0" w:rsidRPr="004B1B72" w:rsidRDefault="00242CF0"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242CF0" w:rsidRDefault="00242CF0">
      <w:pPr>
        <w:pStyle w:val="a9"/>
        <w:rPr>
          <w:rFonts w:hint="cs"/>
        </w:rPr>
      </w:pPr>
    </w:p>
  </w:footnote>
  <w:footnote w:id="12">
    <w:p w14:paraId="79133920" w14:textId="7AA901E0" w:rsidR="00242CF0" w:rsidRPr="004B1B72" w:rsidRDefault="00242CF0"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242CF0" w:rsidRPr="004B1B72" w:rsidRDefault="00242CF0" w:rsidP="004B1B72">
      <w:pPr>
        <w:pStyle w:val="a9"/>
        <w:rPr>
          <w:rFonts w:hint="cs"/>
          <w:rtl/>
        </w:rPr>
      </w:pPr>
      <w:hyperlink r:id="rId23" w:history="1">
        <w:r w:rsidRPr="004B1B72">
          <w:rPr>
            <w:rStyle w:val="Hyperlink"/>
          </w:rPr>
          <w:t>https://business-excellence.co.il/blog/513-kanban-system</w:t>
        </w:r>
      </w:hyperlink>
    </w:p>
    <w:p w14:paraId="3B1CF46C" w14:textId="77777777" w:rsidR="00242CF0" w:rsidRPr="004B1B72" w:rsidRDefault="00242CF0" w:rsidP="004B1B72">
      <w:pPr>
        <w:pStyle w:val="a9"/>
      </w:pPr>
      <w:hyperlink r:id="rId24" w:history="1">
        <w:r w:rsidRPr="004B1B72">
          <w:rPr>
            <w:rStyle w:val="Hyperlink"/>
          </w:rPr>
          <w:t>https://he.wikipedia.org/wiki/%D7%A7%D7%A0%D7%91%D7%9F</w:t>
        </w:r>
      </w:hyperlink>
    </w:p>
    <w:p w14:paraId="60D99ADD" w14:textId="77777777" w:rsidR="00242CF0" w:rsidRPr="004B1B72" w:rsidRDefault="00242CF0"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242CF0" w:rsidRPr="004B1B72" w:rsidRDefault="00242CF0">
      <w:pPr>
        <w:pStyle w:val="a9"/>
        <w:rPr>
          <w:rFonts w:hint="cs"/>
          <w:rtl/>
        </w:rPr>
      </w:pPr>
    </w:p>
  </w:footnote>
  <w:footnote w:id="13">
    <w:p w14:paraId="305230B7" w14:textId="77777777" w:rsidR="00242CF0" w:rsidRPr="004B1B72" w:rsidRDefault="00242CF0"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242CF0" w:rsidRPr="004B1B72" w:rsidRDefault="00242CF0"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242CF0" w:rsidRDefault="00242CF0">
      <w:pPr>
        <w:pStyle w:val="a9"/>
        <w:rPr>
          <w:rFonts w:hint="cs"/>
          <w:rtl/>
        </w:rPr>
      </w:pPr>
    </w:p>
  </w:footnote>
  <w:footnote w:id="14">
    <w:p w14:paraId="2918ED1A" w14:textId="77777777" w:rsidR="00242CF0" w:rsidRDefault="00242CF0"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242CF0" w:rsidRPr="00EF5872" w:rsidRDefault="00242CF0" w:rsidP="0034470A">
      <w:pPr>
        <w:pStyle w:val="a9"/>
        <w:rPr>
          <w:rFonts w:hint="cs"/>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242CF0" w:rsidRPr="00EF5872" w:rsidRDefault="00242CF0" w:rsidP="0034470A">
      <w:pPr>
        <w:pStyle w:val="a9"/>
        <w:rPr>
          <w:rtl/>
        </w:rPr>
      </w:pPr>
      <w:hyperlink r:id="rId29" w:history="1">
        <w:r w:rsidRPr="00EF5872">
          <w:rPr>
            <w:rStyle w:val="Hyperlink"/>
          </w:rPr>
          <w:t>https://en.wikipedia.org/wiki/Database</w:t>
        </w:r>
      </w:hyperlink>
    </w:p>
    <w:p w14:paraId="78C52AD1" w14:textId="77777777" w:rsidR="00242CF0" w:rsidRPr="00EF5872" w:rsidRDefault="00242CF0"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242CF0" w:rsidRPr="00EF5872" w:rsidRDefault="00242CF0"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242CF0" w:rsidRPr="00EF5872" w:rsidRDefault="00242CF0" w:rsidP="0034470A">
      <w:pPr>
        <w:pStyle w:val="a9"/>
        <w:rPr>
          <w:rtl/>
        </w:rPr>
      </w:pPr>
    </w:p>
  </w:footnote>
  <w:footnote w:id="17">
    <w:p w14:paraId="2FFA2AAA" w14:textId="1241178E" w:rsidR="00242CF0" w:rsidRDefault="00242CF0">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242CF0" w:rsidRDefault="00242CF0" w:rsidP="002658C5">
      <w:pPr>
        <w:pStyle w:val="a9"/>
        <w:rPr>
          <w:rtl/>
        </w:rPr>
      </w:pPr>
      <w:hyperlink r:id="rId33" w:history="1">
        <w:r w:rsidRPr="005F1518">
          <w:rPr>
            <w:rStyle w:val="Hyperlink"/>
          </w:rPr>
          <w:t>https://he.wikipedia.org/wiki/JSON</w:t>
        </w:r>
      </w:hyperlink>
    </w:p>
  </w:footnote>
  <w:footnote w:id="18">
    <w:p w14:paraId="7B91995F" w14:textId="029F3895" w:rsidR="00242CF0" w:rsidRDefault="00242CF0">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242CF0" w:rsidRDefault="00242CF0">
      <w:pPr>
        <w:pStyle w:val="a9"/>
        <w:rPr>
          <w:rtl/>
        </w:rPr>
      </w:pPr>
      <w:hyperlink r:id="rId35" w:history="1">
        <w:r w:rsidRPr="007F0DA5">
          <w:rPr>
            <w:rStyle w:val="Hyperlink"/>
          </w:rPr>
          <w:t>https://he.wikipedia.org/wiki/Hypertext_Transfer_Protocol</w:t>
        </w:r>
      </w:hyperlink>
    </w:p>
    <w:p w14:paraId="78C2A11A" w14:textId="77777777" w:rsidR="00242CF0" w:rsidRDefault="00242CF0">
      <w:pPr>
        <w:pStyle w:val="a9"/>
      </w:pPr>
    </w:p>
  </w:footnote>
  <w:footnote w:id="19">
    <w:p w14:paraId="12DACEFE" w14:textId="534E9DEA" w:rsidR="00242CF0" w:rsidRPr="00EF5872" w:rsidRDefault="00242CF0" w:rsidP="00EF5872">
      <w:pPr>
        <w:pStyle w:val="a9"/>
        <w:rPr>
          <w:rFonts w:hint="cs"/>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242CF0" w:rsidRPr="00EF5872" w:rsidRDefault="00242CF0" w:rsidP="00EF5872">
      <w:pPr>
        <w:pStyle w:val="a9"/>
        <w:rPr>
          <w:rtl/>
        </w:rPr>
      </w:pPr>
      <w:hyperlink r:id="rId37" w:history="1">
        <w:r w:rsidRPr="00EF5872">
          <w:rPr>
            <w:rStyle w:val="Hyperlink"/>
          </w:rPr>
          <w:t>https://skillcrush.com/2012/04/05/javascript/</w:t>
        </w:r>
      </w:hyperlink>
    </w:p>
    <w:p w14:paraId="11731A83" w14:textId="55B00C57" w:rsidR="00242CF0" w:rsidRDefault="00242CF0">
      <w:pPr>
        <w:pStyle w:val="a9"/>
        <w:rPr>
          <w:rtl/>
        </w:rPr>
      </w:pPr>
    </w:p>
  </w:footnote>
  <w:footnote w:id="20">
    <w:p w14:paraId="6E831595" w14:textId="77777777" w:rsidR="00242CF0" w:rsidRPr="004B1B72" w:rsidRDefault="00242CF0"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242CF0" w:rsidRPr="004B1B72" w:rsidRDefault="00242CF0" w:rsidP="004B1B72">
      <w:pPr>
        <w:pStyle w:val="a9"/>
      </w:pPr>
      <w:hyperlink r:id="rId39" w:history="1">
        <w:r w:rsidRPr="004B1B72">
          <w:rPr>
            <w:rStyle w:val="Hyperlink"/>
          </w:rPr>
          <w:t>https://www.w3schools.com/html/html_intro.asp</w:t>
        </w:r>
      </w:hyperlink>
    </w:p>
    <w:p w14:paraId="5372C4BA" w14:textId="044117E0" w:rsidR="00242CF0" w:rsidRPr="004B1B72" w:rsidRDefault="00242CF0">
      <w:pPr>
        <w:pStyle w:val="a9"/>
        <w:rPr>
          <w:rFonts w:hint="cs"/>
          <w:rtl/>
        </w:rPr>
      </w:pPr>
    </w:p>
  </w:footnote>
  <w:footnote w:id="21">
    <w:p w14:paraId="542B72A1" w14:textId="11945E71" w:rsidR="00242CF0" w:rsidRDefault="00242CF0"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242CF0" w:rsidRPr="00293FA2" w:rsidRDefault="00242CF0">
      <w:pPr>
        <w:pStyle w:val="a9"/>
        <w:rPr>
          <w:rtl/>
        </w:rPr>
      </w:pPr>
      <w:ins w:id="94" w:author="גמליאל" w:date="2019-03-23T21:37:00Z">
        <w:r>
          <w:rPr>
            <w:rStyle w:val="ab"/>
          </w:rPr>
          <w:footnoteRef/>
        </w:r>
        <w:r>
          <w:rPr>
            <w:rtl/>
          </w:rPr>
          <w:t xml:space="preserve"> </w:t>
        </w:r>
      </w:ins>
      <w:ins w:id="95"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בויקיפדיה </w:t>
        </w:r>
      </w:ins>
      <w:ins w:id="96" w:author="גמליאל" w:date="2019-03-23T21:55:00Z">
        <w:r>
          <w:rPr>
            <w:rFonts w:hint="cs"/>
            <w:rtl/>
          </w:rPr>
          <w:t>במיוחד בשבילנו</w:t>
        </w:r>
      </w:ins>
    </w:p>
  </w:footnote>
  <w:footnote w:id="23">
    <w:p w14:paraId="7D9A47E4" w14:textId="795B9DD7" w:rsidR="00242CF0" w:rsidRDefault="00242CF0">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242CF0" w:rsidRDefault="00242CF0">
      <w:pPr>
        <w:pStyle w:val="a9"/>
        <w:rPr>
          <w:rFonts w:hint="cs"/>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242CF0" w:rsidRDefault="00242CF0">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4667"/>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56F05"/>
    <w:rsid w:val="00166E0F"/>
    <w:rsid w:val="00174DE4"/>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7EDF"/>
    <w:rsid w:val="0037221B"/>
    <w:rsid w:val="00381453"/>
    <w:rsid w:val="00385BAB"/>
    <w:rsid w:val="003923A4"/>
    <w:rsid w:val="00395DFE"/>
    <w:rsid w:val="003A2DBF"/>
    <w:rsid w:val="003A41F2"/>
    <w:rsid w:val="003B044E"/>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723D"/>
    <w:rsid w:val="008276B1"/>
    <w:rsid w:val="008300B1"/>
    <w:rsid w:val="008310F1"/>
    <w:rsid w:val="00840A0B"/>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ED4"/>
    <w:rsid w:val="00B75ABF"/>
    <w:rsid w:val="00B8058E"/>
    <w:rsid w:val="00B825FD"/>
    <w:rsid w:val="00B839A1"/>
    <w:rsid w:val="00B86720"/>
    <w:rsid w:val="00B92D5F"/>
    <w:rsid w:val="00B92DD3"/>
    <w:rsid w:val="00BB1D79"/>
    <w:rsid w:val="00BB51FE"/>
    <w:rsid w:val="00BC10C3"/>
    <w:rsid w:val="00BC4956"/>
    <w:rsid w:val="00BC7910"/>
    <w:rsid w:val="00BD268D"/>
    <w:rsid w:val="00BD2E6E"/>
    <w:rsid w:val="00BE6C3E"/>
    <w:rsid w:val="00BF0334"/>
    <w:rsid w:val="00BF5410"/>
    <w:rsid w:val="00C013AB"/>
    <w:rsid w:val="00C05E3D"/>
    <w:rsid w:val="00C06233"/>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3FDF"/>
    <w:rsid w:val="00F20BE8"/>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e.wikipedia.org/wiki/%D7%A7%D7%A0%D7%91%D7%9F"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image" Target="media/image24.png"/><Relationship Id="rId84" Type="http://schemas.openxmlformats.org/officeDocument/2006/relationships/image" Target="media/image43.png"/><Relationship Id="rId138" Type="http://schemas.openxmlformats.org/officeDocument/2006/relationships/hyperlink" Target="https://en.wikipedia.org/wiki/Software_development_process" TargetMode="External"/><Relationship Id="rId107" Type="http://schemas.openxmlformats.org/officeDocument/2006/relationships/hyperlink" Target="https://internet-israel.com/category/%D7%9E%D7%93%D7%A8%D7%99%D7%9B%D7%99%D7%9D/node-js-%D7%9E%D7%93%D7%A8%D7%99%D7%9B%D7%99%D7%9D/"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2%D7%99%D7%A6%D7%95%D7%91_%D7%AA%D7%95%D7%9B%D7%A0%D7%94" TargetMode="External"/><Relationship Id="rId74" Type="http://schemas.openxmlformats.org/officeDocument/2006/relationships/image" Target="media/image33.png"/><Relationship Id="rId128" Type="http://schemas.openxmlformats.org/officeDocument/2006/relationships/hyperlink" Target="https://he.wikipedia.org/wiki/JSON"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s://g-rafa.co.il/60131-2ai-is-now-analyzing-candidates-facial-expressions-during-video-job-interviews/"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5.png"/><Relationship Id="rId69" Type="http://schemas.openxmlformats.org/officeDocument/2006/relationships/image" Target="media/image28.png"/><Relationship Id="rId113" Type="http://schemas.openxmlformats.org/officeDocument/2006/relationships/hyperlink" Target="https://dapps.co.il/%D7%A9%D7%99%D7%A8%D7%95%D7%AA%D7%99-%D7%94%D7%A2%D7%A0%D7%9F-%D7%A9%D7%9C-amazon-%D7%A9%D7%90%D7%AA%D7%9D-%D7%97%D7%99%D7%99%D7%91%D7%99%D7%9D-%D7%9C%D7%94%D7%9B%D7%99%D7%A8-%D7%95%D7%93%D7%A8%D7%9B/" TargetMode="External"/><Relationship Id="rId118" Type="http://schemas.openxmlformats.org/officeDocument/2006/relationships/hyperlink" Target="https://business-excellence.co.il/blog/513-kanban-system" TargetMode="External"/><Relationship Id="rId134" Type="http://schemas.openxmlformats.org/officeDocument/2006/relationships/hyperlink" Target="https://www.w3schools.com/html/html_intro.asp" TargetMode="External"/><Relationship Id="rId139" Type="http://schemas.openxmlformats.org/officeDocument/2006/relationships/hyperlink" Target="https://he.wikipedia.org/wiki/CVSS" TargetMode="External"/><Relationship Id="rId80" Type="http://schemas.openxmlformats.org/officeDocument/2006/relationships/image" Target="media/image39.png"/><Relationship Id="rId85" Type="http://schemas.openxmlformats.org/officeDocument/2006/relationships/hyperlink" Target="https://stackoverflow.com/questions/14458160/while-replacing-using-regex-how-to-keep-a-part-of-matched-string" TargetMode="External"/><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www.sitqad.co.il/%D7%90%D7%A0%D7%9C%D7%99%D7%A1%D7%98-%D7%9E%D7%A0%D7%94%D7%9C-bi-%D7%9E%D7%97%D7%A4%D7%A9-%D7%9C%D7%A2%D7%A0%D7%95%D7%AA-%D7%A2%D7%9C-%D7%A9%D7%90%D7%9C%D7%95%D7%AA-%D7%91%D7%9E%D7%94%D7%99%D7%A8/" TargetMode="External"/><Relationship Id="rId108" Type="http://schemas.openxmlformats.org/officeDocument/2006/relationships/hyperlink" Target="https://en.wikipedia.org/wiki/Firebase" TargetMode="External"/><Relationship Id="rId124" Type="http://schemas.openxmlformats.org/officeDocument/2006/relationships/hyperlink" Target="https://en.wikipedia.org/wiki/Database" TargetMode="External"/><Relationship Id="rId129" Type="http://schemas.openxmlformats.org/officeDocument/2006/relationships/hyperlink" Target="https://en.wikipedia.org/wiki/Hypertext_Transfer_Protocol" TargetMode="External"/><Relationship Id="rId54" Type="http://schemas.openxmlformats.org/officeDocument/2006/relationships/hyperlink" Target="https://he.wikipedia.org/wiki/%D7%AA%D7%9B%D7%A0%D7%95%D7%AA" TargetMode="External"/><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47.png"/><Relationship Id="rId96" Type="http://schemas.openxmlformats.org/officeDocument/2006/relationships/hyperlink" Target="https://www.ibm.com/support/knowledgecenter/en/SSAL2T_9.1.0/com.ibm.cics.tx.doc/concepts/c_clnt_sevr_model.html" TargetMode="External"/><Relationship Id="rId140" Type="http://schemas.openxmlformats.org/officeDocument/2006/relationships/hyperlink" Target="https://www.veracode.com/security/sql-injection" TargetMode="External"/><Relationship Id="rId145" Type="http://schemas.openxmlformats.org/officeDocument/2006/relationships/hyperlink" Target="http://www.firebirdfaq.org/faq285/%20"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www.matrix.co.il/About/Pages/amazon.aspx" TargetMode="External"/><Relationship Id="rId119" Type="http://schemas.openxmlformats.org/officeDocument/2006/relationships/hyperlink" Target="https://he.wikipedia.org/wiki/%D7%A7%D7%A0%D7%91%D7%9F" TargetMode="External"/><Relationship Id="rId44" Type="http://schemas.openxmlformats.org/officeDocument/2006/relationships/hyperlink" Target="http://www.xn--7dbbqer5d.co.il/dreamweaver/css.html" TargetMode="External"/><Relationship Id="rId60" Type="http://schemas.openxmlformats.org/officeDocument/2006/relationships/hyperlink" Target="http://www.methodacloud.com/content/pages/kit_agile/H_Guide.htm" TargetMode="External"/><Relationship Id="rId65" Type="http://schemas.openxmlformats.org/officeDocument/2006/relationships/image" Target="media/image26.png"/><Relationship Id="rId81" Type="http://schemas.openxmlformats.org/officeDocument/2006/relationships/image" Target="media/image40.png"/><Relationship Id="rId86" Type="http://schemas.openxmlformats.org/officeDocument/2006/relationships/image" Target="media/image44.png"/><Relationship Id="rId130" Type="http://schemas.openxmlformats.org/officeDocument/2006/relationships/hyperlink" Target="https://he.wikipedia.org/wiki/Hypertext_Transfer_Protocol" TargetMode="External"/><Relationship Id="rId135" Type="http://schemas.openxmlformats.org/officeDocument/2006/relationships/hyperlink" Target="https://he.wikipedia.org/wiki/%D7%A4%D7%99%D7%99%D7%AA%D7%95%D7%9F"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meta-pa.blogspot.com/2017/08/firebase.html"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1%D7%93%D7%99%D7%A7%D7%95%D7%AA_%D7%AA%D7%95%D7%9B%D7%A0%D7%94" TargetMode="External"/><Relationship Id="rId76" Type="http://schemas.openxmlformats.org/officeDocument/2006/relationships/image" Target="media/image35.png"/><Relationship Id="rId97" Type="http://schemas.openxmlformats.org/officeDocument/2006/relationships/hyperlink" Target="https://en.wikipedia.org/wiki/Client%E2%80%93server_model" TargetMode="External"/><Relationship Id="rId104" Type="http://schemas.openxmlformats.org/officeDocument/2006/relationships/hyperlink" Target="https://www.naya-college.co.il/%D7%9E%D7%94-%D7%96%D7%94-tableau/" TargetMode="External"/><Relationship Id="rId120" Type="http://schemas.openxmlformats.org/officeDocument/2006/relationships/hyperlink" Target="https://en.wikipedia.org/wiki/Kanban_(development)" TargetMode="External"/><Relationship Id="rId125" Type="http://schemas.openxmlformats.org/officeDocument/2006/relationships/hyperlink" Target="https://searchsqlserver.techtarget.com/definition/database" TargetMode="External"/><Relationship Id="rId141" Type="http://schemas.openxmlformats.org/officeDocument/2006/relationships/hyperlink" Target="https://portswigger.net/web-security/sql-injection" TargetMode="External"/><Relationship Id="rId14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hyperlink" Target="https://www.veracode.com/security/sql-injection" TargetMode="External"/><Relationship Id="rId87" Type="http://schemas.openxmlformats.org/officeDocument/2006/relationships/hyperlink" Target="https://stackoverflow.com/questions/38668477/firebase-invalid-json-data-or-key-values-key-values-can-t-contain-o" TargetMode="External"/><Relationship Id="rId110" Type="http://schemas.openxmlformats.org/officeDocument/2006/relationships/hyperlink" Target="https://www.israelclouds.com/glossary" TargetMode="External"/><Relationship Id="rId115" Type="http://schemas.openxmlformats.org/officeDocument/2006/relationships/hyperlink" Target="https://www.mrcoral.co.il/%D7%9E%D7%94-%D7%96%D7%94-git-%D7%92%D7%99%D7%98/" TargetMode="External"/><Relationship Id="rId131" Type="http://schemas.openxmlformats.org/officeDocument/2006/relationships/hyperlink" Target="https://he.wikipedia.org/wiki/%D7%90%D7%AA%D7%A8_%D7%90%D7%99%D7%A0%D7%98%D7%A8%D7%A0%D7%98" TargetMode="External"/><Relationship Id="rId136" Type="http://schemas.openxmlformats.org/officeDocument/2006/relationships/hyperlink" Target="https://he.wikipedia.org/wiki/%D7%9E%D7%AA%D7%95%D7%93%D7%95%D7%9C%D7%95%D7%92%D7%99%D7%99%D7%AA_%D7%A4%D7%99%D7%AA%D7%95%D7%97_%D7%AA%D7%95%D7%9B%D7%A0%D7%94%23Scrum"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1.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6.png"/><Relationship Id="rId100" Type="http://schemas.openxmlformats.org/officeDocument/2006/relationships/hyperlink" Target="https://skillcrush.com/2012/07/30/client-side-vs-server-side/" TargetMode="External"/><Relationship Id="rId105" Type="http://schemas.openxmlformats.org/officeDocument/2006/relationships/hyperlink" Target="https://he.wikipedia.org/wiki/%D7%90%D7%AA%D7%A8_%D7%90%D7%99%D7%A0%D7%98%D7%A8%D7%A0%D7%98" TargetMode="External"/><Relationship Id="rId126" Type="http://schemas.openxmlformats.org/officeDocument/2006/relationships/hyperlink" Target="https://www.postgresql.org/about/" TargetMode="External"/><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1.png"/><Relationship Id="rId93" Type="http://schemas.openxmlformats.org/officeDocument/2006/relationships/image" Target="media/image49.png"/><Relationship Id="rId98" Type="http://schemas.openxmlformats.org/officeDocument/2006/relationships/hyperlink" Target="http://webmaster.org.il/articles/how-does-server-side-works%20" TargetMode="External"/><Relationship Id="rId121" Type="http://schemas.openxmlformats.org/officeDocument/2006/relationships/hyperlink" Target="https://developers.google.com/web/tools/chrome-devtools/" TargetMode="External"/><Relationship Id="rId142" Type="http://schemas.openxmlformats.org/officeDocument/2006/relationships/hyperlink" Target="https://www.owasp.org/images/7/72/OWASP_Top_10-2017_%28en%29.pdf.pdf"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hyperlink" Target="https://portswigger.net/web-security/sql-injection" TargetMode="External"/><Relationship Id="rId116"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7" Type="http://schemas.openxmlformats.org/officeDocument/2006/relationships/hyperlink" Target="http://www.methodacloud.com/content/pages/kit_agile/H_Guide.htm"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image" Target="media/image23.png"/><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hyperlink" Target="https://aws.amazon.com/rds/" TargetMode="External"/><Relationship Id="rId132" Type="http://schemas.openxmlformats.org/officeDocument/2006/relationships/hyperlink" Target="https://skillcrush.com/2012/04/05/javascript/"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skillcrush.com/2012/04/05/javascript/" TargetMode="External"/><Relationship Id="rId127" Type="http://schemas.openxmlformats.org/officeDocument/2006/relationships/hyperlink" Target="http://www.json.org/json-he.html"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0%D7%99%D7%A1%D7%95%D7%A3_%D7%95%D7%A0%D7%99%D7%AA%D7%95%D7%97_%D7%93%D7%A8%D7%99%D7%A9%D7%95%D7%AA&amp;action=edit&amp;redlink=1"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synerion.co.il/hr_recruitment/" TargetMode="External"/><Relationship Id="rId99" Type="http://schemas.openxmlformats.org/officeDocument/2006/relationships/hyperlink" Target="https://en.wikipedia.org/wiki/Client-side" TargetMode="External"/><Relationship Id="rId101" Type="http://schemas.openxmlformats.org/officeDocument/2006/relationships/hyperlink" Target="https://confluence.jetbrains.com/display/PYH/Getting+Started+with+PyCharm" TargetMode="External"/><Relationship Id="rId122"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3" Type="http://schemas.openxmlformats.org/officeDocument/2006/relationships/hyperlink" Target="https://stackoverflow.com/questions/14458160/while-replacing-using-regex-how-to-keep-a-part-of-matched-string"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27.png"/><Relationship Id="rId89" Type="http://schemas.openxmlformats.org/officeDocument/2006/relationships/image" Target="media/image46.png"/><Relationship Id="rId112" Type="http://schemas.openxmlformats.org/officeDocument/2006/relationships/hyperlink" Target="https://he.wikipedia.org/wiki/Amazon_Web_Services" TargetMode="External"/><Relationship Id="rId133" Type="http://schemas.openxmlformats.org/officeDocument/2006/relationships/hyperlink" Target="https://en.wikipedia.org/wiki/HTML"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2.png"/><Relationship Id="rId79" Type="http://schemas.openxmlformats.org/officeDocument/2006/relationships/image" Target="media/image38.png"/><Relationship Id="rId102" Type="http://schemas.openxmlformats.org/officeDocument/2006/relationships/hyperlink" Target="https://he.wikipedia.org/wiki/Notepad%2B%2B" TargetMode="External"/><Relationship Id="rId123" Type="http://schemas.openxmlformats.org/officeDocument/2006/relationships/hyperlink" Target="https://he.wikipedia.org/wiki/%D7%91%D7%A1%D7%99%D7%A1_%D7%A0%D7%AA%D7%95%D7%A0%D7%99%D7%9D" TargetMode="External"/><Relationship Id="rId144" Type="http://schemas.openxmlformats.org/officeDocument/2006/relationships/hyperlink" Target="https://stackoverflow.com/questions/38668477/firebase-invalid-json-data-or-key-values-key-values-can-t-contain-o" TargetMode="External"/><Relationship Id="rId90" Type="http://schemas.openxmlformats.org/officeDocument/2006/relationships/hyperlink" Target="http://www.firebirdfaq.org/faq285/"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E8057-3D94-48BB-9A09-7D10B0152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4537</TotalTime>
  <Pages>50</Pages>
  <Words>12939</Words>
  <Characters>64697</Characters>
  <Application>Microsoft Office Word</Application>
  <DocSecurity>0</DocSecurity>
  <Lines>539</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64</cp:revision>
  <dcterms:created xsi:type="dcterms:W3CDTF">2019-03-21T20:43:00Z</dcterms:created>
  <dcterms:modified xsi:type="dcterms:W3CDTF">2019-03-27T14:28:00Z</dcterms:modified>
</cp:coreProperties>
</file>