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פרוייקט גמר</w:t>
      </w:r>
    </w:p>
    <w:p w14:paraId="03128CCA" w14:textId="53E3885B" w:rsidR="007D43AE" w:rsidRPr="0030458A" w:rsidRDefault="000D6429" w:rsidP="0090232D">
      <w:pPr>
        <w:autoSpaceDE w:val="0"/>
        <w:autoSpaceDN w:val="0"/>
        <w:bidi w:val="0"/>
        <w:adjustRightInd w:val="0"/>
        <w:spacing w:after="0" w:line="240" w:lineRule="auto"/>
        <w:jc w:val="both"/>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 xml:space="preserve">latform </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3A13787E" w14:textId="180246BA"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90232D">
      <w:pPr>
        <w:autoSpaceDE w:val="0"/>
        <w:autoSpaceDN w:val="0"/>
        <w:bidi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2BFFDB04" w:rsidR="007D43AE"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Bold" w:hAnsi="Arial" w:cs="Arial,Bold" w:hint="cs"/>
          <w:b/>
          <w:bCs/>
          <w:color w:val="212121"/>
          <w:sz w:val="24"/>
          <w:szCs w:val="24"/>
          <w:rtl/>
        </w:rPr>
        <w:t>דניאל דנן [ת.ז]</w:t>
      </w:r>
    </w:p>
    <w:p w14:paraId="1181FA34" w14:textId="426856E3"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37DA0C92" w14:textId="4296E3CF"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 w:hAnsi="Arial" w:cs="Arial" w:hint="cs"/>
          <w:color w:val="212121"/>
          <w:sz w:val="24"/>
          <w:szCs w:val="24"/>
          <w:rtl/>
        </w:rPr>
        <w:t>מנחה אקדמי:</w:t>
      </w:r>
    </w:p>
    <w:p w14:paraId="31AE64CD" w14:textId="3E9CEB9A" w:rsidR="003D2C06" w:rsidRDefault="003D2C06"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0977548B"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251EF59F"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614E80CF" w14:textId="4D8427E0" w:rsidR="007D43AE" w:rsidRDefault="00A3460D"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90232D">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5E97A9B2"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5962AE53" w14:textId="39C67B0C" w:rsidR="007D43AE" w:rsidRDefault="007D43AE" w:rsidP="0090232D">
      <w:pPr>
        <w:jc w:val="both"/>
        <w:rPr>
          <w:rtl/>
        </w:rPr>
      </w:pP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7C0F5636" w14:textId="736B41D0" w:rsidR="007D43AE" w:rsidRDefault="007D43AE" w:rsidP="0090232D">
      <w:pPr>
        <w:jc w:val="both"/>
        <w:rPr>
          <w:rtl/>
        </w:rPr>
      </w:pPr>
    </w:p>
    <w:p w14:paraId="74C8AD7D" w14:textId="51B48806" w:rsidR="007D43AE" w:rsidRDefault="007D43AE" w:rsidP="0090232D">
      <w:pPr>
        <w:jc w:val="both"/>
        <w:rPr>
          <w:rtl/>
        </w:rPr>
      </w:pPr>
    </w:p>
    <w:p w14:paraId="15D33283" w14:textId="62458761" w:rsidR="007D43AE" w:rsidRDefault="007D43AE" w:rsidP="0090232D">
      <w:pPr>
        <w:jc w:val="both"/>
        <w:rPr>
          <w:rtl/>
        </w:rPr>
      </w:pPr>
    </w:p>
    <w:p w14:paraId="2067927F" w14:textId="406BC816" w:rsidR="007D43AE" w:rsidRDefault="007D43AE" w:rsidP="0090232D">
      <w:pPr>
        <w:jc w:val="both"/>
        <w:rPr>
          <w:rtl/>
        </w:rPr>
      </w:pPr>
    </w:p>
    <w:p w14:paraId="01E7C571" w14:textId="338E4489" w:rsidR="007D43AE" w:rsidRDefault="007D43AE" w:rsidP="0090232D">
      <w:pPr>
        <w:jc w:val="both"/>
        <w:rPr>
          <w:rtl/>
        </w:rPr>
      </w:pPr>
    </w:p>
    <w:p w14:paraId="73E8165B" w14:textId="29AEA90E" w:rsidR="007D43AE" w:rsidRDefault="007D43AE" w:rsidP="0090232D">
      <w:pPr>
        <w:jc w:val="both"/>
        <w:rPr>
          <w:rtl/>
        </w:rPr>
      </w:pPr>
    </w:p>
    <w:p w14:paraId="2C984BA3" w14:textId="462D7668" w:rsidR="007D43AE" w:rsidRDefault="007D43AE" w:rsidP="0090232D">
      <w:pPr>
        <w:jc w:val="both"/>
        <w:rPr>
          <w:rtl/>
        </w:rPr>
      </w:pPr>
    </w:p>
    <w:p w14:paraId="59245BA1" w14:textId="62DC263F" w:rsidR="00F3344E" w:rsidRDefault="00F3344E" w:rsidP="0090232D">
      <w:pPr>
        <w:jc w:val="both"/>
        <w:rPr>
          <w:rtl/>
        </w:rPr>
      </w:pPr>
    </w:p>
    <w:p w14:paraId="32B43B45" w14:textId="47528D9F" w:rsidR="00F3344E" w:rsidRDefault="00F3344E" w:rsidP="0090232D">
      <w:pPr>
        <w:jc w:val="both"/>
        <w:rPr>
          <w:rtl/>
        </w:rPr>
      </w:pPr>
    </w:p>
    <w:p w14:paraId="450FF882" w14:textId="10BD74B6" w:rsidR="00F3344E" w:rsidRDefault="00F3344E" w:rsidP="0090232D">
      <w:pPr>
        <w:jc w:val="both"/>
        <w:rPr>
          <w:rtl/>
        </w:rPr>
      </w:pPr>
    </w:p>
    <w:p w14:paraId="4F3329A8" w14:textId="78D1ED11" w:rsidR="00F3344E" w:rsidRDefault="00F3344E" w:rsidP="0090232D">
      <w:pPr>
        <w:jc w:val="both"/>
        <w:rPr>
          <w:rtl/>
        </w:rPr>
      </w:pPr>
    </w:p>
    <w:p w14:paraId="2880999E" w14:textId="6892005D" w:rsidR="00F3344E" w:rsidRDefault="00F3344E" w:rsidP="0090232D">
      <w:pPr>
        <w:jc w:val="both"/>
        <w:rPr>
          <w:rtl/>
        </w:rPr>
      </w:pPr>
    </w:p>
    <w:p w14:paraId="4424D1F1" w14:textId="5396E271" w:rsidR="00F3344E" w:rsidRDefault="00F3344E" w:rsidP="0090232D">
      <w:pPr>
        <w:jc w:val="both"/>
        <w:rPr>
          <w:rtl/>
        </w:rPr>
      </w:pPr>
    </w:p>
    <w:p w14:paraId="5E79E55C" w14:textId="0560F23C" w:rsidR="00F3344E" w:rsidRDefault="00F3344E" w:rsidP="0090232D">
      <w:pPr>
        <w:jc w:val="both"/>
        <w:rPr>
          <w:rtl/>
        </w:rPr>
      </w:pPr>
    </w:p>
    <w:p w14:paraId="7339AC47" w14:textId="1C3EE887" w:rsidR="00F3344E" w:rsidRDefault="00F3344E" w:rsidP="0090232D">
      <w:pPr>
        <w:jc w:val="both"/>
        <w:rPr>
          <w:rtl/>
        </w:rPr>
      </w:pPr>
    </w:p>
    <w:p w14:paraId="346B4A87" w14:textId="1316DB76" w:rsidR="00B825FD" w:rsidRDefault="00B825FD" w:rsidP="0090232D">
      <w:pPr>
        <w:jc w:val="both"/>
        <w:rPr>
          <w:rtl/>
        </w:rPr>
      </w:pPr>
    </w:p>
    <w:p w14:paraId="6EEDFD1B" w14:textId="3B13DA56" w:rsidR="00B825FD" w:rsidRDefault="00B825FD" w:rsidP="0090232D">
      <w:pPr>
        <w:jc w:val="both"/>
        <w:rPr>
          <w:rtl/>
        </w:rPr>
      </w:pPr>
    </w:p>
    <w:p w14:paraId="03ABF3E1" w14:textId="029B3E5E" w:rsidR="00B825FD" w:rsidRDefault="00B825FD" w:rsidP="0090232D">
      <w:pPr>
        <w:jc w:val="both"/>
        <w:rPr>
          <w:rtl/>
        </w:rPr>
      </w:pPr>
    </w:p>
    <w:p w14:paraId="555C0A17" w14:textId="46FBF1DE" w:rsidR="00F3344E" w:rsidRDefault="00F3344E" w:rsidP="0090232D">
      <w:pPr>
        <w:jc w:val="both"/>
        <w:rPr>
          <w:rtl/>
        </w:rPr>
      </w:pPr>
    </w:p>
    <w:p w14:paraId="4A7A9F80" w14:textId="77777777" w:rsidR="00F3344E" w:rsidRDefault="00F3344E" w:rsidP="0090232D">
      <w:pPr>
        <w:jc w:val="both"/>
        <w:rPr>
          <w:rtl/>
        </w:rPr>
      </w:pPr>
    </w:p>
    <w:p w14:paraId="6812B8E3" w14:textId="314BB9FA" w:rsidR="007D43AE" w:rsidRDefault="007D43AE" w:rsidP="0090232D">
      <w:pPr>
        <w:jc w:val="both"/>
        <w:rPr>
          <w:rtl/>
        </w:rPr>
      </w:pPr>
    </w:p>
    <w:p w14:paraId="412A79AC" w14:textId="22803773" w:rsidR="007D43AE" w:rsidRDefault="007D43AE" w:rsidP="0090232D">
      <w:pPr>
        <w:pStyle w:val="2"/>
        <w:jc w:val="both"/>
        <w:rPr>
          <w:rtl/>
        </w:rPr>
      </w:pPr>
      <w:bookmarkStart w:id="0" w:name="_Toc4609054"/>
      <w:r>
        <w:rPr>
          <w:rFonts w:hint="cs"/>
          <w:rtl/>
        </w:rPr>
        <w:lastRenderedPageBreak/>
        <w:t>תקציר</w:t>
      </w:r>
      <w:bookmarkEnd w:id="0"/>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למשל בחברות ממשלתיות כמו רפאל המועמד עובר הליך סינון ראשוני בו הוא נמדד ע"פ ציוניו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הארווארד),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7E2B8BE4"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ו</w:t>
      </w:r>
      <w:r w:rsidR="00A7126F">
        <w:rPr>
          <w:rFonts w:hint="cs"/>
          <w:rtl/>
        </w:rPr>
        <w:t>תהווה</w:t>
      </w:r>
      <w:r w:rsidR="00693734">
        <w:rPr>
          <w:rFonts w:hint="cs"/>
          <w:rtl/>
        </w:rPr>
        <w:t xml:space="preserve"> </w:t>
      </w:r>
      <w:r w:rsidR="002F6754">
        <w:rPr>
          <w:rFonts w:hint="cs"/>
          <w:rtl/>
        </w:rPr>
        <w:t>את הקלט העיקרי</w:t>
      </w:r>
      <w:r w:rsidR="00693734">
        <w:rPr>
          <w:rFonts w:hint="cs"/>
          <w:rtl/>
        </w:rPr>
        <w:t xml:space="preserve"> עבור המועמדים</w:t>
      </w:r>
      <w:r w:rsidR="008739B1">
        <w:rPr>
          <w:rFonts w:hint="cs"/>
          <w:rtl/>
        </w:rPr>
        <w:t xml:space="preserve"> </w:t>
      </w:r>
      <w:r w:rsidR="00992C55">
        <w:rPr>
          <w:rFonts w:hint="cs"/>
          <w:rtl/>
        </w:rPr>
        <w:t>השונים.</w:t>
      </w:r>
      <w:r w:rsidR="00A7126F">
        <w:rPr>
          <w:rFonts w:hint="cs"/>
          <w:rtl/>
        </w:rPr>
        <w:t>ן</w:t>
      </w:r>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EndPr/>
      <w:sdtContent>
        <w:p w14:paraId="1D7164C1" w14:textId="77777777" w:rsidR="00340A69" w:rsidRDefault="00340A69" w:rsidP="0090232D">
          <w:pPr>
            <w:pStyle w:val="af5"/>
            <w:jc w:val="both"/>
            <w:rPr>
              <w:cs w:val="0"/>
            </w:rPr>
          </w:pPr>
          <w:r>
            <w:rPr>
              <w:cs w:val="0"/>
              <w:lang w:val="he-IL"/>
            </w:rPr>
            <w:t>תוכן</w:t>
          </w:r>
        </w:p>
        <w:p w14:paraId="7EAB7262" w14:textId="77777777" w:rsidR="00877A73"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4609054" w:history="1">
            <w:r w:rsidR="00877A73" w:rsidRPr="00EC4F50">
              <w:rPr>
                <w:rStyle w:val="Hyperlink"/>
                <w:noProof/>
                <w:rtl/>
              </w:rPr>
              <w:t>תקציר</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Toc4609054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w:t>
            </w:r>
            <w:r w:rsidR="00877A73">
              <w:rPr>
                <w:rStyle w:val="Hyperlink"/>
                <w:noProof/>
                <w:rtl/>
              </w:rPr>
              <w:fldChar w:fldCharType="end"/>
            </w:r>
          </w:hyperlink>
        </w:p>
        <w:p w14:paraId="125006B3" w14:textId="77777777" w:rsidR="00877A73" w:rsidRDefault="00350D61">
          <w:pPr>
            <w:pStyle w:val="TOC1"/>
            <w:tabs>
              <w:tab w:val="left" w:pos="660"/>
              <w:tab w:val="right" w:leader="dot" w:pos="8296"/>
            </w:tabs>
            <w:rPr>
              <w:rFonts w:eastAsiaTheme="minorEastAsia"/>
              <w:noProof/>
              <w:rtl/>
            </w:rPr>
          </w:pPr>
          <w:hyperlink w:anchor="_Toc4609055" w:history="1">
            <w:r w:rsidR="00877A73" w:rsidRPr="00EC4F50">
              <w:rPr>
                <w:rStyle w:val="Hyperlink"/>
                <w:noProof/>
                <w:rtl/>
              </w:rPr>
              <w:t>1.</w:t>
            </w:r>
            <w:r w:rsidR="00877A73">
              <w:rPr>
                <w:rFonts w:eastAsiaTheme="minorEastAsia"/>
                <w:noProof/>
                <w:rtl/>
              </w:rPr>
              <w:tab/>
            </w:r>
            <w:r w:rsidR="00877A73" w:rsidRPr="00EC4F50">
              <w:rPr>
                <w:rStyle w:val="Hyperlink"/>
                <w:noProof/>
                <w:rtl/>
              </w:rPr>
              <w:t>מבוא</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Toc4609055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6</w:t>
            </w:r>
            <w:r w:rsidR="00877A73">
              <w:rPr>
                <w:rStyle w:val="Hyperlink"/>
                <w:noProof/>
                <w:rtl/>
              </w:rPr>
              <w:fldChar w:fldCharType="end"/>
            </w:r>
          </w:hyperlink>
        </w:p>
        <w:p w14:paraId="231DC67D" w14:textId="77777777" w:rsidR="00877A73" w:rsidRDefault="00350D61">
          <w:pPr>
            <w:pStyle w:val="TOC2"/>
            <w:tabs>
              <w:tab w:val="right" w:leader="dot" w:pos="8296"/>
            </w:tabs>
            <w:rPr>
              <w:rFonts w:eastAsiaTheme="minorEastAsia"/>
              <w:noProof/>
              <w:rtl/>
            </w:rPr>
          </w:pPr>
          <w:hyperlink w:anchor="_Toc4609056" w:history="1">
            <w:r w:rsidR="00877A73" w:rsidRPr="00EC4F50">
              <w:rPr>
                <w:rStyle w:val="Hyperlink"/>
                <w:noProof/>
                <w:rtl/>
              </w:rPr>
              <w:t>1.1 הגדרת הבעיה</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Toc4609056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6</w:t>
            </w:r>
            <w:r w:rsidR="00877A73">
              <w:rPr>
                <w:rStyle w:val="Hyperlink"/>
                <w:noProof/>
                <w:rtl/>
              </w:rPr>
              <w:fldChar w:fldCharType="end"/>
            </w:r>
          </w:hyperlink>
        </w:p>
        <w:p w14:paraId="48546B7F" w14:textId="77777777" w:rsidR="00877A73" w:rsidRDefault="00350D61">
          <w:pPr>
            <w:pStyle w:val="TOC2"/>
            <w:tabs>
              <w:tab w:val="right" w:leader="dot" w:pos="8296"/>
            </w:tabs>
            <w:rPr>
              <w:rFonts w:eastAsiaTheme="minorEastAsia"/>
              <w:noProof/>
              <w:rtl/>
            </w:rPr>
          </w:pPr>
          <w:hyperlink w:anchor="_Toc4609057" w:history="1">
            <w:r w:rsidR="00877A73" w:rsidRPr="00EC4F50">
              <w:rPr>
                <w:rStyle w:val="Hyperlink"/>
                <w:noProof/>
                <w:rtl/>
              </w:rPr>
              <w:t>1.2 הצעת הפתרון</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Toc4609057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6</w:t>
            </w:r>
            <w:r w:rsidR="00877A73">
              <w:rPr>
                <w:rStyle w:val="Hyperlink"/>
                <w:noProof/>
                <w:rtl/>
              </w:rPr>
              <w:fldChar w:fldCharType="end"/>
            </w:r>
          </w:hyperlink>
        </w:p>
        <w:p w14:paraId="69ACC8EA" w14:textId="77777777" w:rsidR="00877A73" w:rsidRDefault="00350D61">
          <w:pPr>
            <w:pStyle w:val="TOC2"/>
            <w:tabs>
              <w:tab w:val="right" w:leader="dot" w:pos="8296"/>
            </w:tabs>
            <w:rPr>
              <w:rFonts w:eastAsiaTheme="minorEastAsia"/>
              <w:noProof/>
              <w:rtl/>
            </w:rPr>
          </w:pPr>
          <w:hyperlink w:anchor="_Toc4609058" w:history="1">
            <w:r w:rsidR="00877A73" w:rsidRPr="00EC4F50">
              <w:rPr>
                <w:rStyle w:val="Hyperlink"/>
                <w:noProof/>
                <w:rtl/>
              </w:rPr>
              <w:t>1.3 מתחרים</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Toc4609058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7</w:t>
            </w:r>
            <w:r w:rsidR="00877A73">
              <w:rPr>
                <w:rStyle w:val="Hyperlink"/>
                <w:noProof/>
                <w:rtl/>
              </w:rPr>
              <w:fldChar w:fldCharType="end"/>
            </w:r>
          </w:hyperlink>
        </w:p>
        <w:p w14:paraId="24A4BAC9" w14:textId="77777777" w:rsidR="00877A73" w:rsidRDefault="00350D61">
          <w:pPr>
            <w:pStyle w:val="TOC1"/>
            <w:tabs>
              <w:tab w:val="left" w:pos="660"/>
              <w:tab w:val="right" w:leader="dot" w:pos="8296"/>
            </w:tabs>
            <w:rPr>
              <w:rFonts w:eastAsiaTheme="minorEastAsia"/>
              <w:noProof/>
              <w:rtl/>
            </w:rPr>
          </w:pPr>
          <w:hyperlink w:anchor="_Toc4609059" w:history="1">
            <w:r w:rsidR="00877A73" w:rsidRPr="00EC4F50">
              <w:rPr>
                <w:rStyle w:val="Hyperlink"/>
                <w:noProof/>
                <w:rtl/>
              </w:rPr>
              <w:t>2.</w:t>
            </w:r>
            <w:r w:rsidR="00877A73">
              <w:rPr>
                <w:rFonts w:eastAsiaTheme="minorEastAsia"/>
                <w:noProof/>
                <w:rtl/>
              </w:rPr>
              <w:tab/>
            </w:r>
            <w:r w:rsidR="00877A73" w:rsidRPr="00EC4F50">
              <w:rPr>
                <w:rStyle w:val="Hyperlink"/>
                <w:noProof/>
                <w:rtl/>
              </w:rPr>
              <w:t>רקע תיאורטי</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Toc4609059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9</w:t>
            </w:r>
            <w:r w:rsidR="00877A73">
              <w:rPr>
                <w:rStyle w:val="Hyperlink"/>
                <w:noProof/>
                <w:rtl/>
              </w:rPr>
              <w:fldChar w:fldCharType="end"/>
            </w:r>
          </w:hyperlink>
        </w:p>
        <w:p w14:paraId="5E9E7B92" w14:textId="77777777" w:rsidR="00877A73" w:rsidRDefault="00350D61">
          <w:pPr>
            <w:pStyle w:val="TOC2"/>
            <w:tabs>
              <w:tab w:val="right" w:leader="dot" w:pos="8296"/>
            </w:tabs>
            <w:rPr>
              <w:rFonts w:eastAsiaTheme="minorEastAsia"/>
              <w:noProof/>
              <w:rtl/>
            </w:rPr>
          </w:pPr>
          <w:hyperlink w:anchor="_Toc4609060" w:history="1">
            <w:r w:rsidR="00877A73" w:rsidRPr="00EC4F50">
              <w:rPr>
                <w:rStyle w:val="Hyperlink"/>
                <w:noProof/>
                <w:rtl/>
              </w:rPr>
              <w:t>2.1 רשתות מחשבים</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Toc4609060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9</w:t>
            </w:r>
            <w:r w:rsidR="00877A73">
              <w:rPr>
                <w:rStyle w:val="Hyperlink"/>
                <w:noProof/>
                <w:rtl/>
              </w:rPr>
              <w:fldChar w:fldCharType="end"/>
            </w:r>
          </w:hyperlink>
        </w:p>
        <w:p w14:paraId="00F785FB" w14:textId="77777777" w:rsidR="00877A73" w:rsidRDefault="00350D61">
          <w:pPr>
            <w:pStyle w:val="TOC2"/>
            <w:tabs>
              <w:tab w:val="right" w:leader="dot" w:pos="8296"/>
            </w:tabs>
            <w:rPr>
              <w:rFonts w:eastAsiaTheme="minorEastAsia"/>
              <w:noProof/>
              <w:rtl/>
            </w:rPr>
          </w:pPr>
          <w:hyperlink w:anchor="_Toc4609061" w:history="1">
            <w:r w:rsidR="00877A73" w:rsidRPr="00EC4F50">
              <w:rPr>
                <w:rStyle w:val="Hyperlink"/>
                <w:noProof/>
                <w:rtl/>
              </w:rPr>
              <w:t xml:space="preserve">2.2  מודל </w:t>
            </w:r>
            <w:r w:rsidR="00877A73" w:rsidRPr="00EC4F50">
              <w:rPr>
                <w:rStyle w:val="Hyperlink"/>
                <w:noProof/>
              </w:rPr>
              <w:t>client – server</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Toc4609061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10</w:t>
            </w:r>
            <w:r w:rsidR="00877A73">
              <w:rPr>
                <w:rStyle w:val="Hyperlink"/>
                <w:noProof/>
                <w:rtl/>
              </w:rPr>
              <w:fldChar w:fldCharType="end"/>
            </w:r>
          </w:hyperlink>
        </w:p>
        <w:p w14:paraId="32DB9DEA" w14:textId="77777777" w:rsidR="00877A73" w:rsidRDefault="00350D61">
          <w:pPr>
            <w:pStyle w:val="TOC2"/>
            <w:tabs>
              <w:tab w:val="right" w:leader="dot" w:pos="8296"/>
            </w:tabs>
            <w:rPr>
              <w:rFonts w:eastAsiaTheme="minorEastAsia"/>
              <w:noProof/>
              <w:rtl/>
            </w:rPr>
          </w:pPr>
          <w:hyperlink w:anchor="_Toc4609062" w:history="1">
            <w:r w:rsidR="00877A73" w:rsidRPr="00EC4F50">
              <w:rPr>
                <w:rStyle w:val="Hyperlink"/>
                <w:noProof/>
                <w:rtl/>
              </w:rPr>
              <w:t>2.3 ניתוח כלי פיתוח</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Toc4609062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12</w:t>
            </w:r>
            <w:r w:rsidR="00877A73">
              <w:rPr>
                <w:rStyle w:val="Hyperlink"/>
                <w:noProof/>
                <w:rtl/>
              </w:rPr>
              <w:fldChar w:fldCharType="end"/>
            </w:r>
          </w:hyperlink>
        </w:p>
        <w:p w14:paraId="2E45E889" w14:textId="77777777" w:rsidR="00877A73" w:rsidRDefault="00350D61">
          <w:pPr>
            <w:pStyle w:val="TOC3"/>
            <w:tabs>
              <w:tab w:val="right" w:leader="dot" w:pos="8296"/>
            </w:tabs>
            <w:rPr>
              <w:rFonts w:eastAsiaTheme="minorEastAsia"/>
              <w:noProof/>
              <w:rtl/>
            </w:rPr>
          </w:pPr>
          <w:hyperlink w:anchor="_Toc4609063" w:history="1">
            <w:r w:rsidR="00877A73" w:rsidRPr="00EC4F50">
              <w:rPr>
                <w:rStyle w:val="Hyperlink"/>
                <w:noProof/>
                <w:rtl/>
              </w:rPr>
              <w:t>2.3.1 סביבת עבודה</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Toc4609063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12</w:t>
            </w:r>
            <w:r w:rsidR="00877A73">
              <w:rPr>
                <w:rStyle w:val="Hyperlink"/>
                <w:noProof/>
                <w:rtl/>
              </w:rPr>
              <w:fldChar w:fldCharType="end"/>
            </w:r>
          </w:hyperlink>
        </w:p>
        <w:p w14:paraId="4AF69C89" w14:textId="77777777" w:rsidR="00877A73" w:rsidRDefault="00350D61">
          <w:pPr>
            <w:pStyle w:val="TOC3"/>
            <w:tabs>
              <w:tab w:val="right" w:leader="dot" w:pos="8296"/>
            </w:tabs>
            <w:rPr>
              <w:rFonts w:eastAsiaTheme="minorEastAsia"/>
              <w:noProof/>
              <w:rtl/>
            </w:rPr>
          </w:pPr>
          <w:hyperlink w:anchor="_Toc4609064" w:history="1">
            <w:r w:rsidR="00877A73" w:rsidRPr="00EC4F50">
              <w:rPr>
                <w:rStyle w:val="Hyperlink"/>
                <w:noProof/>
                <w:rtl/>
              </w:rPr>
              <w:t>2.3.2 שפות פיתוח</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Toc4609064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20</w:t>
            </w:r>
            <w:r w:rsidR="00877A73">
              <w:rPr>
                <w:rStyle w:val="Hyperlink"/>
                <w:noProof/>
                <w:rtl/>
              </w:rPr>
              <w:fldChar w:fldCharType="end"/>
            </w:r>
          </w:hyperlink>
        </w:p>
        <w:p w14:paraId="71DFFDE9" w14:textId="77777777" w:rsidR="00877A73" w:rsidRDefault="00350D61">
          <w:pPr>
            <w:pStyle w:val="TOC2"/>
            <w:tabs>
              <w:tab w:val="right" w:leader="dot" w:pos="8296"/>
            </w:tabs>
            <w:rPr>
              <w:rFonts w:eastAsiaTheme="minorEastAsia"/>
              <w:noProof/>
              <w:rtl/>
            </w:rPr>
          </w:pPr>
          <w:hyperlink w:anchor="_Toc4609065" w:history="1">
            <w:r w:rsidR="00877A73" w:rsidRPr="00EC4F50">
              <w:rPr>
                <w:rStyle w:val="Hyperlink"/>
                <w:noProof/>
                <w:rtl/>
              </w:rPr>
              <w:t>2.4 מודל הפיתוח</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Toc4609065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23</w:t>
            </w:r>
            <w:r w:rsidR="00877A73">
              <w:rPr>
                <w:rStyle w:val="Hyperlink"/>
                <w:noProof/>
                <w:rtl/>
              </w:rPr>
              <w:fldChar w:fldCharType="end"/>
            </w:r>
          </w:hyperlink>
        </w:p>
        <w:p w14:paraId="391CB667" w14:textId="77777777" w:rsidR="00877A73" w:rsidRDefault="00350D61">
          <w:pPr>
            <w:pStyle w:val="TOC3"/>
            <w:tabs>
              <w:tab w:val="right" w:leader="dot" w:pos="8296"/>
            </w:tabs>
            <w:rPr>
              <w:rFonts w:eastAsiaTheme="minorEastAsia"/>
              <w:noProof/>
              <w:rtl/>
            </w:rPr>
          </w:pPr>
          <w:hyperlink w:anchor="_Toc4609066" w:history="1">
            <w:r w:rsidR="00877A73" w:rsidRPr="00EC4F50">
              <w:rPr>
                <w:rStyle w:val="Hyperlink"/>
                <w:rFonts w:cstheme="minorHAnsi"/>
                <w:noProof/>
                <w:rtl/>
              </w:rPr>
              <w:t>השיטה האיטרטיבית, יחידת מסירה/גרסה אחת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Toc4609066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24</w:t>
            </w:r>
            <w:r w:rsidR="00877A73">
              <w:rPr>
                <w:rStyle w:val="Hyperlink"/>
                <w:noProof/>
                <w:rtl/>
              </w:rPr>
              <w:fldChar w:fldCharType="end"/>
            </w:r>
          </w:hyperlink>
        </w:p>
        <w:p w14:paraId="1D8E507B" w14:textId="77777777" w:rsidR="00877A73" w:rsidRDefault="00350D61">
          <w:pPr>
            <w:pStyle w:val="TOC3"/>
            <w:tabs>
              <w:tab w:val="right" w:leader="dot" w:pos="8296"/>
            </w:tabs>
            <w:rPr>
              <w:rFonts w:eastAsiaTheme="minorEastAsia"/>
              <w:noProof/>
              <w:rtl/>
            </w:rPr>
          </w:pPr>
          <w:hyperlink w:anchor="_Toc4609067" w:history="1">
            <w:r w:rsidR="00877A73" w:rsidRPr="00EC4F50">
              <w:rPr>
                <w:rStyle w:val="Hyperlink"/>
                <w:rFonts w:cstheme="minorHAnsi"/>
                <w:noProof/>
                <w:rtl/>
              </w:rPr>
              <w:t>פיתוח זריז, מספר יחידות מסירה/גרסאות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Toc4609067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24</w:t>
            </w:r>
            <w:r w:rsidR="00877A73">
              <w:rPr>
                <w:rStyle w:val="Hyperlink"/>
                <w:noProof/>
                <w:rtl/>
              </w:rPr>
              <w:fldChar w:fldCharType="end"/>
            </w:r>
          </w:hyperlink>
        </w:p>
        <w:p w14:paraId="77B247F6" w14:textId="77777777" w:rsidR="00877A73" w:rsidRDefault="00350D61">
          <w:pPr>
            <w:pStyle w:val="TOC1"/>
            <w:tabs>
              <w:tab w:val="left" w:pos="660"/>
              <w:tab w:val="right" w:leader="dot" w:pos="8296"/>
            </w:tabs>
            <w:rPr>
              <w:rFonts w:eastAsiaTheme="minorEastAsia"/>
              <w:noProof/>
              <w:rtl/>
            </w:rPr>
          </w:pPr>
          <w:hyperlink w:anchor="_Toc4609068" w:history="1">
            <w:r w:rsidR="00877A73" w:rsidRPr="00EC4F50">
              <w:rPr>
                <w:rStyle w:val="Hyperlink"/>
                <w:noProof/>
              </w:rPr>
              <w:t>3.</w:t>
            </w:r>
            <w:r w:rsidR="00877A73">
              <w:rPr>
                <w:rFonts w:eastAsiaTheme="minorEastAsia"/>
                <w:noProof/>
                <w:rtl/>
              </w:rPr>
              <w:tab/>
            </w:r>
            <w:r w:rsidR="00877A73" w:rsidRPr="00EC4F50">
              <w:rPr>
                <w:rStyle w:val="Hyperlink"/>
                <w:noProof/>
                <w:rtl/>
              </w:rPr>
              <w:t>תכנון</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Toc4609068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26</w:t>
            </w:r>
            <w:r w:rsidR="00877A73">
              <w:rPr>
                <w:rStyle w:val="Hyperlink"/>
                <w:noProof/>
                <w:rtl/>
              </w:rPr>
              <w:fldChar w:fldCharType="end"/>
            </w:r>
          </w:hyperlink>
        </w:p>
        <w:p w14:paraId="0D7F9AF0" w14:textId="77777777" w:rsidR="00877A73" w:rsidRDefault="00350D61">
          <w:pPr>
            <w:pStyle w:val="TOC2"/>
            <w:tabs>
              <w:tab w:val="right" w:leader="dot" w:pos="8296"/>
            </w:tabs>
            <w:rPr>
              <w:rFonts w:eastAsiaTheme="minorEastAsia"/>
              <w:noProof/>
              <w:rtl/>
            </w:rPr>
          </w:pPr>
          <w:hyperlink w:anchor="_Toc4609069" w:history="1">
            <w:r w:rsidR="00877A73" w:rsidRPr="00EC4F50">
              <w:rPr>
                <w:rStyle w:val="Hyperlink"/>
                <w:noProof/>
                <w:rtl/>
              </w:rPr>
              <w:t>3.1 דרישות המערכת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Toc4609069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26</w:t>
            </w:r>
            <w:r w:rsidR="00877A73">
              <w:rPr>
                <w:rStyle w:val="Hyperlink"/>
                <w:noProof/>
                <w:rtl/>
              </w:rPr>
              <w:fldChar w:fldCharType="end"/>
            </w:r>
          </w:hyperlink>
        </w:p>
        <w:p w14:paraId="73679252" w14:textId="77777777" w:rsidR="00877A73" w:rsidRDefault="00350D61">
          <w:pPr>
            <w:pStyle w:val="TOC3"/>
            <w:tabs>
              <w:tab w:val="right" w:leader="dot" w:pos="8296"/>
            </w:tabs>
            <w:rPr>
              <w:rFonts w:eastAsiaTheme="minorEastAsia"/>
              <w:noProof/>
              <w:rtl/>
            </w:rPr>
          </w:pPr>
          <w:hyperlink w:anchor="_Toc4609070" w:history="1">
            <w:r w:rsidR="00877A73" w:rsidRPr="00EC4F50">
              <w:rPr>
                <w:rStyle w:val="Hyperlink"/>
                <w:noProof/>
                <w:rtl/>
              </w:rPr>
              <w:t>3.1.1 דרישות כלליות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Toc4609070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27</w:t>
            </w:r>
            <w:r w:rsidR="00877A73">
              <w:rPr>
                <w:rStyle w:val="Hyperlink"/>
                <w:noProof/>
                <w:rtl/>
              </w:rPr>
              <w:fldChar w:fldCharType="end"/>
            </w:r>
          </w:hyperlink>
        </w:p>
        <w:p w14:paraId="67654946" w14:textId="77777777" w:rsidR="00877A73" w:rsidRDefault="00350D61">
          <w:pPr>
            <w:pStyle w:val="TOC3"/>
            <w:tabs>
              <w:tab w:val="right" w:leader="dot" w:pos="8296"/>
            </w:tabs>
            <w:rPr>
              <w:rFonts w:eastAsiaTheme="minorEastAsia"/>
              <w:noProof/>
              <w:rtl/>
            </w:rPr>
          </w:pPr>
          <w:hyperlink w:anchor="_Toc4609071" w:history="1">
            <w:r w:rsidR="00877A73" w:rsidRPr="00EC4F50">
              <w:rPr>
                <w:rStyle w:val="Hyperlink"/>
                <w:noProof/>
                <w:rtl/>
              </w:rPr>
              <w:t xml:space="preserve">3.1.2 דרישות </w:t>
            </w:r>
            <w:r w:rsidR="00877A73" w:rsidRPr="00EC4F50">
              <w:rPr>
                <w:rStyle w:val="Hyperlink"/>
                <w:noProof/>
              </w:rPr>
              <w:t>side</w:t>
            </w:r>
            <w:r w:rsidR="00877A73" w:rsidRPr="00EC4F50">
              <w:rPr>
                <w:rStyle w:val="Hyperlink"/>
                <w:noProof/>
                <w:rtl/>
              </w:rPr>
              <w:t xml:space="preserve"> </w:t>
            </w:r>
            <w:r w:rsidR="00877A73" w:rsidRPr="00EC4F50">
              <w:rPr>
                <w:rStyle w:val="Hyperlink"/>
                <w:noProof/>
              </w:rPr>
              <w:t>client</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Toc4609071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27</w:t>
            </w:r>
            <w:r w:rsidR="00877A73">
              <w:rPr>
                <w:rStyle w:val="Hyperlink"/>
                <w:noProof/>
                <w:rtl/>
              </w:rPr>
              <w:fldChar w:fldCharType="end"/>
            </w:r>
          </w:hyperlink>
        </w:p>
        <w:p w14:paraId="33B8FB71" w14:textId="77777777" w:rsidR="00877A73" w:rsidRDefault="00350D61">
          <w:pPr>
            <w:pStyle w:val="TOC3"/>
            <w:tabs>
              <w:tab w:val="right" w:leader="dot" w:pos="8296"/>
            </w:tabs>
            <w:rPr>
              <w:rFonts w:eastAsiaTheme="minorEastAsia"/>
              <w:noProof/>
              <w:rtl/>
            </w:rPr>
          </w:pPr>
          <w:hyperlink w:anchor="_Toc4609072" w:history="1">
            <w:r w:rsidR="00877A73" w:rsidRPr="00EC4F50">
              <w:rPr>
                <w:rStyle w:val="Hyperlink"/>
                <w:noProof/>
                <w:rtl/>
              </w:rPr>
              <w:t xml:space="preserve">3.1.3 דרישות </w:t>
            </w:r>
            <w:r w:rsidR="00877A73" w:rsidRPr="00EC4F50">
              <w:rPr>
                <w:rStyle w:val="Hyperlink"/>
                <w:noProof/>
              </w:rPr>
              <w:t>side</w:t>
            </w:r>
            <w:r w:rsidR="00877A73" w:rsidRPr="00EC4F50">
              <w:rPr>
                <w:rStyle w:val="Hyperlink"/>
                <w:noProof/>
                <w:rtl/>
              </w:rPr>
              <w:t xml:space="preserve"> </w:t>
            </w:r>
            <w:r w:rsidR="00877A73" w:rsidRPr="00EC4F50">
              <w:rPr>
                <w:rStyle w:val="Hyperlink"/>
                <w:noProof/>
              </w:rPr>
              <w:t>server</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Toc4609072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27</w:t>
            </w:r>
            <w:r w:rsidR="00877A73">
              <w:rPr>
                <w:rStyle w:val="Hyperlink"/>
                <w:noProof/>
                <w:rtl/>
              </w:rPr>
              <w:fldChar w:fldCharType="end"/>
            </w:r>
          </w:hyperlink>
        </w:p>
        <w:p w14:paraId="5A92DEF0" w14:textId="77777777" w:rsidR="00877A73" w:rsidRDefault="00350D61">
          <w:pPr>
            <w:pStyle w:val="TOC2"/>
            <w:tabs>
              <w:tab w:val="right" w:leader="dot" w:pos="8296"/>
            </w:tabs>
            <w:rPr>
              <w:rFonts w:eastAsiaTheme="minorEastAsia"/>
              <w:noProof/>
              <w:rtl/>
            </w:rPr>
          </w:pPr>
          <w:hyperlink w:anchor="_Toc4609073" w:history="1">
            <w:r w:rsidR="00877A73" w:rsidRPr="00EC4F50">
              <w:rPr>
                <w:rStyle w:val="Hyperlink"/>
                <w:noProof/>
                <w:rtl/>
              </w:rPr>
              <w:t xml:space="preserve">3.2 אפיון המערכת </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Toc4609073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27</w:t>
            </w:r>
            <w:r w:rsidR="00877A73">
              <w:rPr>
                <w:rStyle w:val="Hyperlink"/>
                <w:noProof/>
                <w:rtl/>
              </w:rPr>
              <w:fldChar w:fldCharType="end"/>
            </w:r>
          </w:hyperlink>
        </w:p>
        <w:p w14:paraId="4F7F8291" w14:textId="77777777" w:rsidR="00877A73" w:rsidRDefault="00350D61">
          <w:pPr>
            <w:pStyle w:val="TOC3"/>
            <w:tabs>
              <w:tab w:val="right" w:leader="dot" w:pos="8296"/>
            </w:tabs>
            <w:rPr>
              <w:rFonts w:eastAsiaTheme="minorEastAsia"/>
              <w:noProof/>
              <w:rtl/>
            </w:rPr>
          </w:pPr>
          <w:hyperlink w:anchor="_Toc4609074" w:history="1">
            <w:r w:rsidR="00877A73" w:rsidRPr="00EC4F50">
              <w:rPr>
                <w:rStyle w:val="Hyperlink"/>
                <w:noProof/>
                <w:rtl/>
              </w:rPr>
              <w:t>3.2.1 התהליכים עבור המועמד</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Toc4609074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28</w:t>
            </w:r>
            <w:r w:rsidR="00877A73">
              <w:rPr>
                <w:rStyle w:val="Hyperlink"/>
                <w:noProof/>
                <w:rtl/>
              </w:rPr>
              <w:fldChar w:fldCharType="end"/>
            </w:r>
          </w:hyperlink>
        </w:p>
        <w:p w14:paraId="69C0C54C" w14:textId="77777777" w:rsidR="00877A73" w:rsidRDefault="00350D61">
          <w:pPr>
            <w:pStyle w:val="TOC3"/>
            <w:tabs>
              <w:tab w:val="right" w:leader="dot" w:pos="8296"/>
            </w:tabs>
            <w:rPr>
              <w:rFonts w:eastAsiaTheme="minorEastAsia"/>
              <w:noProof/>
              <w:rtl/>
            </w:rPr>
          </w:pPr>
          <w:hyperlink w:anchor="_Toc4609075" w:history="1">
            <w:r w:rsidR="00877A73" w:rsidRPr="00EC4F50">
              <w:rPr>
                <w:rStyle w:val="Hyperlink"/>
                <w:rFonts w:eastAsia="Times New Roman"/>
                <w:noProof/>
                <w:rtl/>
              </w:rPr>
              <w:t>3.2.2 התהליכים עבור החברה המגייסת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Toc4609075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28</w:t>
            </w:r>
            <w:r w:rsidR="00877A73">
              <w:rPr>
                <w:rStyle w:val="Hyperlink"/>
                <w:noProof/>
                <w:rtl/>
              </w:rPr>
              <w:fldChar w:fldCharType="end"/>
            </w:r>
          </w:hyperlink>
        </w:p>
        <w:p w14:paraId="235DDF89" w14:textId="77777777" w:rsidR="00877A73" w:rsidRDefault="00350D61">
          <w:pPr>
            <w:pStyle w:val="TOC2"/>
            <w:tabs>
              <w:tab w:val="right" w:leader="dot" w:pos="8296"/>
            </w:tabs>
            <w:rPr>
              <w:rFonts w:eastAsiaTheme="minorEastAsia"/>
              <w:noProof/>
              <w:rtl/>
            </w:rPr>
          </w:pPr>
          <w:hyperlink w:anchor="_Toc4609076" w:history="1">
            <w:r w:rsidR="00877A73" w:rsidRPr="00EC4F50">
              <w:rPr>
                <w:rStyle w:val="Hyperlink"/>
                <w:noProof/>
                <w:rtl/>
              </w:rPr>
              <w:t>3.3 מבנה המערכת (אופציונאלי – לא בטוח שזה יופיע בדווקא כאן)</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Toc4609076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29</w:t>
            </w:r>
            <w:r w:rsidR="00877A73">
              <w:rPr>
                <w:rStyle w:val="Hyperlink"/>
                <w:noProof/>
                <w:rtl/>
              </w:rPr>
              <w:fldChar w:fldCharType="end"/>
            </w:r>
          </w:hyperlink>
        </w:p>
        <w:p w14:paraId="635545F6" w14:textId="77777777" w:rsidR="00877A73" w:rsidRDefault="00350D61">
          <w:pPr>
            <w:pStyle w:val="TOC1"/>
            <w:tabs>
              <w:tab w:val="left" w:pos="660"/>
              <w:tab w:val="right" w:leader="dot" w:pos="8296"/>
            </w:tabs>
            <w:rPr>
              <w:rFonts w:eastAsiaTheme="minorEastAsia"/>
              <w:noProof/>
              <w:rtl/>
            </w:rPr>
          </w:pPr>
          <w:hyperlink w:anchor="_Toc4609077" w:history="1">
            <w:r w:rsidR="00877A73" w:rsidRPr="00EC4F50">
              <w:rPr>
                <w:rStyle w:val="Hyperlink"/>
                <w:noProof/>
              </w:rPr>
              <w:t>4.</w:t>
            </w:r>
            <w:r w:rsidR="00877A73">
              <w:rPr>
                <w:rFonts w:eastAsiaTheme="minorEastAsia"/>
                <w:noProof/>
                <w:rtl/>
              </w:rPr>
              <w:tab/>
            </w:r>
            <w:r w:rsidR="00877A73" w:rsidRPr="00EC4F50">
              <w:rPr>
                <w:rStyle w:val="Hyperlink"/>
                <w:noProof/>
                <w:rtl/>
              </w:rPr>
              <w:t>תכנון ביצוע</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Toc4609077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29</w:t>
            </w:r>
            <w:r w:rsidR="00877A73">
              <w:rPr>
                <w:rStyle w:val="Hyperlink"/>
                <w:noProof/>
                <w:rtl/>
              </w:rPr>
              <w:fldChar w:fldCharType="end"/>
            </w:r>
          </w:hyperlink>
        </w:p>
        <w:p w14:paraId="5969DB3D" w14:textId="77777777" w:rsidR="00877A73" w:rsidRDefault="00350D61">
          <w:pPr>
            <w:pStyle w:val="TOC2"/>
            <w:tabs>
              <w:tab w:val="right" w:leader="dot" w:pos="8296"/>
            </w:tabs>
            <w:rPr>
              <w:rFonts w:eastAsiaTheme="minorEastAsia"/>
              <w:noProof/>
              <w:rtl/>
            </w:rPr>
          </w:pPr>
          <w:hyperlink w:anchor="_Toc4609078" w:history="1">
            <w:r w:rsidR="00877A73" w:rsidRPr="00EC4F50">
              <w:rPr>
                <w:rStyle w:val="Hyperlink"/>
                <w:noProof/>
                <w:rtl/>
              </w:rPr>
              <w:t>4.1 תחילת העבודה</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Toc4609078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29</w:t>
            </w:r>
            <w:r w:rsidR="00877A73">
              <w:rPr>
                <w:rStyle w:val="Hyperlink"/>
                <w:noProof/>
                <w:rtl/>
              </w:rPr>
              <w:fldChar w:fldCharType="end"/>
            </w:r>
          </w:hyperlink>
        </w:p>
        <w:p w14:paraId="4D0C8A14" w14:textId="77777777" w:rsidR="00877A73" w:rsidRDefault="00350D61">
          <w:pPr>
            <w:pStyle w:val="TOC2"/>
            <w:tabs>
              <w:tab w:val="right" w:leader="dot" w:pos="8296"/>
            </w:tabs>
            <w:rPr>
              <w:rFonts w:eastAsiaTheme="minorEastAsia"/>
              <w:noProof/>
              <w:rtl/>
            </w:rPr>
          </w:pPr>
          <w:hyperlink w:anchor="_Toc4609079" w:history="1">
            <w:r w:rsidR="00877A73" w:rsidRPr="00EC4F50">
              <w:rPr>
                <w:rStyle w:val="Hyperlink"/>
                <w:noProof/>
                <w:rtl/>
              </w:rPr>
              <w:t>4.2 מודל הפיתוח של המערכת (כאן כדאי להציג מודלים – כדאי לעיין גם בפרויקט של חירום בפיקוד העורף )</w:t>
            </w:r>
            <w:r w:rsidR="00877A73" w:rsidRPr="00EC4F50">
              <w:rPr>
                <w:rStyle w:val="Hyperlink"/>
                <w:noProof/>
              </w:rPr>
              <w:t xml:space="preserve"> </w:t>
            </w:r>
            <w:r w:rsidR="00877A73" w:rsidRPr="00EC4F50">
              <w:rPr>
                <w:rStyle w:val="Hyperlink"/>
                <w:noProof/>
                <w:rtl/>
              </w:rPr>
              <w:t xml:space="preserve"> - </w:t>
            </w:r>
            <w:r w:rsidR="00877A73" w:rsidRPr="00EC4F50">
              <w:rPr>
                <w:rStyle w:val="Hyperlink"/>
                <w:noProof/>
                <w:highlight w:val="yellow"/>
                <w:rtl/>
              </w:rPr>
              <w:t>כבר קיים בסעיף 2.4</w:t>
            </w:r>
            <w:r w:rsidR="00877A73" w:rsidRPr="00EC4F50">
              <w:rPr>
                <w:rStyle w:val="Hyperlink"/>
                <w:noProof/>
                <w:rtl/>
              </w:rPr>
              <w:t>- למחוק</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Toc4609079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30</w:t>
            </w:r>
            <w:r w:rsidR="00877A73">
              <w:rPr>
                <w:rStyle w:val="Hyperlink"/>
                <w:noProof/>
                <w:rtl/>
              </w:rPr>
              <w:fldChar w:fldCharType="end"/>
            </w:r>
          </w:hyperlink>
        </w:p>
        <w:p w14:paraId="7519EFB6" w14:textId="77777777" w:rsidR="00877A73" w:rsidRDefault="00350D61">
          <w:pPr>
            <w:pStyle w:val="TOC2"/>
            <w:tabs>
              <w:tab w:val="right" w:leader="dot" w:pos="8296"/>
            </w:tabs>
            <w:rPr>
              <w:rFonts w:eastAsiaTheme="minorEastAsia"/>
              <w:noProof/>
              <w:rtl/>
            </w:rPr>
          </w:pPr>
          <w:hyperlink w:anchor="_Toc4609080" w:history="1">
            <w:r w:rsidR="00877A73" w:rsidRPr="00EC4F50">
              <w:rPr>
                <w:rStyle w:val="Hyperlink"/>
                <w:noProof/>
              </w:rPr>
              <w:t>UI 4.3</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Toc4609080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30</w:t>
            </w:r>
            <w:r w:rsidR="00877A73">
              <w:rPr>
                <w:rStyle w:val="Hyperlink"/>
                <w:noProof/>
                <w:rtl/>
              </w:rPr>
              <w:fldChar w:fldCharType="end"/>
            </w:r>
          </w:hyperlink>
        </w:p>
        <w:p w14:paraId="7F0E2022" w14:textId="77777777" w:rsidR="00877A73" w:rsidRDefault="00350D61">
          <w:pPr>
            <w:pStyle w:val="TOC2"/>
            <w:tabs>
              <w:tab w:val="right" w:leader="dot" w:pos="8296"/>
            </w:tabs>
            <w:rPr>
              <w:rFonts w:eastAsiaTheme="minorEastAsia"/>
              <w:noProof/>
              <w:rtl/>
            </w:rPr>
          </w:pPr>
          <w:hyperlink w:anchor="_Toc4609081" w:history="1">
            <w:r w:rsidR="00877A73" w:rsidRPr="00EC4F50">
              <w:rPr>
                <w:rStyle w:val="Hyperlink"/>
                <w:noProof/>
                <w:rtl/>
              </w:rPr>
              <w:t xml:space="preserve">4.4 הקמת שרת </w:t>
            </w:r>
            <w:r w:rsidR="00877A73" w:rsidRPr="00EC4F50">
              <w:rPr>
                <w:rStyle w:val="Hyperlink"/>
                <w:noProof/>
              </w:rPr>
              <w:t>Node.js</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Toc4609081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30</w:t>
            </w:r>
            <w:r w:rsidR="00877A73">
              <w:rPr>
                <w:rStyle w:val="Hyperlink"/>
                <w:noProof/>
                <w:rtl/>
              </w:rPr>
              <w:fldChar w:fldCharType="end"/>
            </w:r>
          </w:hyperlink>
        </w:p>
        <w:p w14:paraId="5BF3C4D7" w14:textId="77777777" w:rsidR="00877A73" w:rsidRDefault="00350D61">
          <w:pPr>
            <w:pStyle w:val="TOC2"/>
            <w:tabs>
              <w:tab w:val="right" w:leader="dot" w:pos="8296"/>
            </w:tabs>
            <w:rPr>
              <w:rFonts w:eastAsiaTheme="minorEastAsia"/>
              <w:noProof/>
              <w:rtl/>
            </w:rPr>
          </w:pPr>
          <w:hyperlink w:anchor="_Toc4609082" w:history="1">
            <w:r w:rsidR="00877A73" w:rsidRPr="00EC4F50">
              <w:rPr>
                <w:rStyle w:val="Hyperlink"/>
                <w:noProof/>
                <w:rtl/>
              </w:rPr>
              <w:t xml:space="preserve">4.5 הקמת </w:t>
            </w:r>
            <w:r w:rsidR="00877A73" w:rsidRPr="00EC4F50">
              <w:rPr>
                <w:rStyle w:val="Hyperlink"/>
                <w:noProof/>
              </w:rPr>
              <w:t>instance in AWS</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Toc4609082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30</w:t>
            </w:r>
            <w:r w:rsidR="00877A73">
              <w:rPr>
                <w:rStyle w:val="Hyperlink"/>
                <w:noProof/>
                <w:rtl/>
              </w:rPr>
              <w:fldChar w:fldCharType="end"/>
            </w:r>
          </w:hyperlink>
        </w:p>
        <w:p w14:paraId="31D35C20" w14:textId="77777777" w:rsidR="00877A73" w:rsidRDefault="00350D61">
          <w:pPr>
            <w:pStyle w:val="TOC2"/>
            <w:tabs>
              <w:tab w:val="right" w:leader="dot" w:pos="8296"/>
            </w:tabs>
            <w:rPr>
              <w:rFonts w:eastAsiaTheme="minorEastAsia"/>
              <w:noProof/>
              <w:rtl/>
            </w:rPr>
          </w:pPr>
          <w:hyperlink w:anchor="_Toc4609083" w:history="1">
            <w:r w:rsidR="00877A73" w:rsidRPr="00EC4F50">
              <w:rPr>
                <w:rStyle w:val="Hyperlink"/>
                <w:noProof/>
                <w:rtl/>
              </w:rPr>
              <w:t>4.6 ארגון בסיס הנתונים (אולי צריך לשלבו עם 4.5)</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Toc4609083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31</w:t>
            </w:r>
            <w:r w:rsidR="00877A73">
              <w:rPr>
                <w:rStyle w:val="Hyperlink"/>
                <w:noProof/>
                <w:rtl/>
              </w:rPr>
              <w:fldChar w:fldCharType="end"/>
            </w:r>
          </w:hyperlink>
        </w:p>
        <w:p w14:paraId="1482004F" w14:textId="77777777" w:rsidR="00877A73" w:rsidRDefault="00350D61">
          <w:pPr>
            <w:pStyle w:val="TOC2"/>
            <w:tabs>
              <w:tab w:val="right" w:leader="dot" w:pos="8296"/>
            </w:tabs>
            <w:rPr>
              <w:rFonts w:eastAsiaTheme="minorEastAsia"/>
              <w:noProof/>
              <w:rtl/>
            </w:rPr>
          </w:pPr>
          <w:hyperlink w:anchor="_Toc4609084" w:history="1">
            <w:r w:rsidR="00877A73" w:rsidRPr="00EC4F50">
              <w:rPr>
                <w:rStyle w:val="Hyperlink"/>
                <w:noProof/>
              </w:rPr>
              <w:t xml:space="preserve">Data Mining 4.7 </w:t>
            </w:r>
            <w:r w:rsidR="00877A73" w:rsidRPr="00EC4F50">
              <w:rPr>
                <w:rStyle w:val="Hyperlink"/>
                <w:noProof/>
                <w:rtl/>
              </w:rPr>
              <w:t xml:space="preserve"> (אולי גם את זה נוסיף פשוט ל4.5)</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Toc4609084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31</w:t>
            </w:r>
            <w:r w:rsidR="00877A73">
              <w:rPr>
                <w:rStyle w:val="Hyperlink"/>
                <w:noProof/>
                <w:rtl/>
              </w:rPr>
              <w:fldChar w:fldCharType="end"/>
            </w:r>
          </w:hyperlink>
        </w:p>
        <w:p w14:paraId="5A529184" w14:textId="77777777" w:rsidR="00877A73" w:rsidRDefault="00350D61">
          <w:pPr>
            <w:pStyle w:val="TOC2"/>
            <w:tabs>
              <w:tab w:val="right" w:leader="dot" w:pos="8296"/>
            </w:tabs>
            <w:rPr>
              <w:rFonts w:eastAsiaTheme="minorEastAsia"/>
              <w:noProof/>
              <w:rtl/>
            </w:rPr>
          </w:pPr>
          <w:hyperlink w:anchor="_Toc4609085" w:history="1">
            <w:r w:rsidR="00877A73" w:rsidRPr="00EC4F50">
              <w:rPr>
                <w:rStyle w:val="Hyperlink"/>
                <w:noProof/>
                <w:rtl/>
              </w:rPr>
              <w:t xml:space="preserve">4.8 </w:t>
            </w:r>
            <w:r w:rsidR="00877A73" w:rsidRPr="00EC4F50">
              <w:rPr>
                <w:rStyle w:val="Hyperlink"/>
                <w:noProof/>
              </w:rPr>
              <w:t>SQL Injection</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Toc4609085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32</w:t>
            </w:r>
            <w:r w:rsidR="00877A73">
              <w:rPr>
                <w:rStyle w:val="Hyperlink"/>
                <w:noProof/>
                <w:rtl/>
              </w:rPr>
              <w:fldChar w:fldCharType="end"/>
            </w:r>
          </w:hyperlink>
        </w:p>
        <w:p w14:paraId="2CA56559" w14:textId="77777777" w:rsidR="00877A73" w:rsidRDefault="00350D61">
          <w:pPr>
            <w:pStyle w:val="TOC2"/>
            <w:tabs>
              <w:tab w:val="right" w:leader="dot" w:pos="8296"/>
            </w:tabs>
            <w:rPr>
              <w:rFonts w:eastAsiaTheme="minorEastAsia"/>
              <w:noProof/>
              <w:rtl/>
            </w:rPr>
          </w:pPr>
          <w:hyperlink w:anchor="_Toc4609086" w:history="1">
            <w:r w:rsidR="00877A73" w:rsidRPr="00EC4F50">
              <w:rPr>
                <w:rStyle w:val="Hyperlink"/>
                <w:noProof/>
                <w:rtl/>
              </w:rPr>
              <w:t>4.9 תהליכים</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Toc4609086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33</w:t>
            </w:r>
            <w:r w:rsidR="00877A73">
              <w:rPr>
                <w:rStyle w:val="Hyperlink"/>
                <w:noProof/>
                <w:rtl/>
              </w:rPr>
              <w:fldChar w:fldCharType="end"/>
            </w:r>
          </w:hyperlink>
        </w:p>
        <w:p w14:paraId="602DCC7D" w14:textId="77777777" w:rsidR="00877A73" w:rsidRDefault="00350D61">
          <w:pPr>
            <w:pStyle w:val="TOC2"/>
            <w:tabs>
              <w:tab w:val="right" w:leader="dot" w:pos="8296"/>
            </w:tabs>
            <w:rPr>
              <w:rFonts w:eastAsiaTheme="minorEastAsia"/>
              <w:noProof/>
              <w:rtl/>
            </w:rPr>
          </w:pPr>
          <w:hyperlink w:anchor="_Toc4609087" w:history="1">
            <w:r w:rsidR="00877A73" w:rsidRPr="00EC4F50">
              <w:rPr>
                <w:rStyle w:val="Hyperlink"/>
                <w:noProof/>
                <w:rtl/>
              </w:rPr>
              <w:t>4.10 פונקציונאליות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Toc4609087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39</w:t>
            </w:r>
            <w:r w:rsidR="00877A73">
              <w:rPr>
                <w:rStyle w:val="Hyperlink"/>
                <w:noProof/>
                <w:rtl/>
              </w:rPr>
              <w:fldChar w:fldCharType="end"/>
            </w:r>
          </w:hyperlink>
        </w:p>
        <w:p w14:paraId="580ACA59" w14:textId="77777777" w:rsidR="00877A73" w:rsidRDefault="00350D61">
          <w:pPr>
            <w:pStyle w:val="TOC2"/>
            <w:tabs>
              <w:tab w:val="right" w:leader="dot" w:pos="8296"/>
            </w:tabs>
            <w:rPr>
              <w:rFonts w:eastAsiaTheme="minorEastAsia"/>
              <w:noProof/>
              <w:rtl/>
            </w:rPr>
          </w:pPr>
          <w:hyperlink w:anchor="_Toc4609088" w:history="1">
            <w:r w:rsidR="00877A73" w:rsidRPr="00EC4F50">
              <w:rPr>
                <w:rStyle w:val="Hyperlink"/>
                <w:noProof/>
                <w:rtl/>
              </w:rPr>
              <w:t>4.11 בדיקות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Toc4609088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39</w:t>
            </w:r>
            <w:r w:rsidR="00877A73">
              <w:rPr>
                <w:rStyle w:val="Hyperlink"/>
                <w:noProof/>
                <w:rtl/>
              </w:rPr>
              <w:fldChar w:fldCharType="end"/>
            </w:r>
          </w:hyperlink>
        </w:p>
        <w:p w14:paraId="3101AA99" w14:textId="77777777" w:rsidR="00877A73" w:rsidRDefault="00350D61">
          <w:pPr>
            <w:pStyle w:val="TOC1"/>
            <w:tabs>
              <w:tab w:val="right" w:leader="dot" w:pos="8296"/>
            </w:tabs>
            <w:rPr>
              <w:rFonts w:eastAsiaTheme="minorEastAsia"/>
              <w:noProof/>
              <w:rtl/>
            </w:rPr>
          </w:pPr>
          <w:hyperlink w:anchor="_Toc4609089" w:history="1">
            <w:r w:rsidR="00877A73" w:rsidRPr="00EC4F50">
              <w:rPr>
                <w:rStyle w:val="Hyperlink"/>
                <w:noProof/>
                <w:rtl/>
              </w:rPr>
              <w:t>5. דיון</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Toc4609089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40</w:t>
            </w:r>
            <w:r w:rsidR="00877A73">
              <w:rPr>
                <w:rStyle w:val="Hyperlink"/>
                <w:noProof/>
                <w:rtl/>
              </w:rPr>
              <w:fldChar w:fldCharType="end"/>
            </w:r>
          </w:hyperlink>
        </w:p>
        <w:p w14:paraId="27FA897F" w14:textId="77777777" w:rsidR="00877A73" w:rsidRDefault="00350D61">
          <w:pPr>
            <w:pStyle w:val="TOC2"/>
            <w:tabs>
              <w:tab w:val="right" w:leader="dot" w:pos="8296"/>
            </w:tabs>
            <w:rPr>
              <w:rFonts w:eastAsiaTheme="minorEastAsia"/>
              <w:noProof/>
              <w:rtl/>
            </w:rPr>
          </w:pPr>
          <w:hyperlink w:anchor="_Toc4609090" w:history="1">
            <w:r w:rsidR="00877A73" w:rsidRPr="00EC4F50">
              <w:rPr>
                <w:rStyle w:val="Hyperlink"/>
                <w:noProof/>
                <w:rtl/>
              </w:rPr>
              <w:t>5.1 יתרונות האפליקציה</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Toc4609090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40</w:t>
            </w:r>
            <w:r w:rsidR="00877A73">
              <w:rPr>
                <w:rStyle w:val="Hyperlink"/>
                <w:noProof/>
                <w:rtl/>
              </w:rPr>
              <w:fldChar w:fldCharType="end"/>
            </w:r>
          </w:hyperlink>
        </w:p>
        <w:p w14:paraId="5179A5C7" w14:textId="77777777" w:rsidR="00877A73" w:rsidRDefault="00350D61">
          <w:pPr>
            <w:pStyle w:val="TOC2"/>
            <w:tabs>
              <w:tab w:val="right" w:leader="dot" w:pos="8296"/>
            </w:tabs>
            <w:rPr>
              <w:rFonts w:eastAsiaTheme="minorEastAsia"/>
              <w:noProof/>
              <w:rtl/>
            </w:rPr>
          </w:pPr>
          <w:hyperlink w:anchor="_Toc4609091" w:history="1">
            <w:r w:rsidR="00877A73" w:rsidRPr="00EC4F50">
              <w:rPr>
                <w:rStyle w:val="Hyperlink"/>
                <w:noProof/>
                <w:rtl/>
              </w:rPr>
              <w:t>5.2 הרחבות אפשריות למערכת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Toc4609091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41</w:t>
            </w:r>
            <w:r w:rsidR="00877A73">
              <w:rPr>
                <w:rStyle w:val="Hyperlink"/>
                <w:noProof/>
                <w:rtl/>
              </w:rPr>
              <w:fldChar w:fldCharType="end"/>
            </w:r>
          </w:hyperlink>
        </w:p>
        <w:p w14:paraId="42D99890" w14:textId="77777777" w:rsidR="00877A73" w:rsidRDefault="00350D61">
          <w:pPr>
            <w:pStyle w:val="TOC3"/>
            <w:tabs>
              <w:tab w:val="right" w:leader="dot" w:pos="8296"/>
            </w:tabs>
            <w:rPr>
              <w:rFonts w:eastAsiaTheme="minorEastAsia"/>
              <w:noProof/>
              <w:rtl/>
            </w:rPr>
          </w:pPr>
          <w:hyperlink w:anchor="_Toc4609092" w:history="1">
            <w:r w:rsidR="00877A73" w:rsidRPr="00EC4F50">
              <w:rPr>
                <w:rStyle w:val="Hyperlink"/>
                <w:noProof/>
                <w:rtl/>
              </w:rPr>
              <w:t xml:space="preserve">5.2.1 שילוב </w:t>
            </w:r>
            <w:r w:rsidR="00877A73" w:rsidRPr="00EC4F50">
              <w:rPr>
                <w:rStyle w:val="Hyperlink"/>
                <w:noProof/>
              </w:rPr>
              <w:t>Machine Learning</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Toc4609092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41</w:t>
            </w:r>
            <w:r w:rsidR="00877A73">
              <w:rPr>
                <w:rStyle w:val="Hyperlink"/>
                <w:noProof/>
                <w:rtl/>
              </w:rPr>
              <w:fldChar w:fldCharType="end"/>
            </w:r>
          </w:hyperlink>
        </w:p>
        <w:p w14:paraId="30BE9AEA" w14:textId="77777777" w:rsidR="00877A73" w:rsidRDefault="00350D61">
          <w:pPr>
            <w:pStyle w:val="TOC2"/>
            <w:tabs>
              <w:tab w:val="right" w:leader="dot" w:pos="8296"/>
            </w:tabs>
            <w:rPr>
              <w:rFonts w:eastAsiaTheme="minorEastAsia"/>
              <w:noProof/>
              <w:rtl/>
            </w:rPr>
          </w:pPr>
          <w:hyperlink w:anchor="_Toc4609093" w:history="1">
            <w:r w:rsidR="00877A73" w:rsidRPr="00EC4F50">
              <w:rPr>
                <w:rStyle w:val="Hyperlink"/>
                <w:noProof/>
                <w:rtl/>
              </w:rPr>
              <w:t>5.3 אתגרים שהתמודדנו איתם במהלך הפרויקט</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Toc4609093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41</w:t>
            </w:r>
            <w:r w:rsidR="00877A73">
              <w:rPr>
                <w:rStyle w:val="Hyperlink"/>
                <w:noProof/>
                <w:rtl/>
              </w:rPr>
              <w:fldChar w:fldCharType="end"/>
            </w:r>
          </w:hyperlink>
        </w:p>
        <w:p w14:paraId="1B49CB3E" w14:textId="77777777" w:rsidR="00877A73" w:rsidRDefault="00350D61">
          <w:pPr>
            <w:pStyle w:val="TOC3"/>
            <w:tabs>
              <w:tab w:val="right" w:leader="dot" w:pos="8296"/>
            </w:tabs>
            <w:rPr>
              <w:rFonts w:eastAsiaTheme="minorEastAsia"/>
              <w:noProof/>
              <w:rtl/>
            </w:rPr>
          </w:pPr>
          <w:hyperlink w:anchor="_Toc4609094" w:history="1">
            <w:r w:rsidR="00877A73" w:rsidRPr="00EC4F50">
              <w:rPr>
                <w:rStyle w:val="Hyperlink"/>
                <w:noProof/>
                <w:rtl/>
              </w:rPr>
              <w:t xml:space="preserve">5.3.1 הכנסת קובץ </w:t>
            </w:r>
            <w:r w:rsidR="00877A73" w:rsidRPr="00EC4F50">
              <w:rPr>
                <w:rStyle w:val="Hyperlink"/>
                <w:noProof/>
              </w:rPr>
              <w:t>JSON</w:t>
            </w:r>
            <w:r w:rsidR="00877A73" w:rsidRPr="00EC4F50">
              <w:rPr>
                <w:rStyle w:val="Hyperlink"/>
                <w:noProof/>
                <w:rtl/>
              </w:rPr>
              <w:t xml:space="preserve"> ל</w:t>
            </w:r>
            <w:r w:rsidR="00877A73" w:rsidRPr="00EC4F50">
              <w:rPr>
                <w:rStyle w:val="Hyperlink"/>
                <w:noProof/>
              </w:rPr>
              <w:t>Firebase realtime database</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Toc4609094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41</w:t>
            </w:r>
            <w:r w:rsidR="00877A73">
              <w:rPr>
                <w:rStyle w:val="Hyperlink"/>
                <w:noProof/>
                <w:rtl/>
              </w:rPr>
              <w:fldChar w:fldCharType="end"/>
            </w:r>
          </w:hyperlink>
        </w:p>
        <w:p w14:paraId="7906C0E4" w14:textId="77777777" w:rsidR="00877A73" w:rsidRDefault="00350D61">
          <w:pPr>
            <w:pStyle w:val="TOC3"/>
            <w:tabs>
              <w:tab w:val="right" w:leader="dot" w:pos="8296"/>
            </w:tabs>
            <w:rPr>
              <w:rFonts w:eastAsiaTheme="minorEastAsia"/>
              <w:noProof/>
              <w:rtl/>
            </w:rPr>
          </w:pPr>
          <w:hyperlink w:anchor="_Toc4609095" w:history="1">
            <w:r w:rsidR="00877A73" w:rsidRPr="00EC4F50">
              <w:rPr>
                <w:rStyle w:val="Hyperlink"/>
                <w:noProof/>
                <w:rtl/>
              </w:rPr>
              <w:t>5.3.2 שינוי אורך מחרוזת ב</w:t>
            </w:r>
            <w:r w:rsidR="00877A73" w:rsidRPr="00EC4F50">
              <w:rPr>
                <w:rStyle w:val="Hyperlink"/>
                <w:noProof/>
              </w:rPr>
              <w:t>SQL</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Toc4609095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44</w:t>
            </w:r>
            <w:r w:rsidR="00877A73">
              <w:rPr>
                <w:rStyle w:val="Hyperlink"/>
                <w:noProof/>
                <w:rtl/>
              </w:rPr>
              <w:fldChar w:fldCharType="end"/>
            </w:r>
          </w:hyperlink>
        </w:p>
        <w:p w14:paraId="1322F3F3" w14:textId="77777777" w:rsidR="00877A73" w:rsidRDefault="00350D61">
          <w:pPr>
            <w:pStyle w:val="TOC2"/>
            <w:tabs>
              <w:tab w:val="right" w:leader="dot" w:pos="8296"/>
            </w:tabs>
            <w:rPr>
              <w:rFonts w:eastAsiaTheme="minorEastAsia"/>
              <w:noProof/>
              <w:rtl/>
            </w:rPr>
          </w:pPr>
          <w:hyperlink w:anchor="_Toc4609096" w:history="1">
            <w:r w:rsidR="00877A73" w:rsidRPr="00EC4F50">
              <w:rPr>
                <w:rStyle w:val="Hyperlink"/>
                <w:noProof/>
                <w:rtl/>
              </w:rPr>
              <w:t>5.4 רווחים אישיים מהפרויקט</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Toc4609096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46</w:t>
            </w:r>
            <w:r w:rsidR="00877A73">
              <w:rPr>
                <w:rStyle w:val="Hyperlink"/>
                <w:noProof/>
                <w:rtl/>
              </w:rPr>
              <w:fldChar w:fldCharType="end"/>
            </w:r>
          </w:hyperlink>
        </w:p>
        <w:p w14:paraId="3EF57457" w14:textId="77777777" w:rsidR="00877A73" w:rsidRDefault="00350D61">
          <w:pPr>
            <w:pStyle w:val="TOC1"/>
            <w:tabs>
              <w:tab w:val="right" w:leader="dot" w:pos="8296"/>
            </w:tabs>
            <w:rPr>
              <w:rFonts w:eastAsiaTheme="minorEastAsia"/>
              <w:noProof/>
              <w:rtl/>
            </w:rPr>
          </w:pPr>
          <w:hyperlink w:anchor="_Toc4609097" w:history="1">
            <w:r w:rsidR="00877A73" w:rsidRPr="00EC4F50">
              <w:rPr>
                <w:rStyle w:val="Hyperlink"/>
                <w:noProof/>
                <w:rtl/>
              </w:rPr>
              <w:t>6. סיכום</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Toc4609097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47</w:t>
            </w:r>
            <w:r w:rsidR="00877A73">
              <w:rPr>
                <w:rStyle w:val="Hyperlink"/>
                <w:noProof/>
                <w:rtl/>
              </w:rPr>
              <w:fldChar w:fldCharType="end"/>
            </w:r>
          </w:hyperlink>
        </w:p>
        <w:p w14:paraId="697CF6E2" w14:textId="77777777" w:rsidR="00877A73" w:rsidRDefault="00350D61">
          <w:pPr>
            <w:pStyle w:val="TOC1"/>
            <w:tabs>
              <w:tab w:val="right" w:leader="dot" w:pos="8296"/>
            </w:tabs>
            <w:rPr>
              <w:rFonts w:eastAsiaTheme="minorEastAsia"/>
              <w:noProof/>
              <w:rtl/>
            </w:rPr>
          </w:pPr>
          <w:hyperlink w:anchor="_Toc4609098" w:history="1">
            <w:r w:rsidR="00877A73" w:rsidRPr="00EC4F50">
              <w:rPr>
                <w:rStyle w:val="Hyperlink"/>
                <w:noProof/>
                <w:rtl/>
              </w:rPr>
              <w:t>7. ביבליוגרפיה</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Toc4609098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48</w:t>
            </w:r>
            <w:r w:rsidR="00877A73">
              <w:rPr>
                <w:rStyle w:val="Hyperlink"/>
                <w:noProof/>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350D61"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77777777" w:rsidR="00B825FD" w:rsidRDefault="00B825FD" w:rsidP="0090232D">
      <w:pPr>
        <w:jc w:val="both"/>
      </w:pPr>
    </w:p>
    <w:p w14:paraId="48E3416B" w14:textId="27B090C8" w:rsidR="001159A7" w:rsidRDefault="00385BAB" w:rsidP="0090232D">
      <w:pPr>
        <w:pStyle w:val="1"/>
        <w:numPr>
          <w:ilvl w:val="0"/>
          <w:numId w:val="10"/>
        </w:numPr>
        <w:jc w:val="both"/>
        <w:rPr>
          <w:rtl/>
        </w:rPr>
      </w:pPr>
      <w:bookmarkStart w:id="1" w:name="_Toc4609055"/>
      <w:r>
        <w:rPr>
          <w:rFonts w:hint="cs"/>
          <w:rtl/>
        </w:rPr>
        <w:t>מבוא</w:t>
      </w:r>
      <w:bookmarkEnd w:id="1"/>
    </w:p>
    <w:p w14:paraId="0321D260" w14:textId="16C581E3"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איתו היא תוכל להציג למשקיעים את המוצר וה</w:t>
      </w:r>
      <w:r>
        <w:t>vision</w:t>
      </w:r>
      <w:r>
        <w:rPr>
          <w:rFonts w:hint="cs"/>
          <w:rtl/>
        </w:rPr>
        <w:t xml:space="preserve"> שלה</w:t>
      </w:r>
      <w:r w:rsidR="00C45700">
        <w:rPr>
          <w:rFonts w:hint="cs"/>
          <w:rtl/>
        </w:rPr>
        <w:t>.</w:t>
      </w:r>
    </w:p>
    <w:p w14:paraId="3BAF13BC" w14:textId="1C51306D" w:rsidR="00864F14" w:rsidRDefault="00C45700" w:rsidP="0090232D">
      <w:pPr>
        <w:jc w:val="both"/>
        <w:rPr>
          <w:rtl/>
        </w:rPr>
      </w:pPr>
      <w:r w:rsidRPr="00B825FD">
        <w:rPr>
          <w:rFonts w:hint="cs"/>
          <w:highlight w:val="yellow"/>
          <w:rtl/>
        </w:rPr>
        <w:t>מעט רקע על מייסדי החברה</w:t>
      </w:r>
      <w:r>
        <w:rPr>
          <w:rFonts w:hint="cs"/>
          <w:rtl/>
        </w:rPr>
        <w:t xml:space="preserve"> </w:t>
      </w:r>
      <w:r w:rsidR="00864F14">
        <w:rPr>
          <w:rFonts w:hint="cs"/>
          <w:rtl/>
        </w:rPr>
        <w:t xml:space="preserve"> </w:t>
      </w:r>
    </w:p>
    <w:p w14:paraId="71BB8C8D" w14:textId="77777777" w:rsidR="00B825FD" w:rsidRPr="00864F14" w:rsidRDefault="00B825FD" w:rsidP="0090232D">
      <w:pPr>
        <w:jc w:val="both"/>
        <w:rPr>
          <w:rtl/>
        </w:rPr>
      </w:pPr>
    </w:p>
    <w:p w14:paraId="4BF84473" w14:textId="7536192D" w:rsidR="00385BAB" w:rsidRDefault="00C013AB" w:rsidP="0090232D">
      <w:pPr>
        <w:pStyle w:val="2"/>
        <w:jc w:val="both"/>
        <w:rPr>
          <w:rtl/>
        </w:rPr>
      </w:pPr>
      <w:bookmarkStart w:id="2" w:name="_Toc4609056"/>
      <w:r>
        <w:rPr>
          <w:rFonts w:hint="cs"/>
          <w:rtl/>
        </w:rPr>
        <w:t xml:space="preserve">1.1 </w:t>
      </w:r>
      <w:r w:rsidR="00385BAB" w:rsidRPr="0094640A">
        <w:rPr>
          <w:rFonts w:hint="cs"/>
          <w:rtl/>
        </w:rPr>
        <w:t>הגדרת הבעיה</w:t>
      </w:r>
      <w:bookmarkEnd w:id="2"/>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0FE0369A" w:rsidR="0065617D" w:rsidRDefault="0065617D" w:rsidP="0090232D">
      <w:pPr>
        <w:jc w:val="both"/>
        <w:rPr>
          <w:rFonts w:cs="Calibri"/>
          <w:sz w:val="24"/>
          <w:szCs w:val="24"/>
          <w:rtl/>
        </w:rPr>
      </w:pPr>
      <w:r>
        <w:rPr>
          <w:rFonts w:cs="Calibri" w:hint="cs"/>
          <w:sz w:val="24"/>
          <w:szCs w:val="24"/>
          <w:rtl/>
        </w:rPr>
        <w:t>הדבר כמובן כרוך בהשקעה רבה של זמן, משאבים וכסף, ולמרות זאת אין בכך מחוייבות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יפול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(כנראה גם פחות מדויק</w:t>
      </w:r>
      <w:r w:rsidR="00E7123B">
        <w:rPr>
          <w:rFonts w:cs="Calibri" w:hint="cs"/>
          <w:sz w:val="24"/>
          <w:szCs w:val="24"/>
          <w:rtl/>
        </w:rPr>
        <w:t xml:space="preserve"> כיוון </w:t>
      </w:r>
      <w:r w:rsidR="009C4AD6">
        <w:rPr>
          <w:rFonts w:cs="Calibri" w:hint="cs"/>
          <w:sz w:val="24"/>
          <w:szCs w:val="24"/>
          <w:rtl/>
        </w:rPr>
        <w:t>שקיימים פחות שלבים בגיוס או שאינם מראיינים כמות מספקת של מועמדים כדי לבחור מועמד מתאים מבין היצע רחב יותר</w:t>
      </w:r>
      <w:r w:rsidR="00241358">
        <w:rPr>
          <w:rFonts w:cs="Calibri" w:hint="cs"/>
          <w:sz w:val="24"/>
          <w:szCs w:val="24"/>
          <w:rtl/>
        </w:rPr>
        <w:t>)</w:t>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בדר"כ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אנחנו מגיעים לשאלה איזו קומבינציה תתן לנו את הצוות המוצלח ביותר למשימה? ככל שהחברה גדולה יותר כך כמות הפרמוטציות השונות גדלה, מה שהופך את המשימה ללא כ"כ פשוטה וטריויאלית,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6A523AB3" w:rsidR="00C013AB" w:rsidRPr="00C013AB" w:rsidRDefault="00C013AB" w:rsidP="0090232D">
      <w:pPr>
        <w:pStyle w:val="2"/>
        <w:jc w:val="both"/>
        <w:rPr>
          <w:rtl/>
        </w:rPr>
      </w:pPr>
      <w:bookmarkStart w:id="3" w:name="_Toc4609057"/>
      <w:r>
        <w:rPr>
          <w:rFonts w:eastAsiaTheme="minorHAnsi" w:hint="cs"/>
          <w:rtl/>
        </w:rPr>
        <w:t xml:space="preserve">1.2 </w:t>
      </w:r>
      <w:bookmarkEnd w:id="3"/>
      <w:r w:rsidR="009C4AD6">
        <w:rPr>
          <w:rFonts w:eastAsiaTheme="minorHAnsi" w:hint="cs"/>
          <w:rtl/>
        </w:rPr>
        <w:t>פתרון החברה</w:t>
      </w:r>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55DD08C0" w:rsidR="00AD627E" w:rsidRDefault="00864F14" w:rsidP="0090232D">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r w:rsidR="00F451C7">
        <w:rPr>
          <w:rFonts w:cs="Calibri" w:hint="cs"/>
          <w:sz w:val="24"/>
          <w:szCs w:val="24"/>
          <w:rtl/>
        </w:rPr>
        <w:t xml:space="preserve">בסיס מחקרים </w:t>
      </w:r>
      <w:r w:rsidR="006E4996">
        <w:rPr>
          <w:rFonts w:cs="Calibri" w:hint="cs"/>
          <w:sz w:val="24"/>
          <w:szCs w:val="24"/>
          <w:rtl/>
        </w:rPr>
        <w:t xml:space="preserve">ובעתיד יתוכנן לשלב ביעבוד </w:t>
      </w:r>
      <w:commentRangeStart w:id="4"/>
      <w:r w:rsidR="00AD627E">
        <w:rPr>
          <w:rFonts w:cs="Calibri"/>
          <w:sz w:val="24"/>
          <w:szCs w:val="24"/>
        </w:rPr>
        <w:t>Machine Learning</w:t>
      </w:r>
      <w:r w:rsidR="006E4996">
        <w:rPr>
          <w:rFonts w:cs="Calibri" w:hint="cs"/>
          <w:sz w:val="24"/>
          <w:szCs w:val="24"/>
          <w:rtl/>
        </w:rPr>
        <w:t xml:space="preserve"> כדי להשיג תוצאות טובות יותר</w:t>
      </w:r>
      <w:r w:rsidR="00AD627E">
        <w:rPr>
          <w:rFonts w:cs="Calibri" w:hint="cs"/>
          <w:sz w:val="24"/>
          <w:szCs w:val="24"/>
          <w:rtl/>
        </w:rPr>
        <w:t>.</w:t>
      </w:r>
      <w:commentRangeEnd w:id="4"/>
      <w:r w:rsidR="002F6754">
        <w:rPr>
          <w:rStyle w:val="ad"/>
          <w:rtl/>
        </w:rPr>
        <w:commentReference w:id="4"/>
      </w:r>
    </w:p>
    <w:p w14:paraId="27C4091D" w14:textId="7018BB2F" w:rsidR="00CC79EA" w:rsidRDefault="00CC79EA" w:rsidP="0090232D">
      <w:pPr>
        <w:jc w:val="both"/>
        <w:rPr>
          <w:rFonts w:cs="Calibri"/>
          <w:sz w:val="24"/>
          <w:szCs w:val="24"/>
          <w:rtl/>
        </w:rPr>
      </w:pPr>
      <w:r>
        <w:rPr>
          <w:rFonts w:cs="Calibri" w:hint="cs"/>
          <w:sz w:val="24"/>
          <w:szCs w:val="24"/>
          <w:rtl/>
        </w:rPr>
        <w:lastRenderedPageBreak/>
        <w:t xml:space="preserve">דבר נוסף שצריך להשתכלל עם התקדמות החברה הוא רמת הדיוק </w:t>
      </w:r>
      <w:del w:id="5" w:author="גמליאל" w:date="2019-03-26T20:58:00Z">
        <w:r w:rsidDel="002F6754">
          <w:rPr>
            <w:rFonts w:cs="Calibri" w:hint="cs"/>
            <w:sz w:val="24"/>
            <w:szCs w:val="24"/>
            <w:rtl/>
          </w:rPr>
          <w:delText>שאנחנו מגדירים</w:delText>
        </w:r>
      </w:del>
      <w:ins w:id="6" w:author="גמליאל" w:date="2019-03-26T20:58:00Z">
        <w:r w:rsidR="002F6754">
          <w:rPr>
            <w:rFonts w:cs="Calibri" w:hint="cs"/>
            <w:sz w:val="24"/>
            <w:szCs w:val="24"/>
            <w:rtl/>
          </w:rPr>
          <w:t>בהגדרת</w:t>
        </w:r>
      </w:ins>
      <w:r>
        <w:rPr>
          <w:rFonts w:cs="Calibri" w:hint="cs"/>
          <w:sz w:val="24"/>
          <w:szCs w:val="24"/>
          <w:rtl/>
        </w:rPr>
        <w:t xml:space="preserve"> "מינונים" </w:t>
      </w:r>
      <w:del w:id="7" w:author="גמליאל" w:date="2019-03-26T20:58:00Z">
        <w:r w:rsidDel="002F6754">
          <w:rPr>
            <w:rFonts w:cs="Calibri" w:hint="cs"/>
            <w:sz w:val="24"/>
            <w:szCs w:val="24"/>
            <w:rtl/>
          </w:rPr>
          <w:delText xml:space="preserve">שונים </w:delText>
        </w:r>
      </w:del>
      <w:ins w:id="8" w:author="גמליאל" w:date="2019-03-26T20:58:00Z">
        <w:r w:rsidR="002F6754">
          <w:rPr>
            <w:rFonts w:cs="Calibri" w:hint="cs"/>
            <w:sz w:val="24"/>
            <w:szCs w:val="24"/>
            <w:rtl/>
          </w:rPr>
          <w:t xml:space="preserve">מומלצים </w:t>
        </w:r>
      </w:ins>
      <w:r>
        <w:rPr>
          <w:rFonts w:cs="Calibri" w:hint="cs"/>
          <w:sz w:val="24"/>
          <w:szCs w:val="24"/>
          <w:rtl/>
        </w:rPr>
        <w:t>עבור תכונות המתאימות למשרה מסוימת</w:t>
      </w:r>
      <w:ins w:id="9" w:author="גמליאל" w:date="2019-03-26T20:58:00Z">
        <w:r w:rsidR="002F6754">
          <w:rPr>
            <w:rFonts w:cs="Calibri" w:hint="cs"/>
            <w:sz w:val="24"/>
            <w:szCs w:val="24"/>
            <w:rtl/>
          </w:rPr>
          <w:t>.</w:t>
        </w:r>
      </w:ins>
      <w:del w:id="10" w:author="גמליאל" w:date="2019-03-26T20:58:00Z">
        <w:r w:rsidDel="002F6754">
          <w:rPr>
            <w:rFonts w:cs="Calibri" w:hint="cs"/>
            <w:sz w:val="24"/>
            <w:szCs w:val="24"/>
            <w:rtl/>
          </w:rPr>
          <w:delText>,</w:delText>
        </w:r>
      </w:del>
      <w:r>
        <w:rPr>
          <w:rFonts w:cs="Calibri" w:hint="cs"/>
          <w:sz w:val="24"/>
          <w:szCs w:val="24"/>
          <w:rtl/>
        </w:rPr>
        <w:t xml:space="preserve"> בשלב זה הפרויקט מבוסס בעיקר על מחקריו של מנכ"ל החברה</w:t>
      </w:r>
      <w:ins w:id="11" w:author="גמליאל" w:date="2019-03-26T20:58:00Z">
        <w:r w:rsidR="002F6754">
          <w:rPr>
            <w:rFonts w:cs="Calibri" w:hint="cs"/>
            <w:sz w:val="24"/>
            <w:szCs w:val="24"/>
            <w:rtl/>
          </w:rPr>
          <w:t>,</w:t>
        </w:r>
      </w:ins>
      <w:r>
        <w:rPr>
          <w:rFonts w:cs="Calibri" w:hint="cs"/>
          <w:sz w:val="24"/>
          <w:szCs w:val="24"/>
          <w:rtl/>
        </w:rPr>
        <w:t xml:space="preserve"> ובשלב מתקדם יותר </w:t>
      </w:r>
      <w:r w:rsidR="003E7CF0">
        <w:rPr>
          <w:rFonts w:cs="Calibri" w:hint="cs"/>
          <w:sz w:val="24"/>
          <w:szCs w:val="24"/>
          <w:rtl/>
        </w:rPr>
        <w:t xml:space="preserve">שבו </w:t>
      </w:r>
      <w:r>
        <w:rPr>
          <w:rFonts w:cs="Calibri" w:hint="cs"/>
          <w:sz w:val="24"/>
          <w:szCs w:val="24"/>
          <w:rtl/>
        </w:rPr>
        <w:t xml:space="preserve">התוכנה </w:t>
      </w:r>
      <w:r w:rsidR="003E7CF0">
        <w:rPr>
          <w:rFonts w:cs="Calibri" w:hint="cs"/>
          <w:sz w:val="24"/>
          <w:szCs w:val="24"/>
          <w:rtl/>
        </w:rPr>
        <w:t>תיהיה בשימוש בחברות שונות נוכל לייצר</w:t>
      </w:r>
      <w:r>
        <w:rPr>
          <w:rFonts w:cs="Calibri" w:hint="cs"/>
          <w:sz w:val="24"/>
          <w:szCs w:val="24"/>
          <w:rtl/>
        </w:rPr>
        <w:t xml:space="preserve"> מיפוי טוב יותר המגיע ע"י חוכמת המונים, למשל כדי לאפיין רופא מקצועי, מדויק וטוב, </w:t>
      </w:r>
      <w:r w:rsidR="00817790">
        <w:rPr>
          <w:rFonts w:cs="Calibri" w:hint="cs"/>
          <w:sz w:val="24"/>
          <w:szCs w:val="24"/>
          <w:rtl/>
        </w:rPr>
        <w:t>ברגע ש</w:t>
      </w:r>
      <w:r>
        <w:rPr>
          <w:rFonts w:cs="Calibri" w:hint="cs"/>
          <w:sz w:val="24"/>
          <w:szCs w:val="24"/>
          <w:rtl/>
        </w:rPr>
        <w:t xml:space="preserve">המערכת </w:t>
      </w:r>
      <w:r w:rsidR="00817790">
        <w:rPr>
          <w:rFonts w:cs="Calibri" w:hint="cs"/>
          <w:sz w:val="24"/>
          <w:szCs w:val="24"/>
          <w:rtl/>
        </w:rPr>
        <w:t>תיהיה בשימוש רחב בבתי חולים</w:t>
      </w:r>
      <w:r>
        <w:rPr>
          <w:rFonts w:cs="Calibri" w:hint="cs"/>
          <w:sz w:val="24"/>
          <w:szCs w:val="24"/>
          <w:rtl/>
        </w:rPr>
        <w:t xml:space="preserve"> נוכל להתעדכן בשינויים ובכך להעלות את רמת הדיוק של המערכת.</w:t>
      </w:r>
    </w:p>
    <w:p w14:paraId="0568F305" w14:textId="2B4B2034" w:rsidR="00937137" w:rsidRDefault="00CC79EA" w:rsidP="0090232D">
      <w:pPr>
        <w:jc w:val="both"/>
        <w:rPr>
          <w:rFonts w:cs="Calibri"/>
          <w:sz w:val="24"/>
          <w:szCs w:val="24"/>
          <w:rtl/>
        </w:rPr>
      </w:pPr>
      <w:r>
        <w:rPr>
          <w:rFonts w:cs="Calibri" w:hint="cs"/>
          <w:sz w:val="24"/>
          <w:szCs w:val="24"/>
          <w:rtl/>
        </w:rPr>
        <w:t xml:space="preserve">ברגע שיש בידנו איפיון מלא של מועמד למשרה (מבוסס על החלק הקודם), אנחנו יכולים לייצר מיפוי של אנשים אשר </w:t>
      </w:r>
      <w:r w:rsidR="002F6754">
        <w:rPr>
          <w:rFonts w:cs="Calibri" w:hint="cs"/>
          <w:sz w:val="24"/>
          <w:szCs w:val="24"/>
          <w:rtl/>
        </w:rPr>
        <w:t>מהם נוכל להרכיב</w:t>
      </w:r>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אנחנו חושבים כי יש להביא בחשבון גם את תכונות האופי המתאימות לאותו איזור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r w:rsidR="00C06233">
        <w:rPr>
          <w:rFonts w:cs="Calibri" w:hint="cs"/>
          <w:sz w:val="24"/>
          <w:szCs w:val="24"/>
          <w:rtl/>
        </w:rPr>
        <w:t>,</w:t>
      </w:r>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ליצור מיחזור חכם של המועמדים ויעילות למילוי שאר משרות החברה.</w:t>
      </w:r>
    </w:p>
    <w:p w14:paraId="32B52200" w14:textId="77777777" w:rsidR="00B825FD" w:rsidRPr="00B55905" w:rsidRDefault="00B825FD" w:rsidP="0090232D">
      <w:pPr>
        <w:jc w:val="both"/>
        <w:rPr>
          <w:rFonts w:cstheme="minorHAnsi"/>
          <w:sz w:val="24"/>
          <w:szCs w:val="24"/>
          <w:rtl/>
        </w:rPr>
      </w:pPr>
    </w:p>
    <w:p w14:paraId="2C3C8625" w14:textId="76193002" w:rsidR="00C013AB" w:rsidRPr="00C013AB" w:rsidRDefault="00C013AB" w:rsidP="0090232D">
      <w:pPr>
        <w:pStyle w:val="2"/>
        <w:jc w:val="both"/>
        <w:rPr>
          <w:rtl/>
        </w:rPr>
      </w:pPr>
      <w:bookmarkStart w:id="12" w:name="_Toc4609058"/>
      <w:r>
        <w:rPr>
          <w:rFonts w:eastAsiaTheme="minorHAnsi" w:hint="cs"/>
          <w:rtl/>
        </w:rPr>
        <w:t xml:space="preserve">1.3 </w:t>
      </w:r>
      <w:r w:rsidR="0094640A" w:rsidRPr="00C013AB">
        <w:rPr>
          <w:rFonts w:eastAsiaTheme="minorHAnsi" w:hint="cs"/>
          <w:rtl/>
        </w:rPr>
        <w:t>מתחרים</w:t>
      </w:r>
      <w:bookmarkEnd w:id="12"/>
      <w:r w:rsidR="0094640A" w:rsidRPr="00C013AB">
        <w:rPr>
          <w:rFonts w:hint="cs"/>
          <w:rtl/>
        </w:rPr>
        <w:t xml:space="preserve"> </w:t>
      </w:r>
    </w:p>
    <w:p w14:paraId="1DFDE90C" w14:textId="397B085D" w:rsidR="00933296" w:rsidRDefault="00933296" w:rsidP="0090232D">
      <w:pPr>
        <w:jc w:val="both"/>
        <w:rPr>
          <w:rFonts w:cs="Calibri"/>
          <w:sz w:val="24"/>
          <w:szCs w:val="24"/>
          <w:rtl/>
        </w:rPr>
      </w:pPr>
      <w:r>
        <w:rPr>
          <w:rFonts w:cs="Calibri" w:hint="cs"/>
          <w:sz w:val="24"/>
          <w:szCs w:val="24"/>
          <w:rtl/>
        </w:rPr>
        <w:t xml:space="preserve">חברת </w:t>
      </w:r>
      <w:proofErr w:type="spellStart"/>
      <w:r>
        <w:rPr>
          <w:rFonts w:cs="Calibri"/>
          <w:sz w:val="24"/>
          <w:szCs w:val="24"/>
        </w:rPr>
        <w:t>synerio</w:t>
      </w:r>
      <w:r w:rsidR="00C06233">
        <w:rPr>
          <w:rFonts w:cs="Calibri"/>
          <w:sz w:val="24"/>
          <w:szCs w:val="24"/>
        </w:rPr>
        <w:t>n</w:t>
      </w:r>
      <w:proofErr w:type="spellEnd"/>
      <w:r>
        <w:rPr>
          <w:rFonts w:cs="Calibri" w:hint="cs"/>
          <w:sz w:val="24"/>
          <w:szCs w:val="24"/>
          <w:rtl/>
        </w:rPr>
        <w:t xml:space="preserve"> אשר מציע</w:t>
      </w:r>
      <w:ins w:id="13" w:author="גמליאל" w:date="2019-03-26T21:03:00Z">
        <w:r w:rsidR="00C06233">
          <w:rPr>
            <w:rFonts w:cs="Calibri" w:hint="cs"/>
            <w:sz w:val="24"/>
            <w:szCs w:val="24"/>
            <w:rtl/>
          </w:rPr>
          <w:t>ה</w:t>
        </w:r>
      </w:ins>
      <w:r>
        <w:rPr>
          <w:rFonts w:cs="Calibri" w:hint="cs"/>
          <w:sz w:val="24"/>
          <w:szCs w:val="24"/>
          <w:rtl/>
        </w:rPr>
        <w:t xml:space="preserve"> ארגון וסינכרוניזציה טובים עבור המגייס ועדכונים עבור המועמד ובכך </w:t>
      </w:r>
      <w:del w:id="14" w:author="גמליאל" w:date="2019-03-26T21:03:00Z">
        <w:r w:rsidDel="00C06233">
          <w:rPr>
            <w:rFonts w:cs="Calibri" w:hint="cs"/>
            <w:sz w:val="24"/>
            <w:szCs w:val="24"/>
            <w:rtl/>
          </w:rPr>
          <w:delText xml:space="preserve">לחסוך </w:delText>
        </w:r>
      </w:del>
      <w:ins w:id="15" w:author="גמליאל" w:date="2019-03-26T21:03:00Z">
        <w:r w:rsidR="00C06233">
          <w:rPr>
            <w:rFonts w:cs="Calibri" w:hint="cs"/>
            <w:sz w:val="24"/>
            <w:szCs w:val="24"/>
            <w:rtl/>
          </w:rPr>
          <w:t xml:space="preserve">חוסכת </w:t>
        </w:r>
      </w:ins>
      <w:r>
        <w:rPr>
          <w:rFonts w:cs="Calibri" w:hint="cs"/>
          <w:sz w:val="24"/>
          <w:szCs w:val="24"/>
          <w:rtl/>
        </w:rPr>
        <w:t>זמן ניהול למגייסים ומוריד</w:t>
      </w:r>
      <w:ins w:id="16" w:author="גמליאל" w:date="2019-03-26T21:03:00Z">
        <w:r w:rsidR="00C06233">
          <w:rPr>
            <w:rFonts w:cs="Calibri" w:hint="cs"/>
            <w:sz w:val="24"/>
            <w:szCs w:val="24"/>
            <w:rtl/>
          </w:rPr>
          <w:t>ה</w:t>
        </w:r>
      </w:ins>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6428A4C2" w14:textId="77777777" w:rsidR="00B7165D" w:rsidRDefault="00350D61" w:rsidP="0090232D">
      <w:pPr>
        <w:bidi w:val="0"/>
        <w:jc w:val="both"/>
        <w:rPr>
          <w:rStyle w:val="Hyperlink"/>
          <w:rFonts w:cs="Calibri"/>
          <w:sz w:val="24"/>
          <w:szCs w:val="24"/>
        </w:rPr>
      </w:pPr>
      <w:hyperlink r:id="rId12"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34E8031F" w14:textId="77777777" w:rsidR="00B7165D" w:rsidRDefault="00B7165D" w:rsidP="0090232D">
      <w:pPr>
        <w:jc w:val="both"/>
        <w:rPr>
          <w:rFonts w:cs="Calibri"/>
          <w:sz w:val="24"/>
          <w:szCs w:val="24"/>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r>
        <w:rPr>
          <w:rFonts w:cstheme="minorHAnsi" w:hint="cs"/>
          <w:sz w:val="24"/>
          <w:szCs w:val="24"/>
          <w:rtl/>
        </w:rPr>
        <w:t xml:space="preserve">הראיון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w:t>
      </w:r>
      <w:r w:rsidR="00A95CFF">
        <w:rPr>
          <w:rFonts w:cstheme="minorHAnsi" w:hint="cs"/>
          <w:sz w:val="24"/>
          <w:szCs w:val="24"/>
          <w:rtl/>
        </w:rPr>
        <w:lastRenderedPageBreak/>
        <w:t>תוצאות טובות עדיין זה אינו חוסך את תהליך הראיון המ</w:t>
      </w:r>
      <w:r w:rsidR="00DC1EE0">
        <w:rPr>
          <w:rFonts w:cstheme="minorHAnsi" w:hint="cs"/>
          <w:sz w:val="24"/>
          <w:szCs w:val="24"/>
          <w:rtl/>
        </w:rPr>
        <w:t>סו</w:t>
      </w:r>
      <w:r w:rsidR="00A95CFF">
        <w:rPr>
          <w:rFonts w:cstheme="minorHAnsi" w:hint="cs"/>
          <w:sz w:val="24"/>
          <w:szCs w:val="24"/>
          <w:rtl/>
        </w:rPr>
        <w:t>רתי כי אם רק את המבחן הראשוני הנשלח בדר"כ למועמד כדי לבחון את כישוריו (בדר"כ בתפקידים טכנולוגיים)</w:t>
      </w:r>
    </w:p>
    <w:p w14:paraId="11BA687C" w14:textId="46C44968" w:rsidR="00933296" w:rsidRDefault="00350D61" w:rsidP="0090232D">
      <w:pPr>
        <w:bidi w:val="0"/>
        <w:jc w:val="both"/>
        <w:rPr>
          <w:rFonts w:cstheme="minorHAnsi"/>
          <w:sz w:val="24"/>
          <w:szCs w:val="24"/>
          <w:rtl/>
        </w:rPr>
      </w:pPr>
      <w:hyperlink r:id="rId13" w:history="1">
        <w:r w:rsidR="00933296" w:rsidRPr="00D7606E">
          <w:rPr>
            <w:rStyle w:val="Hyperlink"/>
            <w:rFonts w:cstheme="minorHAnsi"/>
            <w:sz w:val="24"/>
            <w:szCs w:val="24"/>
          </w:rPr>
          <w:t>https://g-rafa.co.il/60131-2ai-is-now-analyzing-candidates-facial-expressions-during-video-job-interviews/</w:t>
        </w:r>
      </w:hyperlink>
    </w:p>
    <w:p w14:paraId="55320F95"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5A336AF8" w14:textId="77777777" w:rsidR="0053699D" w:rsidRDefault="0053699D" w:rsidP="0090232D">
      <w:pPr>
        <w:jc w:val="both"/>
        <w:rPr>
          <w:rFonts w:cstheme="minorHAnsi"/>
          <w:sz w:val="24"/>
          <w:szCs w:val="24"/>
          <w:rtl/>
        </w:rPr>
      </w:pP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proofErr w:type="spellStart"/>
      <w:r>
        <w:rPr>
          <w:rFonts w:cs="Calibri"/>
          <w:sz w:val="24"/>
          <w:szCs w:val="24"/>
        </w:rPr>
        <w:t>onetcenter</w:t>
      </w:r>
      <w:proofErr w:type="spellEnd"/>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במהלך הפרויקט שלנו נעזרנו במידע הרב הטמון באתר</w:t>
      </w:r>
      <w:r w:rsidR="0031045E">
        <w:rPr>
          <w:rFonts w:cstheme="minorHAnsi" w:hint="cs"/>
          <w:sz w:val="24"/>
          <w:szCs w:val="24"/>
          <w:rtl/>
        </w:rPr>
        <w:t xml:space="preserve">,כתבנו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הכנסו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52F83E50" w14:textId="187B6E23" w:rsidR="00B825FD" w:rsidRDefault="00B825FD" w:rsidP="0090232D">
      <w:pPr>
        <w:jc w:val="both"/>
        <w:rPr>
          <w:rFonts w:cs="Calibri"/>
          <w:sz w:val="24"/>
          <w:szCs w:val="24"/>
          <w:rtl/>
        </w:rPr>
      </w:pPr>
    </w:p>
    <w:p w14:paraId="523CFDD8" w14:textId="08E32C1A" w:rsidR="00B825FD" w:rsidRDefault="00B825FD" w:rsidP="0090232D">
      <w:pPr>
        <w:jc w:val="both"/>
        <w:rPr>
          <w:rFonts w:cs="Calibri"/>
          <w:sz w:val="24"/>
          <w:szCs w:val="24"/>
          <w:rtl/>
        </w:rPr>
      </w:pPr>
    </w:p>
    <w:p w14:paraId="0E1F92C0" w14:textId="6C4D9727" w:rsidR="00B825FD" w:rsidRDefault="00B825FD" w:rsidP="0090232D">
      <w:pPr>
        <w:jc w:val="both"/>
        <w:rPr>
          <w:rFonts w:cs="Calibri"/>
          <w:sz w:val="24"/>
          <w:szCs w:val="24"/>
          <w:rtl/>
        </w:rPr>
      </w:pPr>
    </w:p>
    <w:p w14:paraId="77ACB757" w14:textId="38026E55" w:rsidR="00B825FD" w:rsidRDefault="00B825FD" w:rsidP="0090232D">
      <w:pPr>
        <w:jc w:val="both"/>
        <w:rPr>
          <w:rFonts w:cs="Calibri"/>
          <w:sz w:val="24"/>
          <w:szCs w:val="24"/>
          <w:rtl/>
        </w:rPr>
      </w:pPr>
    </w:p>
    <w:p w14:paraId="504F71BE" w14:textId="12CB6F13" w:rsidR="00B825FD" w:rsidRDefault="00B825FD" w:rsidP="0090232D">
      <w:pPr>
        <w:jc w:val="both"/>
        <w:rPr>
          <w:rFonts w:cs="Calibri"/>
          <w:sz w:val="24"/>
          <w:szCs w:val="24"/>
          <w:rtl/>
        </w:rPr>
      </w:pPr>
    </w:p>
    <w:p w14:paraId="2170F8B5" w14:textId="0601F234" w:rsidR="00B825FD" w:rsidRDefault="00B825FD" w:rsidP="0090232D">
      <w:pPr>
        <w:jc w:val="both"/>
        <w:rPr>
          <w:rFonts w:cs="Calibri"/>
          <w:sz w:val="24"/>
          <w:szCs w:val="24"/>
          <w:rtl/>
        </w:rPr>
      </w:pPr>
    </w:p>
    <w:p w14:paraId="13B55C15" w14:textId="2F9A4508" w:rsidR="00B825FD" w:rsidRDefault="00B825FD" w:rsidP="0090232D">
      <w:pPr>
        <w:jc w:val="both"/>
        <w:rPr>
          <w:rFonts w:cs="Calibri"/>
          <w:sz w:val="24"/>
          <w:szCs w:val="24"/>
          <w:rtl/>
        </w:rPr>
      </w:pPr>
    </w:p>
    <w:p w14:paraId="4C570E9C" w14:textId="42D8542F" w:rsidR="00B825FD" w:rsidRDefault="00B825FD" w:rsidP="0090232D">
      <w:pPr>
        <w:jc w:val="both"/>
        <w:rPr>
          <w:rFonts w:cs="Calibri"/>
          <w:sz w:val="24"/>
          <w:szCs w:val="24"/>
          <w:rtl/>
        </w:rPr>
      </w:pPr>
    </w:p>
    <w:p w14:paraId="00225CEE" w14:textId="4153BF5F" w:rsidR="00B825FD" w:rsidRDefault="00B825FD" w:rsidP="0090232D">
      <w:pPr>
        <w:jc w:val="both"/>
        <w:rPr>
          <w:rFonts w:cs="Calibri"/>
          <w:sz w:val="24"/>
          <w:szCs w:val="24"/>
          <w:rtl/>
        </w:rPr>
      </w:pPr>
    </w:p>
    <w:p w14:paraId="44E18019" w14:textId="19FC061E" w:rsidR="00B825FD" w:rsidRDefault="00B825FD" w:rsidP="0090232D">
      <w:pPr>
        <w:jc w:val="both"/>
        <w:rPr>
          <w:rFonts w:cs="Calibri"/>
          <w:sz w:val="24"/>
          <w:szCs w:val="24"/>
          <w:rtl/>
        </w:rPr>
      </w:pPr>
    </w:p>
    <w:p w14:paraId="748367DD" w14:textId="7034879D" w:rsidR="00B825FD" w:rsidRDefault="00B825FD" w:rsidP="0090232D">
      <w:pPr>
        <w:jc w:val="both"/>
        <w:rPr>
          <w:rFonts w:cs="Calibri"/>
          <w:sz w:val="24"/>
          <w:szCs w:val="24"/>
          <w:rtl/>
        </w:rPr>
      </w:pPr>
    </w:p>
    <w:p w14:paraId="2A437577" w14:textId="78FE3191" w:rsidR="00B825FD" w:rsidRDefault="00B825FD" w:rsidP="0090232D">
      <w:pPr>
        <w:jc w:val="both"/>
        <w:rPr>
          <w:rFonts w:cs="Calibri"/>
          <w:sz w:val="24"/>
          <w:szCs w:val="24"/>
          <w:rtl/>
        </w:rPr>
      </w:pPr>
    </w:p>
    <w:p w14:paraId="4AC071A0" w14:textId="53D3DAF8" w:rsidR="00B825FD" w:rsidRDefault="00B825FD" w:rsidP="0090232D">
      <w:pPr>
        <w:jc w:val="both"/>
        <w:rPr>
          <w:rFonts w:cs="Calibri"/>
          <w:sz w:val="24"/>
          <w:szCs w:val="24"/>
          <w:rtl/>
        </w:rPr>
      </w:pPr>
    </w:p>
    <w:p w14:paraId="01843FC1" w14:textId="77777777" w:rsidR="00B825FD" w:rsidRPr="00A86E03" w:rsidRDefault="00B825FD" w:rsidP="0090232D">
      <w:pPr>
        <w:jc w:val="both"/>
        <w:rPr>
          <w:rFonts w:cstheme="minorHAnsi"/>
          <w:sz w:val="24"/>
          <w:szCs w:val="24"/>
        </w:rPr>
      </w:pPr>
    </w:p>
    <w:p w14:paraId="0C410025" w14:textId="0446A358" w:rsidR="0067515E" w:rsidRPr="00A86E03" w:rsidRDefault="0067515E" w:rsidP="0090232D">
      <w:pPr>
        <w:pStyle w:val="1"/>
        <w:numPr>
          <w:ilvl w:val="0"/>
          <w:numId w:val="10"/>
        </w:numPr>
        <w:jc w:val="both"/>
        <w:rPr>
          <w:rtl/>
        </w:rPr>
      </w:pPr>
      <w:r w:rsidRPr="00A86E03">
        <w:rPr>
          <w:rtl/>
        </w:rPr>
        <w:t xml:space="preserve"> </w:t>
      </w:r>
      <w:bookmarkStart w:id="17" w:name="_Toc4609059"/>
      <w:r w:rsidRPr="00A86E03">
        <w:rPr>
          <w:rtl/>
        </w:rPr>
        <w:t>רקע תיאורטי</w:t>
      </w:r>
      <w:bookmarkEnd w:id="17"/>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18" w:name="_Toc4609060"/>
      <w:r w:rsidRPr="00CD7833">
        <w:rPr>
          <w:rtl/>
        </w:rPr>
        <w:t>2.1 רשתות מחשבים</w:t>
      </w:r>
      <w:bookmarkEnd w:id="18"/>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עבור כל ישות ברשת האינטרנט, המאפשרת לזהות ולתקשר איתה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F451C7" w:rsidRPr="00DA54D4" w:rsidRDefault="00F451C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C5AFF0"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F451C7" w:rsidRPr="00DA54D4" w:rsidRDefault="00F451C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F451C7" w:rsidRPr="00DA54D4" w:rsidRDefault="00F451C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95F7D7"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F451C7" w:rsidRPr="00DA54D4" w:rsidRDefault="00F451C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2955BBE" id="Group 1" o:spid="_x0000_s1026" style="position:absolute;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">
                  <v:imagedata r:id="rId19" o:title="Screen Clipping" chromakey="white"/>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">
                  <v:imagedata r:id="rId20" o:title="220px-Facebook_New_Logo_(2015).svg"/>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19" w:name="_Toc4609061"/>
      <w:r w:rsidRPr="00156F05">
        <w:rPr>
          <w:rtl/>
        </w:rPr>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19"/>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client-server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322AE0C" w:rsidR="004436CD" w:rsidRPr="00CD7833" w:rsidRDefault="004436C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מאח</w:t>
      </w:r>
      <w:r w:rsidR="009C4AD6">
        <w:rPr>
          <w:rFonts w:cstheme="minorHAnsi" w:hint="cs"/>
          <w:sz w:val="24"/>
          <w:szCs w:val="24"/>
          <w:rtl/>
        </w:rPr>
        <w:t>ו</w:t>
      </w:r>
      <w:r>
        <w:rPr>
          <w:rFonts w:cstheme="minorHAnsi" w:hint="cs"/>
          <w:sz w:val="24"/>
          <w:szCs w:val="24"/>
          <w:rtl/>
        </w:rPr>
        <w:t>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037E8741"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w:t>
      </w:r>
      <w:r w:rsidR="009C4AD6">
        <w:rPr>
          <w:rFonts w:cstheme="minorHAnsi" w:hint="cs"/>
          <w:sz w:val="24"/>
          <w:szCs w:val="24"/>
          <w:rtl/>
        </w:rPr>
        <w:t>מודלי</w:t>
      </w:r>
      <w:r w:rsidRPr="00CD7833">
        <w:rPr>
          <w:rFonts w:cstheme="minorHAnsi"/>
          <w:sz w:val="24"/>
          <w:szCs w:val="24"/>
        </w:rPr>
        <w:t xml:space="preserve"> </w:t>
      </w:r>
      <w:r w:rsidR="00D853E3" w:rsidRPr="00CD7833">
        <w:rPr>
          <w:rFonts w:cstheme="minorHAnsi"/>
          <w:sz w:val="24"/>
          <w:szCs w:val="24"/>
          <w:rtl/>
        </w:rPr>
        <w:t>ההתקשרות הנפו</w:t>
      </w:r>
      <w:r w:rsidR="005C14F5">
        <w:rPr>
          <w:rFonts w:cstheme="minorHAnsi" w:hint="cs"/>
          <w:sz w:val="24"/>
          <w:szCs w:val="24"/>
          <w:rtl/>
        </w:rPr>
        <w:t>צים</w:t>
      </w:r>
      <w:r w:rsidR="00D853E3" w:rsidRPr="00CD7833">
        <w:rPr>
          <w:rFonts w:cstheme="minorHAnsi"/>
          <w:sz w:val="24"/>
          <w:szCs w:val="24"/>
          <w:rtl/>
        </w:rPr>
        <w:t xml:space="preserve">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בדר"כ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בדר"כ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ins w:id="20" w:author="גמליאל" w:date="2019-03-27T14:18:00Z">
        <w:r w:rsidR="00BB1D79">
          <w:rPr>
            <w:rFonts w:cstheme="minorHAnsi" w:hint="cs"/>
            <w:sz w:val="24"/>
            <w:szCs w:val="24"/>
            <w:rtl/>
          </w:rPr>
          <w:t xml:space="preserve"> בדפדפן</w:t>
        </w:r>
      </w:ins>
      <w:r w:rsidR="00BB1D79">
        <w:rPr>
          <w:rFonts w:cstheme="minorHAnsi" w:hint="cs"/>
          <w:sz w:val="24"/>
          <w:szCs w:val="24"/>
          <w:rtl/>
        </w:rPr>
        <w:t>,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proofErr w:type="spellStart"/>
      <w:r w:rsidR="00684F0B">
        <w:rPr>
          <w:rFonts w:cstheme="minorHAnsi"/>
          <w:sz w:val="24"/>
          <w:szCs w:val="24"/>
        </w:rPr>
        <w:t>javascript</w:t>
      </w:r>
      <w:proofErr w:type="spellEnd"/>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r w:rsidR="00BB1D79">
        <w:rPr>
          <w:rFonts w:cstheme="minorHAnsi" w:hint="cs"/>
          <w:sz w:val="24"/>
          <w:szCs w:val="24"/>
          <w:rtl/>
        </w:rPr>
        <w:t>. קבצי ה</w:t>
      </w:r>
      <w:proofErr w:type="spellStart"/>
      <w:r w:rsidR="00BB1D79">
        <w:rPr>
          <w:rFonts w:cstheme="minorHAnsi"/>
          <w:sz w:val="24"/>
          <w:szCs w:val="24"/>
        </w:rPr>
        <w:t>css</w:t>
      </w:r>
      <w:proofErr w:type="spellEnd"/>
      <w:r w:rsidR="00BB1D79">
        <w:rPr>
          <w:rFonts w:cstheme="minorHAnsi" w:hint="cs"/>
          <w:sz w:val="24"/>
          <w:szCs w:val="24"/>
          <w:rtl/>
        </w:rPr>
        <w:t xml:space="preserve"> </w:t>
      </w:r>
      <w:proofErr w:type="spellStart"/>
      <w:r w:rsidR="00BB1D79">
        <w:rPr>
          <w:rFonts w:cstheme="minorHAnsi" w:hint="cs"/>
          <w:sz w:val="24"/>
          <w:szCs w:val="24"/>
          <w:rtl/>
        </w:rPr>
        <w:t>וה</w:t>
      </w:r>
      <w:r w:rsidR="00BB1D79">
        <w:rPr>
          <w:rFonts w:cstheme="minorHAnsi"/>
          <w:sz w:val="24"/>
          <w:szCs w:val="24"/>
        </w:rPr>
        <w:t>javascript</w:t>
      </w:r>
      <w:proofErr w:type="spellEnd"/>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commentRangeStart w:id="21"/>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commentRangeEnd w:id="21"/>
      <w:r w:rsidR="001D1168">
        <w:rPr>
          <w:rStyle w:val="ad"/>
          <w:rtl/>
        </w:rPr>
        <w:commentReference w:id="21"/>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5C7FB041" w14:textId="41DF428C"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7409B10D" w14:textId="77777777" w:rsidR="00AC3D99" w:rsidRDefault="00AC3D99" w:rsidP="0090232D">
      <w:pPr>
        <w:autoSpaceDE w:val="0"/>
        <w:autoSpaceDN w:val="0"/>
        <w:adjustRightInd w:val="0"/>
        <w:spacing w:after="0" w:line="240" w:lineRule="auto"/>
        <w:jc w:val="both"/>
        <w:rPr>
          <w:rFonts w:cstheme="minorHAnsi"/>
          <w:sz w:val="24"/>
          <w:szCs w:val="24"/>
          <w:rtl/>
        </w:rPr>
      </w:pPr>
    </w:p>
    <w:p w14:paraId="5A8C3462" w14:textId="56EFCE62" w:rsidR="00277B47" w:rsidRPr="00CD7833" w:rsidRDefault="00277B47" w:rsidP="0090232D">
      <w:pPr>
        <w:autoSpaceDE w:val="0"/>
        <w:autoSpaceDN w:val="0"/>
        <w:adjustRightInd w:val="0"/>
        <w:spacing w:after="0" w:line="240" w:lineRule="auto"/>
        <w:jc w:val="both"/>
        <w:rPr>
          <w:rFonts w:cstheme="minorHAnsi"/>
          <w:sz w:val="24"/>
          <w:szCs w:val="24"/>
        </w:rPr>
      </w:pPr>
    </w:p>
    <w:p w14:paraId="00F685E0" w14:textId="5E577F21" w:rsidR="001159A7" w:rsidRDefault="00BF0334" w:rsidP="0090232D">
      <w:pPr>
        <w:pStyle w:val="2"/>
        <w:jc w:val="both"/>
        <w:rPr>
          <w:rtl/>
        </w:rPr>
      </w:pPr>
      <w:bookmarkStart w:id="22" w:name="_Toc4609062"/>
      <w:r>
        <w:rPr>
          <w:rFonts w:hint="cs"/>
          <w:rtl/>
        </w:rPr>
        <w:t>2.3</w:t>
      </w:r>
      <w:r w:rsidR="007B28A3">
        <w:rPr>
          <w:rFonts w:hint="cs"/>
          <w:rtl/>
        </w:rPr>
        <w:t xml:space="preserve"> ניתוח כלי פיתוח</w:t>
      </w:r>
      <w:bookmarkEnd w:id="22"/>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23" w:name="_Toc4609063"/>
      <w:r>
        <w:rPr>
          <w:rFonts w:hint="cs"/>
          <w:rtl/>
        </w:rPr>
        <w:t>2.3.1 סביבת עבודה</w:t>
      </w:r>
      <w:bookmarkEnd w:id="23"/>
    </w:p>
    <w:p w14:paraId="1E0931B4" w14:textId="3DB785F6" w:rsidR="005D5ED2" w:rsidRDefault="005D5ED2" w:rsidP="0090232D">
      <w:pPr>
        <w:pStyle w:val="a7"/>
        <w:jc w:val="both"/>
        <w:rPr>
          <w:rFonts w:cstheme="minorHAnsi"/>
          <w:sz w:val="24"/>
          <w:szCs w:val="24"/>
          <w:rtl/>
        </w:rPr>
      </w:pPr>
    </w:p>
    <w:p w14:paraId="2486FD44" w14:textId="17446186" w:rsidR="00FC70C8" w:rsidRDefault="00AC3D99" w:rsidP="002323D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r w:rsidR="002323DD">
        <w:t>P</w:t>
      </w:r>
      <w:r w:rsidR="00FC70C8">
        <w:t>yCharm</w:t>
      </w:r>
      <w:ins w:id="24" w:author="גמליאל" w:date="2019-03-27T14:56:00Z">
        <w:r w:rsidR="002323DD">
          <w:t xml:space="preserve"> IDE</w:t>
        </w:r>
      </w:ins>
      <w:r w:rsidR="005D5ED2">
        <w:t xml:space="preserve"> </w:t>
      </w:r>
    </w:p>
    <w:p w14:paraId="6F5BC6F7" w14:textId="152DECC5" w:rsidR="005D5ED2" w:rsidRDefault="005D5ED2" w:rsidP="0090232D">
      <w:pPr>
        <w:pStyle w:val="a7"/>
        <w:jc w:val="both"/>
        <w:rPr>
          <w:rFonts w:cstheme="minorHAnsi"/>
          <w:sz w:val="24"/>
          <w:szCs w:val="24"/>
          <w:rtl/>
        </w:rPr>
      </w:pPr>
    </w:p>
    <w:p w14:paraId="3BED7284" w14:textId="72FB499A" w:rsidR="00696807" w:rsidDel="002323DD" w:rsidRDefault="00696807" w:rsidP="0090232D">
      <w:pPr>
        <w:pStyle w:val="a7"/>
        <w:jc w:val="both"/>
        <w:rPr>
          <w:del w:id="25" w:author="גמליאל" w:date="2019-03-27T14:56:00Z"/>
          <w:rFonts w:cstheme="minorHAnsi"/>
          <w:sz w:val="24"/>
          <w:szCs w:val="24"/>
          <w:rtl/>
        </w:rPr>
      </w:pPr>
    </w:p>
    <w:p w14:paraId="3E7575F0" w14:textId="2D438F42" w:rsidR="00CB5F94" w:rsidRDefault="00CB5F94" w:rsidP="0090232D">
      <w:pPr>
        <w:pStyle w:val="2"/>
        <w:shd w:val="clear" w:color="auto" w:fill="FFFFFF"/>
        <w:spacing w:before="0" w:line="312" w:lineRule="atLeast"/>
        <w:jc w:val="both"/>
        <w:textAlignment w:val="baseline"/>
        <w:rPr>
          <w:rFonts w:ascii="Open Sans Hebrew" w:hAnsi="Open Sans Hebrew"/>
          <w:caps/>
          <w:spacing w:val="8"/>
          <w:sz w:val="33"/>
          <w:szCs w:val="33"/>
        </w:rPr>
      </w:pPr>
      <w:del w:id="26" w:author="גמליאל" w:date="2019-03-27T14:56:00Z">
        <w:r w:rsidDel="002323DD">
          <w:rPr>
            <w:rFonts w:ascii="Open Sans Hebrew" w:hAnsi="Open Sans Hebrew"/>
            <w:caps/>
            <w:spacing w:val="8"/>
            <w:sz w:val="33"/>
            <w:szCs w:val="33"/>
          </w:rPr>
          <w:delText>IDE</w:delText>
        </w:r>
      </w:del>
    </w:p>
    <w:p w14:paraId="6B8BCFE5" w14:textId="35AF12B7"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del w:id="27" w:author="גמליאל" w:date="2019-03-27T14:57:00Z">
        <w:r w:rsidRPr="00EB43B2" w:rsidDel="00C97914">
          <w:rPr>
            <w:rFonts w:asciiTheme="minorHAnsi" w:eastAsiaTheme="minorHAnsi" w:hAnsiTheme="minorHAnsi" w:cstheme="minorHAnsi"/>
            <w:rtl/>
          </w:rPr>
          <w:delText>שווה את זה</w:delText>
        </w:r>
      </w:del>
      <w:ins w:id="28" w:author="גמליאל" w:date="2019-03-27T14:57:00Z">
        <w:r w:rsidR="00C97914">
          <w:rPr>
            <w:rFonts w:asciiTheme="minorHAnsi" w:eastAsiaTheme="minorHAnsi" w:hAnsiTheme="minorHAnsi" w:cstheme="minorHAnsi" w:hint="cs"/>
            <w:rtl/>
          </w:rPr>
          <w:t>מצדיקה את ההכבדה</w:t>
        </w:r>
      </w:ins>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3" w:history="1">
        <w:proofErr w:type="spellStart"/>
        <w:r w:rsidRPr="00EB43B2">
          <w:rPr>
            <w:rFonts w:asciiTheme="minorHAnsi" w:eastAsiaTheme="minorHAnsi" w:hAnsiTheme="minorHAnsi" w:cstheme="minorHAnsi"/>
          </w:rPr>
          <w:t>PyCharm</w:t>
        </w:r>
        <w:proofErr w:type="spellEnd"/>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w:t>
      </w:r>
      <w:proofErr w:type="spellStart"/>
      <w:r w:rsidRPr="00EB43B2">
        <w:rPr>
          <w:rFonts w:asciiTheme="minorHAnsi" w:eastAsiaTheme="minorHAnsi" w:hAnsiTheme="minorHAnsi" w:cstheme="minorHAnsi"/>
          <w:rtl/>
        </w:rPr>
        <w:t>לפייתון</w:t>
      </w:r>
      <w:proofErr w:type="spellEnd"/>
      <w:r w:rsidRPr="00EB43B2">
        <w:rPr>
          <w:rFonts w:asciiTheme="minorHAnsi" w:eastAsiaTheme="minorHAnsi" w:hAnsiTheme="minorHAnsi" w:cstheme="minorHAnsi"/>
          <w:rtl/>
        </w:rPr>
        <w:t xml:space="preserve">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לפייתון</w:t>
      </w:r>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מיידית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פייתון,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תוכנית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w:t>
      </w:r>
      <w:commentRangeStart w:id="29"/>
      <w:r>
        <w:rPr>
          <w:rFonts w:cstheme="minorHAnsi" w:hint="cs"/>
          <w:sz w:val="24"/>
          <w:szCs w:val="24"/>
          <w:rtl/>
        </w:rPr>
        <w:t>וקונבנציות</w:t>
      </w:r>
      <w:commentRangeEnd w:id="29"/>
      <w:r w:rsidR="008F6BEB">
        <w:rPr>
          <w:rStyle w:val="ad"/>
          <w:rtl/>
        </w:rPr>
        <w:commentReference w:id="29"/>
      </w:r>
      <w:r>
        <w:rPr>
          <w:rFonts w:cstheme="minorHAnsi" w:hint="cs"/>
          <w:sz w:val="24"/>
          <w:szCs w:val="24"/>
          <w:rtl/>
        </w:rPr>
        <w:t xml:space="preserve">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מקל על איתחול התוכנית לאחר קריסה או טעות.</w:t>
      </w:r>
    </w:p>
    <w:p w14:paraId="4C9B259A"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t>Notepad++</w:t>
      </w:r>
      <w:r>
        <w:rPr>
          <w:rFonts w:ascii="Arial" w:hAnsi="Arial" w:cs="Arial"/>
          <w:b/>
          <w:bCs/>
          <w:color w:val="222222"/>
          <w:sz w:val="21"/>
          <w:szCs w:val="21"/>
          <w:cs/>
        </w:rPr>
        <w:t>‎</w:t>
      </w:r>
      <w:proofErr w:type="gramStart"/>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proofErr w:type="gramEnd"/>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ביטויים רגולאר</w:t>
      </w:r>
      <w:r w:rsidR="007102F1">
        <w:rPr>
          <w:rFonts w:cstheme="minorHAnsi" w:hint="cs"/>
          <w:sz w:val="24"/>
          <w:szCs w:val="24"/>
          <w:rtl/>
        </w:rPr>
        <w:t>י</w:t>
      </w:r>
      <w:r w:rsidRPr="00566114">
        <w:rPr>
          <w:rFonts w:cstheme="minorHAnsi"/>
          <w:sz w:val="24"/>
          <w:szCs w:val="24"/>
          <w:rtl/>
        </w:rPr>
        <w:t>ים</w:t>
      </w:r>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3CC17675" w14:textId="3ED0EE08"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ידידודתי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שעד כה נמנעו משימוש בויזואליזציה,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5058B1DF" w:rsidR="0050249D" w:rsidRDefault="00AB4DB3" w:rsidP="0090232D">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r w:rsidR="00292D34" w:rsidRPr="00292D34">
        <w:rPr>
          <w:rFonts w:cstheme="minorHAnsi"/>
          <w:sz w:val="24"/>
          <w:szCs w:val="24"/>
        </w:rPr>
        <w:t xml:space="preserve"> 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
    <w:p w14:paraId="41CB2A55" w14:textId="42ED3C24"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016B0350" w14:textId="77777777" w:rsidR="00A56A73" w:rsidRDefault="00A56A73" w:rsidP="0090232D">
      <w:pPr>
        <w:pStyle w:val="a7"/>
        <w:jc w:val="both"/>
        <w:rPr>
          <w:rFonts w:cstheme="minorHAnsi"/>
          <w:sz w:val="24"/>
          <w:szCs w:val="24"/>
          <w:rtl/>
        </w:rPr>
      </w:pPr>
    </w:p>
    <w:p w14:paraId="2A6F5B39" w14:textId="18C16465" w:rsidR="005D5ED2" w:rsidRDefault="00A56A73" w:rsidP="0090232D">
      <w:pPr>
        <w:pStyle w:val="4"/>
        <w:jc w:val="both"/>
      </w:pPr>
      <w:r>
        <w:rPr>
          <w:noProof/>
        </w:rPr>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Firebase Realtime Database</w:t>
      </w:r>
    </w:p>
    <w:p w14:paraId="6970B1E4" w14:textId="0F38A3A8" w:rsidR="00A56A73" w:rsidRPr="00A56A73" w:rsidRDefault="00A56A73" w:rsidP="0090232D">
      <w:pPr>
        <w:jc w:val="both"/>
        <w:rPr>
          <w:rtl/>
        </w:rPr>
      </w:pPr>
    </w:p>
    <w:p w14:paraId="153E4D75" w14:textId="0F4231FC" w:rsidR="00983F1A" w:rsidRDefault="008024AF" w:rsidP="0090232D">
      <w:pPr>
        <w:pStyle w:val="a7"/>
        <w:jc w:val="both"/>
        <w:rPr>
          <w:rFonts w:cstheme="minorHAnsi"/>
          <w:sz w:val="24"/>
          <w:szCs w:val="24"/>
          <w:rtl/>
        </w:rPr>
      </w:pPr>
      <w:r w:rsidRPr="008024AF">
        <w:rPr>
          <w:rFonts w:cstheme="minorHAnsi"/>
          <w:sz w:val="24"/>
          <w:szCs w:val="24"/>
        </w:rPr>
        <w:t>Firebase Realtime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proofErr w:type="gramStart"/>
      <w:r>
        <w:rPr>
          <w:rFonts w:cstheme="minorHAnsi"/>
          <w:sz w:val="24"/>
          <w:szCs w:val="24"/>
        </w:rPr>
        <w:t xml:space="preserve">JSON </w:t>
      </w:r>
      <w:r w:rsidR="00440528">
        <w:rPr>
          <w:rFonts w:cstheme="minorHAnsi" w:hint="cs"/>
          <w:sz w:val="24"/>
          <w:szCs w:val="24"/>
          <w:rtl/>
        </w:rPr>
        <w:t>,</w:t>
      </w:r>
      <w:proofErr w:type="gramEnd"/>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מאפשר טיפול מהיר נוח וקל גם כאשר גדילת הנתונים נעשית באופן אקספוננציאלי</w:t>
      </w:r>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08B8306A" w14:textId="4DE01F70"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MariaDB,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407A74C7" w:rsidR="00065254" w:rsidRDefault="00065254" w:rsidP="0090232D">
      <w:pPr>
        <w:jc w:val="both"/>
        <w:rPr>
          <w:rFonts w:cstheme="minorHAnsi"/>
          <w:sz w:val="24"/>
          <w:szCs w:val="24"/>
          <w:rtl/>
        </w:rPr>
      </w:pPr>
      <w:r>
        <w:rPr>
          <w:rFonts w:cstheme="minorHAnsi" w:hint="cs"/>
          <w:sz w:val="24"/>
          <w:szCs w:val="24"/>
          <w:rtl/>
        </w:rPr>
        <w:lastRenderedPageBreak/>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2EAE7281" w14:textId="7E95ADF9" w:rsidR="006332BA" w:rsidRDefault="00E82173" w:rsidP="0090232D">
      <w:pPr>
        <w:pStyle w:val="4"/>
        <w:jc w:val="both"/>
        <w:rPr>
          <w:rtl/>
        </w:rPr>
      </w:pPr>
      <w:r>
        <w:rPr>
          <w:noProof/>
        </w:rPr>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r w:rsidRPr="0096128F">
        <w:rPr>
          <w:rFonts w:cstheme="minorHAnsi"/>
          <w:sz w:val="24"/>
          <w:szCs w:val="24"/>
        </w:rPr>
        <w:t>Git</w:t>
      </w:r>
      <w:r w:rsidRPr="0096128F">
        <w:rPr>
          <w:rFonts w:cs="Calibri"/>
          <w:sz w:val="24"/>
          <w:szCs w:val="24"/>
          <w:rtl/>
        </w:rPr>
        <w:t>, או בעברית גיט, היא מערכת ניהול גרסאות מבוזרת. על מנת להבין את המאפיינים והתכונות של גיט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גיט.</w:t>
      </w:r>
    </w:p>
    <w:p w14:paraId="787DF849" w14:textId="65D26C66" w:rsidR="0096128F" w:rsidRPr="0096128F" w:rsidRDefault="0096128F" w:rsidP="0090232D">
      <w:pPr>
        <w:pStyle w:val="a7"/>
        <w:jc w:val="both"/>
        <w:rPr>
          <w:rFonts w:cstheme="minorHAnsi"/>
          <w:sz w:val="24"/>
          <w:szCs w:val="24"/>
          <w:rtl/>
        </w:rPr>
      </w:pPr>
    </w:p>
    <w:p w14:paraId="6F2DDFBC" w14:textId="65BB2603" w:rsidR="0096128F" w:rsidRPr="0096128F" w:rsidRDefault="0096128F" w:rsidP="00242CF0">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a7"/>
        <w:jc w:val="both"/>
        <w:rPr>
          <w:rFonts w:cstheme="minorHAnsi"/>
          <w:sz w:val="24"/>
          <w:szCs w:val="24"/>
          <w:rtl/>
        </w:rPr>
      </w:pPr>
    </w:p>
    <w:p w14:paraId="1B4A8108" w14:textId="283763E9" w:rsidR="0096128F" w:rsidRPr="00242CF0" w:rsidRDefault="0096128F" w:rsidP="0090232D">
      <w:pPr>
        <w:pStyle w:val="a7"/>
        <w:jc w:val="both"/>
        <w:rPr>
          <w:rFonts w:cstheme="minorHAnsi"/>
          <w:b/>
          <w:bCs/>
          <w:sz w:val="24"/>
          <w:szCs w:val="24"/>
          <w:rtl/>
        </w:rPr>
      </w:pPr>
      <w:r w:rsidRPr="00242CF0">
        <w:rPr>
          <w:rFonts w:cs="Calibri"/>
          <w:b/>
          <w:bCs/>
          <w:sz w:val="24"/>
          <w:szCs w:val="24"/>
          <w:rtl/>
        </w:rPr>
        <w:t>התכונות הבולטות של גיט</w:t>
      </w:r>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בתור מערכת ניהול גרסאות מבוזרת, גיט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גיט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גיט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גיט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67F0D8A5"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proofErr w:type="spellStart"/>
      <w:r w:rsidRPr="00695B37">
        <w:t>T</w:t>
      </w:r>
      <w:r w:rsidR="00E72A5E" w:rsidRPr="00695B37">
        <w:t>ortois</w:t>
      </w:r>
      <w:r>
        <w:t>eG</w:t>
      </w:r>
      <w:r w:rsidR="00E72A5E" w:rsidRPr="00695B37">
        <w:t>it</w:t>
      </w:r>
      <w:proofErr w:type="spellEnd"/>
      <w:r>
        <w:t xml:space="preserve"> 2.3.1.7.1</w:t>
      </w:r>
    </w:p>
    <w:p w14:paraId="760D4697" w14:textId="30AD8104" w:rsidR="00EF6FD1" w:rsidRPr="00E72A5E" w:rsidRDefault="00EF6FD1" w:rsidP="0090232D">
      <w:pPr>
        <w:pStyle w:val="a7"/>
        <w:jc w:val="both"/>
        <w:rPr>
          <w:rFonts w:cstheme="minorHAnsi"/>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0176A45E" w14:textId="77777777" w:rsidR="008076EE" w:rsidRPr="00543AAB" w:rsidRDefault="008076EE" w:rsidP="0090232D">
      <w:pPr>
        <w:pStyle w:val="a7"/>
        <w:jc w:val="both"/>
        <w:rPr>
          <w:rFonts w:cstheme="minorHAnsi"/>
          <w:sz w:val="24"/>
          <w:szCs w:val="24"/>
          <w:rtl/>
        </w:rPr>
      </w:pPr>
    </w:p>
    <w:p w14:paraId="39871AB0" w14:textId="6FBDA7C0" w:rsidR="00E72A5E" w:rsidRDefault="008076EE" w:rsidP="00242CF0">
      <w:pPr>
        <w:pStyle w:val="5"/>
        <w:rPr>
          <w:rFonts w:cs="Calibri"/>
          <w:rtl/>
        </w:rPr>
      </w:pPr>
      <w:r>
        <w:rPr>
          <w:noProof/>
        </w:rPr>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70C90" w:rsidRPr="00695B37">
        <w:t>G</w:t>
      </w:r>
      <w:r w:rsidR="00E72A5E" w:rsidRPr="00695B37">
        <w:t>ithub</w:t>
      </w:r>
      <w:proofErr w:type="spellEnd"/>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proofErr w:type="spell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גיטהאב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גיטהאב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בנוסף, גיטהאב מכיל כלים נוספים לניהול הפרוייקט.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08F07EDB"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r w:rsidRPr="00695B37">
        <w:t>Kanban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קנבן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a7"/>
        <w:jc w:val="both"/>
        <w:rPr>
          <w:rFonts w:cstheme="minorHAnsi"/>
          <w:sz w:val="24"/>
          <w:szCs w:val="24"/>
          <w:rtl/>
        </w:rPr>
      </w:pPr>
      <w:r w:rsidRPr="00902AA4">
        <w:rPr>
          <w:rFonts w:cs="Calibri"/>
          <w:sz w:val="24"/>
          <w:szCs w:val="24"/>
          <w:rtl/>
        </w:rPr>
        <w:lastRenderedPageBreak/>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הסוד במערכת קנבן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שיטה מורכבת מלוח הנוצר במיוחד על מנת להחזיק את כרטיסי הקנבן.</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בשנים האחרונות קנבן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הקנבנים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90232D">
      <w:pPr>
        <w:pStyle w:val="a7"/>
        <w:jc w:val="both"/>
        <w:rPr>
          <w:rFonts w:cstheme="minorHAnsi"/>
          <w:sz w:val="24"/>
          <w:szCs w:val="24"/>
          <w:rtl/>
        </w:rPr>
      </w:pPr>
    </w:p>
    <w:p w14:paraId="260F2E57" w14:textId="4E45BFED"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3F022B51" w14:textId="77777777" w:rsidR="00D54FF4" w:rsidRDefault="00D54FF4" w:rsidP="0090232D">
      <w:pPr>
        <w:pStyle w:val="a7"/>
        <w:jc w:val="both"/>
        <w:rPr>
          <w:rFonts w:cstheme="minorHAnsi"/>
          <w:sz w:val="24"/>
          <w:szCs w:val="24"/>
          <w:rtl/>
        </w:rPr>
      </w:pPr>
    </w:p>
    <w:p w14:paraId="71B67D21" w14:textId="240DE423" w:rsidR="001401A2" w:rsidRDefault="00DE1736" w:rsidP="0090232D">
      <w:pPr>
        <w:pStyle w:val="4"/>
        <w:jc w:val="both"/>
      </w:pPr>
      <w:r>
        <w:t xml:space="preserve">Chrome </w:t>
      </w:r>
      <w:proofErr w:type="spellStart"/>
      <w:r>
        <w:t>DevTools</w:t>
      </w:r>
      <w:proofErr w:type="spellEnd"/>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3"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4"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לשם אחזורם ועיבודם. בסיס נתונים מאוחסן ב</w:t>
      </w:r>
      <w:hyperlink r:id="rId35"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6"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היישויות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lastRenderedPageBreak/>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r w:rsidRPr="007B3DA7">
        <w:rPr>
          <w:rFonts w:cstheme="minorHAnsi" w:hint="cs"/>
          <w:sz w:val="24"/>
          <w:szCs w:val="24"/>
          <w:rtl/>
        </w:rPr>
        <w:t>רלציוני.</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תיהיה מסוג </w:t>
      </w:r>
      <w:r w:rsidRPr="007B3DA7">
        <w:rPr>
          <w:rFonts w:cstheme="minorHAnsi"/>
          <w:sz w:val="24"/>
          <w:szCs w:val="24"/>
        </w:rPr>
        <w:t>int</w:t>
      </w:r>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תיהיה מסוג </w:t>
      </w:r>
      <w:r w:rsidRPr="007B3DA7">
        <w:rPr>
          <w:rFonts w:cstheme="minorHAnsi"/>
          <w:sz w:val="24"/>
          <w:szCs w:val="24"/>
        </w:rPr>
        <w:t>char</w:t>
      </w:r>
      <w:r w:rsidRPr="007B3DA7">
        <w:rPr>
          <w:rFonts w:cstheme="minorHAnsi" w:hint="cs"/>
          <w:sz w:val="24"/>
          <w:szCs w:val="24"/>
          <w:rtl/>
        </w:rPr>
        <w:t xml:space="preserve"> וכו'.</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לכל רשומה בטבלה יש </w:t>
      </w:r>
      <w:hyperlink r:id="rId37"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38"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9"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31D01EF0" w14:textId="77777777" w:rsidR="0034470A" w:rsidRDefault="0034470A" w:rsidP="0090232D">
      <w:pPr>
        <w:pStyle w:val="a7"/>
        <w:jc w:val="both"/>
        <w:rPr>
          <w:rFonts w:cstheme="minorHAnsi"/>
          <w:sz w:val="24"/>
          <w:szCs w:val="24"/>
          <w:rtl/>
        </w:rPr>
      </w:pPr>
    </w:p>
    <w:p w14:paraId="183F98E8"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17EE7A19" w14:textId="77777777" w:rsidR="0034470A" w:rsidRDefault="0034470A" w:rsidP="0090232D">
      <w:pPr>
        <w:pStyle w:val="a7"/>
        <w:jc w:val="both"/>
        <w:rPr>
          <w:rFonts w:cstheme="minorHAnsi"/>
          <w:sz w:val="24"/>
          <w:szCs w:val="24"/>
          <w:rtl/>
        </w:rPr>
      </w:pPr>
    </w:p>
    <w:p w14:paraId="66DB771F" w14:textId="4B79ED85" w:rsidR="0034470A" w:rsidRDefault="0034470A" w:rsidP="0090232D">
      <w:pPr>
        <w:pStyle w:val="5"/>
        <w:jc w:val="both"/>
      </w:pPr>
      <w:r>
        <w:t>PostgreSQL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a7"/>
        <w:jc w:val="both"/>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r w:rsidRPr="00817844">
        <w:rPr>
          <w:rFonts w:cstheme="minorHAnsi" w:hint="cs"/>
          <w:sz w:val="24"/>
          <w:szCs w:val="24"/>
          <w:rtl/>
        </w:rPr>
        <w:t xml:space="preserve">רלציוני,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 xml:space="preserve">הקהילה </w:t>
      </w:r>
      <w:r w:rsidRPr="00817844">
        <w:rPr>
          <w:rFonts w:cstheme="minorHAnsi"/>
          <w:sz w:val="24"/>
          <w:szCs w:val="24"/>
          <w:rtl/>
        </w:rPr>
        <w:lastRenderedPageBreak/>
        <w:t>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r w:rsidR="00277FC4">
        <w:rPr>
          <w:rFonts w:cstheme="minorHAnsi" w:hint="cs"/>
          <w:sz w:val="24"/>
          <w:szCs w:val="24"/>
          <w:rtl/>
        </w:rPr>
        <w:t>.</w:t>
      </w:r>
      <w:proofErr w:type="gramStart"/>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מוטמעת</w:t>
      </w:r>
      <w:proofErr w:type="gramEnd"/>
      <w:r w:rsidRPr="00817844">
        <w:rPr>
          <w:rFonts w:cstheme="minorHAnsi"/>
          <w:sz w:val="24"/>
          <w:szCs w:val="24"/>
          <w:rtl/>
        </w:rPr>
        <w:t xml:space="preserve">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a7"/>
        <w:jc w:val="both"/>
        <w:rPr>
          <w:rFonts w:cstheme="minorHAnsi"/>
          <w:sz w:val="24"/>
          <w:szCs w:val="24"/>
          <w:rtl/>
        </w:rPr>
      </w:pPr>
      <w:r>
        <w:rPr>
          <w:rFonts w:cstheme="minorHAnsi" w:hint="cs"/>
          <w:sz w:val="24"/>
          <w:szCs w:val="24"/>
          <w:rtl/>
        </w:rPr>
        <w:t>קיימות ל</w:t>
      </w:r>
      <w:r w:rsidR="00277FC4">
        <w:rPr>
          <w:rFonts w:cstheme="minorHAnsi"/>
          <w:sz w:val="24"/>
          <w:szCs w:val="24"/>
        </w:rPr>
        <w:t>Postgres</w:t>
      </w:r>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a7"/>
        <w:jc w:val="both"/>
        <w:rPr>
          <w:rFonts w:cstheme="minorHAnsi"/>
          <w:sz w:val="24"/>
          <w:szCs w:val="24"/>
          <w:rtl/>
        </w:rPr>
      </w:pPr>
      <w:r>
        <w:rPr>
          <w:rFonts w:cstheme="minorHAnsi" w:hint="cs"/>
          <w:sz w:val="24"/>
          <w:szCs w:val="24"/>
          <w:rtl/>
        </w:rPr>
        <w:t xml:space="preserve">בשל כך, בסיס הנתונים הרלציוני </w:t>
      </w:r>
      <w:r w:rsidR="00277FC4">
        <w:rPr>
          <w:rFonts w:cstheme="minorHAnsi"/>
          <w:sz w:val="24"/>
          <w:szCs w:val="24"/>
        </w:rPr>
        <w:t>Postgres</w:t>
      </w:r>
      <w:r>
        <w:rPr>
          <w:rFonts w:cstheme="minorHAnsi" w:hint="cs"/>
          <w:sz w:val="24"/>
          <w:szCs w:val="24"/>
          <w:rtl/>
        </w:rPr>
        <w:t xml:space="preserve"> הפך להיות בסיס הנתונים הרלציוני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768821F1" w14:textId="77777777" w:rsidR="0034470A" w:rsidRDefault="0034470A" w:rsidP="0090232D">
      <w:pPr>
        <w:pStyle w:val="a7"/>
        <w:bidi w:val="0"/>
        <w:jc w:val="both"/>
        <w:rPr>
          <w:rFonts w:cstheme="minorHAnsi"/>
          <w:sz w:val="24"/>
          <w:szCs w:val="24"/>
          <w:rtl/>
        </w:rPr>
      </w:pPr>
    </w:p>
    <w:p w14:paraId="72C85B50" w14:textId="77777777" w:rsidR="0034470A" w:rsidRDefault="0034470A" w:rsidP="0090232D">
      <w:pPr>
        <w:pStyle w:val="a7"/>
        <w:jc w:val="both"/>
        <w:rPr>
          <w:rFonts w:cstheme="minorHAnsi"/>
          <w:sz w:val="24"/>
          <w:szCs w:val="24"/>
          <w:rtl/>
        </w:rPr>
      </w:pPr>
    </w:p>
    <w:p w14:paraId="289FF0BA" w14:textId="34D39C19"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tl/>
        </w:rPr>
      </w:pPr>
      <w:r>
        <w:t>JSON</w:t>
      </w:r>
      <w:r>
        <w:rPr>
          <w:rFonts w:cs="Arial"/>
          <w:rtl/>
        </w:rPr>
        <w:t xml:space="preserve"> ‏(</w:t>
      </w:r>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proofErr w:type="spellStart"/>
      <w:r w:rsidRPr="002658C5">
        <w:rPr>
          <w:rFonts w:ascii="Arial" w:hAnsi="Arial" w:cs="Arial"/>
          <w:sz w:val="21"/>
          <w:szCs w:val="21"/>
          <w:shd w:val="clear" w:color="auto" w:fill="FFFFFF"/>
        </w:rPr>
        <w:t>Javascript</w:t>
      </w:r>
      <w:proofErr w:type="spellEnd"/>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r>
        <w:t>struct</w:t>
      </w:r>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90232D">
      <w:pPr>
        <w:jc w:val="both"/>
        <w:rPr>
          <w:rtl/>
        </w:rPr>
      </w:pPr>
      <w:r>
        <w:rPr>
          <w:rFonts w:hint="cs"/>
          <w:rtl/>
        </w:rPr>
        <w:t>קישורים</w:t>
      </w:r>
      <w:r w:rsidRPr="00340A69">
        <w:rPr>
          <w:rStyle w:val="ab"/>
          <w:rtl/>
        </w:rPr>
        <w:footnoteReference w:id="17"/>
      </w:r>
    </w:p>
    <w:p w14:paraId="2FBFC50A" w14:textId="28077BC6" w:rsidR="0073344B" w:rsidRDefault="009F20B9" w:rsidP="00277FC4">
      <w:pPr>
        <w:pStyle w:val="4"/>
        <w:jc w:val="both"/>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2"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3"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lastRenderedPageBreak/>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אינטרנט עם מלל ותמונה אזי נדרשות כאן 2 בקשות, אחת עבור המלל והשניה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ריבוב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1F198A2C" w14:textId="06EADF9F" w:rsidR="0007764D" w:rsidRPr="00B54ED7" w:rsidRDefault="0007764D" w:rsidP="0090232D">
      <w:pPr>
        <w:jc w:val="both"/>
        <w:rPr>
          <w:rFonts w:cstheme="minorHAnsi"/>
          <w:sz w:val="24"/>
          <w:szCs w:val="24"/>
          <w:rtl/>
        </w:rPr>
      </w:pPr>
      <w:r>
        <w:rPr>
          <w:rFonts w:cstheme="minorHAnsi" w:hint="cs"/>
          <w:sz w:val="24"/>
          <w:szCs w:val="24"/>
          <w:rtl/>
        </w:rPr>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764D60E3" w14:textId="1F969BDA" w:rsidR="006B5E1E" w:rsidRDefault="006B5E1E" w:rsidP="0090232D">
      <w:pPr>
        <w:pStyle w:val="3"/>
        <w:jc w:val="both"/>
        <w:rPr>
          <w:rtl/>
        </w:rPr>
      </w:pPr>
      <w:bookmarkStart w:id="30" w:name="_Toc4609064"/>
      <w:r>
        <w:rPr>
          <w:rFonts w:hint="cs"/>
          <w:rtl/>
        </w:rPr>
        <w:t>2.3.2 שפות פיתוח</w:t>
      </w:r>
      <w:bookmarkEnd w:id="30"/>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proofErr w:type="spellStart"/>
      <w:r>
        <w:t>Javascript</w:t>
      </w:r>
      <w:proofErr w:type="spellEnd"/>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ED16818" w:rsidR="00976FED" w:rsidRDefault="00B6467B" w:rsidP="0090232D">
      <w:pPr>
        <w:pStyle w:val="a7"/>
        <w:jc w:val="both"/>
        <w:rPr>
          <w:rFonts w:cstheme="minorHAnsi"/>
          <w:sz w:val="24"/>
          <w:szCs w:val="24"/>
          <w:rtl/>
        </w:rPr>
      </w:pPr>
      <w:r w:rsidRPr="00B6467B">
        <w:rPr>
          <w:rFonts w:cstheme="minorHAnsi"/>
          <w:sz w:val="24"/>
          <w:szCs w:val="24"/>
          <w:rtl/>
        </w:rPr>
        <w:t>בתחילת דרכה, עיקר השימוש של השפה היה</w:t>
      </w:r>
      <w:r w:rsidR="00BC7910">
        <w:rPr>
          <w:rFonts w:cstheme="minorHAnsi"/>
          <w:sz w:val="24"/>
          <w:szCs w:val="24"/>
          <w:rtl/>
        </w:rPr>
        <w:t xml:space="preserve"> הרצת קוד בתוך הדפדפן בצד הלקוח</w:t>
      </w:r>
      <w:r w:rsidR="00BC7910">
        <w:rPr>
          <w:rFonts w:cstheme="minorHAnsi" w:hint="cs"/>
          <w:sz w:val="24"/>
          <w:szCs w:val="24"/>
          <w:rtl/>
        </w:rPr>
        <w:t>,</w:t>
      </w:r>
      <w:r w:rsidRPr="00B6467B">
        <w:rPr>
          <w:rFonts w:cstheme="minorHAnsi"/>
          <w:sz w:val="24"/>
          <w:szCs w:val="24"/>
          <w:rtl/>
        </w:rPr>
        <w:t xml:space="preserve"> אולם מספר שנים לאחר מכן השפה פרצה את תחום הדפדפנים ועברה להיות שפה עצמאית שניתן ליצור איתה הכל,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4"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086EE0E1" w14:textId="62D45676"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7DBB8BDF" w:rsidR="009D77C8" w:rsidRPr="00D4329A" w:rsidRDefault="009D77C8" w:rsidP="00B71ED4">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lastRenderedPageBreak/>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html" </w:t>
      </w:r>
      <w:r w:rsidRPr="00D4329A">
        <w:rPr>
          <w:rFonts w:asciiTheme="minorHAnsi" w:eastAsiaTheme="minorHAnsi" w:hAnsiTheme="minorHAnsi" w:cstheme="minorHAnsi"/>
          <w:rtl/>
        </w:rPr>
        <w:t>או</w:t>
      </w:r>
      <w:r w:rsidR="00B71ED4">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 </w:t>
      </w:r>
      <w:r w:rsidR="00B71ED4">
        <w:rPr>
          <w:rFonts w:asciiTheme="minorHAnsi" w:eastAsiaTheme="minorHAnsi" w:hAnsiTheme="minorHAnsi" w:cstheme="minorHAnsi" w:hint="cs"/>
          <w:rtl/>
        </w:rPr>
        <w:t>.</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ועוד.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048ABB2D"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2F69866D" w:rsidR="00D4329A" w:rsidRP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Pr>
          <w:rFonts w:asciiTheme="minorHAnsi" w:eastAsiaTheme="minorHAnsi" w:hAnsiTheme="minorHAnsi" w:cstheme="minorHAnsi"/>
        </w:rPr>
        <w:t>The Best Project</w:t>
      </w:r>
      <w:r w:rsidR="001A6DB2">
        <w:rPr>
          <w:rFonts w:asciiTheme="minorHAnsi" w:eastAsiaTheme="minorHAnsi" w:hAnsiTheme="minorHAnsi" w:cstheme="minorHAnsi"/>
        </w:rPr>
        <w:t xml:space="preserve"> </w:t>
      </w:r>
      <w:r w:rsidRPr="00D4329A">
        <w:rPr>
          <w:rFonts w:asciiTheme="minorHAnsi" w:eastAsiaTheme="minorHAnsi" w:hAnsiTheme="minorHAnsi" w:cstheme="minorHAnsi"/>
          <w:rtl/>
        </w:rPr>
        <w:t>"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r w:rsidRPr="00D4329A">
        <w:rPr>
          <w:rFonts w:asciiTheme="minorHAnsi" w:eastAsiaTheme="minorHAnsi" w:hAnsiTheme="minorHAnsi" w:cstheme="minorHAnsi"/>
        </w:rPr>
        <w:t>b</w:t>
      </w:r>
      <w:r w:rsidRPr="00D4329A">
        <w:rPr>
          <w:rFonts w:asciiTheme="minorHAnsi" w:eastAsiaTheme="minorHAnsi" w:hAnsiTheme="minorHAnsi" w:cstheme="minorHAnsi"/>
          <w:rtl/>
        </w:rPr>
        <w:t>&gt;. תגית זאת תוסיף את הטקסט</w:t>
      </w:r>
    </w:p>
    <w:p w14:paraId="5D9B0769" w14:textId="63211E63" w:rsid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5"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w:t>
      </w:r>
      <w:r w:rsidR="001A6DB2">
        <w:rPr>
          <w:rFonts w:asciiTheme="minorHAnsi" w:eastAsiaTheme="minorHAnsi" w:hAnsiTheme="minorHAnsi" w:cstheme="minorHAnsi" w:hint="cs"/>
          <w:rtl/>
        </w:rPr>
        <w:t>ן</w:t>
      </w:r>
      <w:r>
        <w:rPr>
          <w:rFonts w:asciiTheme="minorHAnsi" w:eastAsiaTheme="minorHAnsi" w:hAnsiTheme="minorHAnsi" w:cstheme="minorHAnsi" w:hint="cs"/>
          <w:rtl/>
        </w:rPr>
        <w:t xml:space="preserve">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31"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31"/>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234DBCE8"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lastRenderedPageBreak/>
        <w:t>תגיות תוחמות</w:t>
      </w:r>
      <w:r w:rsidRPr="00D4329A">
        <w:rPr>
          <w:rFonts w:asciiTheme="minorHAnsi" w:eastAsiaTheme="minorHAnsi" w:hAnsiTheme="minorHAnsi" w:cstheme="minorHAnsi"/>
          <w:rtl/>
        </w:rPr>
        <w:t>: הן תגיות שיוצרות מ</w:t>
      </w:r>
      <w:r w:rsidR="001A6DB2">
        <w:rPr>
          <w:rFonts w:asciiTheme="minorHAnsi" w:eastAsiaTheme="minorHAnsi" w:hAnsiTheme="minorHAnsi" w:cstheme="minorHAnsi" w:hint="cs"/>
          <w:rtl/>
        </w:rPr>
        <w:t>עי</w:t>
      </w:r>
      <w:r w:rsidRPr="00D4329A">
        <w:rPr>
          <w:rFonts w:asciiTheme="minorHAnsi" w:eastAsiaTheme="minorHAnsi" w:hAnsiTheme="minorHAnsi" w:cstheme="minorHAnsi"/>
          <w:rtl/>
        </w:rPr>
        <w:t>ן מתחם בעל י</w:t>
      </w:r>
      <w:r w:rsidR="001A6DB2">
        <w:rPr>
          <w:rFonts w:asciiTheme="minorHAnsi" w:eastAsiaTheme="minorHAnsi" w:hAnsiTheme="minorHAnsi" w:cstheme="minorHAnsi" w:hint="cs"/>
          <w:rtl/>
        </w:rPr>
        <w:t>י</w:t>
      </w:r>
      <w:r w:rsidRPr="00D4329A">
        <w:rPr>
          <w:rFonts w:asciiTheme="minorHAnsi" w:eastAsiaTheme="minorHAnsi" w:hAnsiTheme="minorHAnsi" w:cstheme="minorHAnsi"/>
          <w:rtl/>
        </w:rPr>
        <w:t>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&gt; וה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2D7E8C68"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66541F57" w:rsidR="00E9106F" w:rsidRDefault="003145E2" w:rsidP="001A6DB2">
      <w:pPr>
        <w:pStyle w:val="a7"/>
        <w:jc w:val="both"/>
        <w:rPr>
          <w:rFonts w:cstheme="minorHAnsi"/>
          <w:sz w:val="24"/>
          <w:szCs w:val="24"/>
          <w:rtl/>
        </w:rPr>
      </w:pPr>
      <w:r w:rsidRPr="003145E2">
        <w:rPr>
          <w:rFonts w:cstheme="minorHAnsi"/>
          <w:sz w:val="24"/>
          <w:szCs w:val="24"/>
          <w:rtl/>
        </w:rPr>
        <w:t>דפי אינטרנט נכתבים בשפת </w:t>
      </w:r>
      <w:hyperlink r:id="rId46"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001A6DB2">
        <w:rPr>
          <w:rFonts w:cstheme="minorHAnsi"/>
          <w:sz w:val="24"/>
          <w:szCs w:val="24"/>
        </w:rPr>
        <w:t xml:space="preserve">HTML </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אך זה יהיה עיצוב שגוי של האתר</w:t>
      </w:r>
      <w:r w:rsidR="001A6DB2">
        <w:rPr>
          <w:rFonts w:cstheme="minorHAnsi" w:hint="cs"/>
          <w:sz w:val="24"/>
          <w:szCs w:val="24"/>
          <w:rtl/>
        </w:rPr>
        <w:t>,</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57062B57" w:rsidR="00E9106F" w:rsidRDefault="003145E2" w:rsidP="00754DB1">
      <w:pPr>
        <w:pStyle w:val="a7"/>
        <w:jc w:val="both"/>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001A6DB2">
        <w:rPr>
          <w:rFonts w:cstheme="minorHAnsi" w:hint="cs"/>
          <w:sz w:val="24"/>
          <w:szCs w:val="24"/>
          <w:rtl/>
        </w:rPr>
        <w:t>.</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&lt;p</w:t>
      </w:r>
      <w:proofErr w:type="gramStart"/>
      <w:r w:rsidRPr="003145E2">
        <w:rPr>
          <w:rFonts w:cstheme="minorHAnsi"/>
          <w:sz w:val="24"/>
          <w:szCs w:val="24"/>
        </w:rPr>
        <w:t xml:space="preserve">&gt; </w:t>
      </w:r>
      <w:r w:rsidR="00754DB1">
        <w:rPr>
          <w:rFonts w:cstheme="minorHAnsi" w:hint="cs"/>
          <w:sz w:val="24"/>
          <w:szCs w:val="24"/>
          <w:rtl/>
        </w:rPr>
        <w:t xml:space="preserve"> </w:t>
      </w:r>
      <w:r w:rsidRPr="003145E2">
        <w:rPr>
          <w:rFonts w:cstheme="minorHAnsi"/>
          <w:sz w:val="24"/>
          <w:szCs w:val="24"/>
          <w:rtl/>
        </w:rPr>
        <w:t>יהיו</w:t>
      </w:r>
      <w:proofErr w:type="gramEnd"/>
      <w:r w:rsidRPr="003145E2">
        <w:rPr>
          <w:rFonts w:cstheme="minorHAnsi"/>
          <w:sz w:val="24"/>
          <w:szCs w:val="24"/>
          <w:rtl/>
        </w:rPr>
        <w:t xml:space="preserve">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DAVID </w:t>
      </w:r>
      <w:r w:rsidR="00754DB1">
        <w:rPr>
          <w:rFonts w:cstheme="minorHAnsi" w:hint="cs"/>
          <w:sz w:val="24"/>
          <w:szCs w:val="24"/>
          <w:rtl/>
        </w:rPr>
        <w:t xml:space="preserve">, </w:t>
      </w:r>
      <w:r w:rsidRPr="003145E2">
        <w:rPr>
          <w:rFonts w:cstheme="minorHAnsi"/>
          <w:sz w:val="24"/>
          <w:szCs w:val="24"/>
          <w:rtl/>
        </w:rPr>
        <w:t xml:space="preserve">וכך נמנע משכפול של קוד. </w:t>
      </w:r>
    </w:p>
    <w:p w14:paraId="5A8B5885" w14:textId="3D054A20" w:rsidR="003145E2" w:rsidRDefault="007C5FF0" w:rsidP="0090232D">
      <w:pPr>
        <w:pStyle w:val="a7"/>
        <w:jc w:val="both"/>
        <w:rPr>
          <w:rFonts w:cstheme="minorHAnsi"/>
          <w:sz w:val="24"/>
          <w:szCs w:val="24"/>
        </w:rPr>
      </w:pPr>
      <w:r>
        <w:rPr>
          <w:rFonts w:cstheme="minorHAnsi" w:hint="cs"/>
          <w:sz w:val="24"/>
          <w:szCs w:val="24"/>
          <w:rtl/>
        </w:rPr>
        <w:t xml:space="preserve">כמו </w:t>
      </w:r>
      <w:r w:rsidR="003145E2" w:rsidRPr="003145E2">
        <w:rPr>
          <w:rFonts w:cstheme="minorHAnsi"/>
          <w:sz w:val="24"/>
          <w:szCs w:val="24"/>
          <w:rtl/>
        </w:rPr>
        <w:t xml:space="preserve">כן, אם בעתיד נדרש לבצע שינוי בעיצוב של האתר, נצטרך לבצע זאת רק בקובץ </w:t>
      </w:r>
      <w:r w:rsidR="00E9106F">
        <w:rPr>
          <w:rFonts w:cstheme="minorHAnsi" w:hint="cs"/>
          <w:sz w:val="24"/>
          <w:szCs w:val="24"/>
          <w:rtl/>
        </w:rPr>
        <w:t>ה</w:t>
      </w:r>
      <w:r w:rsidR="003145E2" w:rsidRPr="003145E2">
        <w:rPr>
          <w:rFonts w:cstheme="minorHAnsi"/>
          <w:sz w:val="24"/>
          <w:szCs w:val="24"/>
        </w:rPr>
        <w:t xml:space="preserve">CSS </w:t>
      </w:r>
      <w:r w:rsidR="00E9106F">
        <w:rPr>
          <w:rFonts w:cstheme="minorHAnsi" w:hint="cs"/>
          <w:sz w:val="24"/>
          <w:szCs w:val="24"/>
          <w:rtl/>
        </w:rPr>
        <w:t xml:space="preserve"> ו</w:t>
      </w:r>
      <w:r w:rsidR="003145E2" w:rsidRPr="003145E2">
        <w:rPr>
          <w:rFonts w:cstheme="minorHAnsi"/>
          <w:sz w:val="24"/>
          <w:szCs w:val="24"/>
          <w:rtl/>
        </w:rPr>
        <w:t>לא ב</w:t>
      </w:r>
      <w:r w:rsidR="00E9106F">
        <w:rPr>
          <w:rFonts w:cstheme="minorHAnsi" w:hint="cs"/>
          <w:sz w:val="24"/>
          <w:szCs w:val="24"/>
          <w:rtl/>
        </w:rPr>
        <w:t>כל</w:t>
      </w:r>
      <w:r w:rsidR="003145E2" w:rsidRPr="003145E2">
        <w:rPr>
          <w:rFonts w:cstheme="minorHAnsi"/>
          <w:sz w:val="24"/>
          <w:szCs w:val="24"/>
          <w:rtl/>
        </w:rPr>
        <w:t xml:space="preserve"> דפי</w:t>
      </w:r>
      <w:r w:rsidR="00E9106F">
        <w:rPr>
          <w:rFonts w:cstheme="minorHAnsi" w:hint="cs"/>
          <w:sz w:val="24"/>
          <w:szCs w:val="24"/>
          <w:rtl/>
        </w:rPr>
        <w:t xml:space="preserve"> ה</w:t>
      </w:r>
      <w:r w:rsidR="003145E2"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FA23830" w14:textId="7C2A6AA5" w:rsidR="00670D90" w:rsidRDefault="006B5E1E" w:rsidP="0090232D">
      <w:pPr>
        <w:pStyle w:val="4"/>
        <w:jc w:val="both"/>
      </w:pPr>
      <w:r>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1140CB1D" w:rsidR="008123FB" w:rsidRPr="001D6024" w:rsidRDefault="007B305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Pr>
          <w:rFonts w:asciiTheme="minorHAnsi" w:eastAsiaTheme="minorHAnsi" w:hAnsiTheme="minorHAnsi" w:cstheme="minorHAnsi"/>
        </w:rPr>
        <w:t>Python</w:t>
      </w:r>
      <w:r>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w:t>
      </w:r>
      <w:r w:rsidR="00CD2A22">
        <w:rPr>
          <w:rFonts w:asciiTheme="minorHAnsi" w:eastAsiaTheme="minorHAnsi" w:hAnsiTheme="minorHAnsi" w:cstheme="minorHAnsi" w:hint="cs"/>
          <w:rtl/>
        </w:rPr>
        <w:t>י</w:t>
      </w:r>
      <w:r w:rsidR="001D6024">
        <w:rPr>
          <w:rFonts w:asciiTheme="minorHAnsi" w:eastAsiaTheme="minorHAnsi" w:hAnsiTheme="minorHAnsi" w:cstheme="minorHAnsi" w:hint="cs"/>
          <w:rtl/>
        </w:rPr>
        <w:t>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tl/>
        </w:rPr>
        <w:t xml:space="preserve"> </w:t>
      </w:r>
      <w:r w:rsidR="00CD2A22">
        <w:rPr>
          <w:rFonts w:asciiTheme="minorHAnsi" w:eastAsiaTheme="minorHAnsi" w:hAnsiTheme="minorHAnsi" w:cstheme="minorHAnsi" w:hint="cs"/>
          <w:rtl/>
        </w:rPr>
        <w:t>ש</w:t>
      </w:r>
      <w:r w:rsidR="008123FB" w:rsidRPr="001D6024">
        <w:rPr>
          <w:rFonts w:asciiTheme="minorHAnsi" w:eastAsiaTheme="minorHAnsi" w:hAnsiTheme="minorHAnsi" w:cstheme="minorHAnsi"/>
          <w:rtl/>
        </w:rPr>
        <w:t xml:space="preserve">תוכננה תוך שימת דגש על קריאוּת הקוד, וכוללת </w:t>
      </w:r>
      <w:r w:rsidR="00CD2A22">
        <w:rPr>
          <w:rFonts w:asciiTheme="minorHAnsi" w:eastAsiaTheme="minorHAnsi" w:hAnsiTheme="minorHAnsi" w:cstheme="minorHAnsi"/>
          <w:rtl/>
        </w:rPr>
        <w:t>מבנים המיועדים לאפשר ביטוי של ת</w:t>
      </w:r>
      <w:r w:rsidR="008123FB" w:rsidRPr="001D6024">
        <w:rPr>
          <w:rFonts w:asciiTheme="minorHAnsi" w:eastAsiaTheme="minorHAnsi" w:hAnsiTheme="minorHAnsi" w:cstheme="minorHAnsi"/>
          <w:rtl/>
        </w:rPr>
        <w:t>כניות מורכבות בדרך קצרה וברורה. אחד המאפיינים הבולטים בתחביר השפה הוא השימוש ב</w:t>
      </w:r>
      <w:hyperlink r:id="rId47" w:tooltip="הזחה" w:history="1">
        <w:r w:rsidR="008123FB" w:rsidRPr="001D6024">
          <w:rPr>
            <w:rFonts w:asciiTheme="minorHAnsi" w:eastAsiaTheme="minorHAnsi" w:hAnsiTheme="minorHAnsi" w:cstheme="minorHAnsi"/>
            <w:rtl/>
          </w:rPr>
          <w:t>הזחה</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להגדרת בלוקים של קוד (ללא שימוש בסוגריים או ב</w:t>
      </w:r>
      <w:hyperlink r:id="rId48" w:tooltip="מילה שמורה" w:history="1">
        <w:r w:rsidR="008123FB" w:rsidRPr="001D6024">
          <w:rPr>
            <w:rFonts w:asciiTheme="minorHAnsi" w:eastAsiaTheme="minorHAnsi" w:hAnsiTheme="minorHAnsi" w:cstheme="minorHAnsi"/>
            <w:rtl/>
          </w:rPr>
          <w:t>מילים שמורות</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Pr>
        <w:t>.</w:t>
      </w:r>
    </w:p>
    <w:p w14:paraId="1536948F" w14:textId="47B23C3B" w:rsidR="00CC23FA" w:rsidRDefault="00B145E6" w:rsidP="0090232D">
      <w:pPr>
        <w:pStyle w:val="a7"/>
        <w:jc w:val="both"/>
        <w:rPr>
          <w:rFonts w:cstheme="minorHAnsi"/>
          <w:sz w:val="24"/>
          <w:szCs w:val="24"/>
          <w:rtl/>
        </w:rPr>
      </w:pPr>
      <w:r>
        <w:rPr>
          <w:rFonts w:cstheme="minorHAnsi" w:hint="cs"/>
          <w:sz w:val="24"/>
          <w:szCs w:val="24"/>
          <w:rtl/>
        </w:rPr>
        <w:t xml:space="preserve">השפה </w:t>
      </w:r>
      <w:r w:rsidR="007E2945">
        <w:rPr>
          <w:rFonts w:cstheme="minorHAnsi" w:hint="cs"/>
          <w:sz w:val="24"/>
          <w:szCs w:val="24"/>
          <w:rtl/>
        </w:rPr>
        <w:t xml:space="preserve">פותחה בשנת 1991 ע"י </w:t>
      </w:r>
      <w:r w:rsidR="007E2945" w:rsidRPr="00AB540D">
        <w:rPr>
          <w:rFonts w:cstheme="minorHAnsi" w:hint="cs"/>
          <w:sz w:val="24"/>
          <w:szCs w:val="24"/>
          <w:rtl/>
        </w:rPr>
        <w:t xml:space="preserve">גואידו ואן רוסום, </w:t>
      </w:r>
      <w:r w:rsidR="007E2945" w:rsidRPr="007E2945">
        <w:rPr>
          <w:rFonts w:cstheme="minorHAnsi"/>
          <w:sz w:val="24"/>
          <w:szCs w:val="24"/>
          <w:rtl/>
        </w:rPr>
        <w:t>במקור בתור פיתוח של שפת התכנות</w:t>
      </w:r>
      <w:r w:rsidR="00D1732C">
        <w:rPr>
          <w:rFonts w:cstheme="minorHAnsi" w:hint="cs"/>
          <w:sz w:val="24"/>
          <w:szCs w:val="24"/>
          <w:rtl/>
        </w:rPr>
        <w:t xml:space="preserve"> </w:t>
      </w:r>
      <w:r w:rsidR="007E2945" w:rsidRPr="007E2945">
        <w:rPr>
          <w:rFonts w:cstheme="minorHAnsi"/>
          <w:sz w:val="24"/>
          <w:szCs w:val="24"/>
        </w:rPr>
        <w:t xml:space="preserve"> ABC </w:t>
      </w:r>
      <w:r w:rsidR="007E2945" w:rsidRPr="007E2945">
        <w:rPr>
          <w:rFonts w:cstheme="minorHAnsi"/>
          <w:sz w:val="24"/>
          <w:szCs w:val="24"/>
          <w:rtl/>
        </w:rPr>
        <w:t>אשר יוכל לטפל בחריגות</w:t>
      </w:r>
      <w:r w:rsidR="007E2945" w:rsidRPr="007E2945">
        <w:rPr>
          <w:rFonts w:cstheme="minorHAnsi"/>
          <w:sz w:val="24"/>
          <w:szCs w:val="24"/>
        </w:rPr>
        <w:t> </w:t>
      </w:r>
      <w:r w:rsidR="007E2945" w:rsidRPr="007E2945">
        <w:rPr>
          <w:rFonts w:cstheme="minorHAnsi"/>
          <w:sz w:val="24"/>
          <w:szCs w:val="24"/>
          <w:rtl/>
        </w:rPr>
        <w:t>עבור</w:t>
      </w:r>
      <w:r>
        <w:rPr>
          <w:rFonts w:cstheme="minorHAnsi" w:hint="cs"/>
          <w:sz w:val="24"/>
          <w:szCs w:val="24"/>
          <w:rtl/>
        </w:rPr>
        <w:t xml:space="preserve"> </w:t>
      </w:r>
      <w:r w:rsidR="007E2945" w:rsidRPr="007E2945">
        <w:rPr>
          <w:rFonts w:cstheme="minorHAnsi"/>
          <w:sz w:val="24"/>
          <w:szCs w:val="24"/>
        </w:rPr>
        <w:t>Amoeba OS</w:t>
      </w:r>
      <w:r>
        <w:rPr>
          <w:rFonts w:cstheme="minorHAnsi" w:hint="cs"/>
          <w:sz w:val="24"/>
          <w:szCs w:val="24"/>
          <w:rtl/>
        </w:rPr>
        <w:t>.</w:t>
      </w:r>
      <w:r w:rsidR="00175BD2">
        <w:rPr>
          <w:rFonts w:cstheme="minorHAnsi" w:hint="cs"/>
          <w:sz w:val="24"/>
          <w:szCs w:val="24"/>
          <w:rtl/>
        </w:rPr>
        <w:t xml:space="preserve"> </w:t>
      </w:r>
      <w:r>
        <w:rPr>
          <w:rFonts w:cstheme="minorHAnsi" w:hint="cs"/>
          <w:sz w:val="24"/>
          <w:szCs w:val="24"/>
          <w:rtl/>
        </w:rPr>
        <w:t xml:space="preserve">היא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65E10D7E"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B145E6">
        <w:rPr>
          <w:rFonts w:cstheme="minorHAnsi" w:hint="cs"/>
          <w:sz w:val="24"/>
          <w:szCs w:val="24"/>
          <w:rtl/>
        </w:rPr>
        <w:t>המפרש</w:t>
      </w:r>
      <w:r w:rsidR="00DC0366">
        <w:rPr>
          <w:rFonts w:cstheme="minorHAnsi" w:hint="cs"/>
          <w:sz w:val="24"/>
          <w:szCs w:val="24"/>
          <w:rtl/>
        </w:rPr>
        <w:t xml:space="preserve">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הכל מפורש לקוד מכונה בפעם אחת ו</w:t>
      </w:r>
      <w:r w:rsidR="00B145E6">
        <w:rPr>
          <w:rFonts w:cstheme="minorHAnsi" w:hint="cs"/>
          <w:sz w:val="24"/>
          <w:szCs w:val="24"/>
          <w:rtl/>
        </w:rPr>
        <w:t xml:space="preserve">אז </w:t>
      </w:r>
      <w:r w:rsidR="00DC0366">
        <w:rPr>
          <w:rFonts w:cstheme="minorHAnsi" w:hint="cs"/>
          <w:sz w:val="24"/>
          <w:szCs w:val="24"/>
          <w:rtl/>
        </w:rPr>
        <w:t>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commentRangeStart w:id="32"/>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commentRangeEnd w:id="32"/>
      <w:r w:rsidR="00B145E6">
        <w:rPr>
          <w:rStyle w:val="ad"/>
          <w:rtl/>
        </w:rPr>
        <w:commentReference w:id="32"/>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r w:rsidRPr="00245EAA">
        <w:rPr>
          <w:rFonts w:cstheme="minorHAnsi" w:hint="cs"/>
          <w:sz w:val="24"/>
          <w:szCs w:val="24"/>
          <w:rtl/>
        </w:rPr>
        <w:t>סקריפטית</w:t>
      </w:r>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5C5EB6ED" w:rsidR="00D1732C"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00B145E6">
        <w:rPr>
          <w:rFonts w:cstheme="minorHAnsi" w:hint="cs"/>
          <w:sz w:val="24"/>
          <w:szCs w:val="24"/>
          <w:rtl/>
        </w:rPr>
        <w:t>-</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3F4781DB"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525AB49B" w:rsidR="009B64EB" w:rsidRPr="00245EAA" w:rsidRDefault="009B64EB" w:rsidP="00B145E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lastRenderedPageBreak/>
        <w:t>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Java </w:t>
      </w:r>
      <w:r w:rsidR="00B145E6">
        <w:rPr>
          <w:rFonts w:cstheme="minorHAnsi" w:hint="cs"/>
          <w:sz w:val="24"/>
          <w:szCs w:val="24"/>
          <w:rtl/>
        </w:rPr>
        <w:t xml:space="preserve">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 xml:space="preserve">- </w:t>
      </w:r>
      <w:r w:rsidRPr="00245EAA">
        <w:rPr>
          <w:rFonts w:cstheme="minorHAnsi"/>
          <w:sz w:val="24"/>
          <w:szCs w:val="24"/>
        </w:rPr>
        <w:t>C++</w:t>
      </w:r>
      <w:r w:rsidR="00B145E6">
        <w:rPr>
          <w:rFonts w:cstheme="minorHAnsi" w:hint="cs"/>
          <w:sz w:val="24"/>
          <w:szCs w:val="24"/>
          <w:rtl/>
        </w:rPr>
        <w:t>.</w:t>
      </w:r>
    </w:p>
    <w:p w14:paraId="519EF60C" w14:textId="3C9D6E5C"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00B145E6">
        <w:rPr>
          <w:rFonts w:cstheme="minorHAnsi" w:hint="cs"/>
          <w:sz w:val="24"/>
          <w:szCs w:val="24"/>
          <w:rtl/>
        </w:rPr>
        <w:t>,</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B145E6" w:rsidRDefault="009B64EB" w:rsidP="0090232D">
      <w:pPr>
        <w:autoSpaceDE w:val="0"/>
        <w:autoSpaceDN w:val="0"/>
        <w:adjustRightInd w:val="0"/>
        <w:spacing w:after="0" w:line="240" w:lineRule="auto"/>
        <w:jc w:val="both"/>
        <w:rPr>
          <w:rFonts w:cstheme="minorHAnsi"/>
          <w:b/>
          <w:bCs/>
          <w:sz w:val="24"/>
          <w:szCs w:val="24"/>
        </w:rPr>
      </w:pPr>
      <w:r w:rsidRPr="00B145E6">
        <w:rPr>
          <w:rFonts w:cstheme="minorHAnsi"/>
          <w:b/>
          <w:bCs/>
          <w:sz w:val="24"/>
          <w:szCs w:val="24"/>
        </w:rPr>
        <w:t>Python 2 vs Python 3</w:t>
      </w:r>
    </w:p>
    <w:p w14:paraId="7F8397E8" w14:textId="3E13078A" w:rsidR="005B22E3" w:rsidRPr="00245EAA" w:rsidRDefault="009B64EB" w:rsidP="003B6050">
      <w:pPr>
        <w:autoSpaceDE w:val="0"/>
        <w:autoSpaceDN w:val="0"/>
        <w:adjustRightInd w:val="0"/>
        <w:spacing w:after="0" w:line="240" w:lineRule="auto"/>
        <w:jc w:val="both"/>
        <w:rPr>
          <w:rFonts w:cstheme="minorHAnsi"/>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r w:rsidR="00364E97">
        <w:rPr>
          <w:rFonts w:cstheme="minorHAnsi" w:hint="cs"/>
          <w:sz w:val="24"/>
          <w:szCs w:val="24"/>
          <w:rtl/>
        </w:rPr>
        <w:t>ה</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003B6050">
        <w:rPr>
          <w:rFonts w:cstheme="minorHAnsi" w:hint="cs"/>
          <w:sz w:val="24"/>
          <w:szCs w:val="24"/>
          <w:rtl/>
        </w:rPr>
        <w:t>גרסה</w:t>
      </w:r>
      <w:r w:rsidRPr="00245EAA">
        <w:rPr>
          <w:rFonts w:cstheme="minorHAnsi"/>
          <w:sz w:val="24"/>
          <w:szCs w:val="24"/>
          <w:rtl/>
        </w:rPr>
        <w:t xml:space="preserve"> 2.7 </w:t>
      </w:r>
      <w:r w:rsidRPr="00245EAA">
        <w:rPr>
          <w:rFonts w:cstheme="minorHAnsi" w:hint="cs"/>
          <w:sz w:val="24"/>
          <w:szCs w:val="24"/>
          <w:rtl/>
        </w:rPr>
        <w:t>יצא</w:t>
      </w:r>
      <w:r w:rsidR="00B145E6">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003B6050">
        <w:rPr>
          <w:rFonts w:cstheme="minorHAnsi"/>
          <w:sz w:val="24"/>
          <w:szCs w:val="24"/>
        </w:rPr>
        <w:t>.</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0D15A92"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003B6050">
        <w:rPr>
          <w:rFonts w:cstheme="minorHAnsi" w:hint="cs"/>
          <w:sz w:val="24"/>
          <w:szCs w:val="24"/>
          <w:rtl/>
        </w:rPr>
        <w:t>ג</w:t>
      </w:r>
      <w:r w:rsidRPr="00245EAA">
        <w:rPr>
          <w:rFonts w:cstheme="minorHAnsi" w:hint="cs"/>
          <w:sz w:val="24"/>
          <w:szCs w:val="24"/>
          <w:rtl/>
        </w:rPr>
        <w:t>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003B6050">
        <w:rPr>
          <w:rFonts w:cstheme="minorHAnsi" w:hint="cs"/>
          <w:sz w:val="24"/>
          <w:szCs w:val="24"/>
          <w:rtl/>
        </w:rPr>
        <w:t>וג</w:t>
      </w:r>
      <w:r w:rsidRPr="00245EAA">
        <w:rPr>
          <w:rFonts w:cstheme="minorHAnsi" w:hint="cs"/>
          <w:sz w:val="24"/>
          <w:szCs w:val="24"/>
          <w:rtl/>
        </w:rPr>
        <w:t>רסת</w:t>
      </w:r>
      <w:r w:rsidRPr="00245EAA">
        <w:rPr>
          <w:rFonts w:cstheme="minorHAnsi"/>
          <w:sz w:val="24"/>
          <w:szCs w:val="24"/>
          <w:rtl/>
        </w:rPr>
        <w:t xml:space="preserve"> 3.5 </w:t>
      </w:r>
      <w:r w:rsidRPr="00245EAA">
        <w:rPr>
          <w:rFonts w:cstheme="minorHAnsi" w:hint="cs"/>
          <w:sz w:val="24"/>
          <w:szCs w:val="24"/>
          <w:rtl/>
        </w:rPr>
        <w:t>בשנת</w:t>
      </w:r>
      <w:r w:rsidR="003B6050">
        <w:rPr>
          <w:rFonts w:cstheme="minorHAnsi"/>
          <w:sz w:val="24"/>
          <w:szCs w:val="24"/>
          <w:rtl/>
        </w:rPr>
        <w:t xml:space="preserve"> 2015</w:t>
      </w:r>
      <w:r w:rsidRPr="00245EAA">
        <w:rPr>
          <w:rFonts w:cstheme="minorHAnsi"/>
          <w:sz w:val="24"/>
          <w:szCs w:val="24"/>
          <w:rtl/>
        </w:rPr>
        <w:t xml:space="preserve">. </w:t>
      </w:r>
      <w:r w:rsidRPr="00245EAA">
        <w:rPr>
          <w:rFonts w:cstheme="minorHAnsi" w:hint="cs"/>
          <w:sz w:val="24"/>
          <w:szCs w:val="24"/>
          <w:rtl/>
        </w:rPr>
        <w:t>משמעות</w:t>
      </w:r>
    </w:p>
    <w:p w14:paraId="224A2541" w14:textId="2D694E3C" w:rsidR="009B64EB" w:rsidRPr="00245EAA" w:rsidRDefault="009B64EB" w:rsidP="00146F0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003B6050">
        <w:rPr>
          <w:rFonts w:cstheme="minorHAnsi" w:hint="cs"/>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003B6050">
        <w:rPr>
          <w:rFonts w:cstheme="minorHAnsi" w:hint="cs"/>
          <w:sz w:val="24"/>
          <w:szCs w:val="24"/>
          <w:rtl/>
        </w:rPr>
        <w:t xml:space="preserve"> אך ורק</w:t>
      </w:r>
      <w:r w:rsidRPr="00245EAA">
        <w:rPr>
          <w:rFonts w:cstheme="minorHAnsi"/>
          <w:sz w:val="24"/>
          <w:szCs w:val="24"/>
          <w:rtl/>
        </w:rPr>
        <w:t xml:space="preserve"> </w:t>
      </w:r>
      <w:r w:rsidRPr="00245EAA">
        <w:rPr>
          <w:rFonts w:cstheme="minorHAnsi" w:hint="cs"/>
          <w:sz w:val="24"/>
          <w:szCs w:val="24"/>
          <w:rtl/>
        </w:rPr>
        <w:t>ב</w:t>
      </w:r>
      <w:r w:rsidR="003B6050">
        <w:rPr>
          <w:rFonts w:cstheme="minorHAnsi" w:hint="cs"/>
          <w:sz w:val="24"/>
          <w:szCs w:val="24"/>
          <w:rtl/>
        </w:rPr>
        <w:t>-</w:t>
      </w:r>
      <w:r w:rsidRPr="00245EAA">
        <w:rPr>
          <w:rFonts w:cstheme="minorHAnsi"/>
          <w:sz w:val="24"/>
          <w:szCs w:val="24"/>
        </w:rPr>
        <w:t xml:space="preserve">Python 3 </w:t>
      </w:r>
      <w:r w:rsidR="003B6050">
        <w:rPr>
          <w:rFonts w:cstheme="minorHAnsi" w:hint="cs"/>
          <w:sz w:val="24"/>
          <w:szCs w:val="24"/>
          <w:rtl/>
        </w:rPr>
        <w:t xml:space="preserve">. </w:t>
      </w:r>
      <w:r w:rsidR="00146F06">
        <w:rPr>
          <w:rFonts w:cstheme="minorHAnsi" w:hint="cs"/>
          <w:sz w:val="24"/>
          <w:szCs w:val="24"/>
          <w:rtl/>
        </w:rPr>
        <w:t xml:space="preserve">בנוסף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00146F06">
        <w:rPr>
          <w:rFonts w:cstheme="minorHAnsi" w:hint="cs"/>
          <w:sz w:val="24"/>
          <w:szCs w:val="24"/>
          <w:rtl/>
        </w:rPr>
        <w:t>ו</w:t>
      </w:r>
      <w:r w:rsidR="00146F06">
        <w:rPr>
          <w:rFonts w:cstheme="minorHAnsi"/>
          <w:sz w:val="24"/>
          <w:szCs w:val="24"/>
        </w:rPr>
        <w:t>print</w:t>
      </w:r>
      <w:r w:rsidR="00146F06">
        <w:rPr>
          <w:rFonts w:cstheme="minorHAnsi" w:hint="cs"/>
          <w:sz w:val="24"/>
          <w:szCs w:val="24"/>
          <w:rtl/>
        </w:rPr>
        <w:t xml:space="preserve">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w:t>
      </w:r>
      <w:r w:rsidR="00146F06">
        <w:rPr>
          <w:rFonts w:cstheme="minorHAnsi" w:hint="cs"/>
          <w:sz w:val="24"/>
          <w:szCs w:val="24"/>
          <w:rtl/>
        </w:rPr>
        <w:t xml:space="preserve">כדי </w:t>
      </w:r>
      <w:r w:rsidRPr="00245EAA">
        <w:rPr>
          <w:rFonts w:cstheme="minorHAnsi" w:hint="cs"/>
          <w:sz w:val="24"/>
          <w:szCs w:val="24"/>
          <w:rtl/>
        </w:rPr>
        <w:t>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w:t>
      </w:r>
      <w:r w:rsidR="00146F06">
        <w:rPr>
          <w:rFonts w:cstheme="minorHAnsi" w:hint="cs"/>
          <w:sz w:val="24"/>
          <w:szCs w:val="24"/>
          <w:rtl/>
        </w:rPr>
        <w:t>ות</w:t>
      </w:r>
      <w:r w:rsidRPr="00245EAA">
        <w:rPr>
          <w:rFonts w:cstheme="minorHAnsi"/>
          <w:sz w:val="24"/>
          <w:szCs w:val="24"/>
          <w:rtl/>
        </w:rPr>
        <w:t>.</w:t>
      </w:r>
    </w:p>
    <w:p w14:paraId="0CCC4DAE" w14:textId="45F27287" w:rsidR="00D23AA2" w:rsidRDefault="003B6050" w:rsidP="00146F06">
      <w:pPr>
        <w:autoSpaceDE w:val="0"/>
        <w:autoSpaceDN w:val="0"/>
        <w:adjustRightInd w:val="0"/>
        <w:spacing w:after="0" w:line="240" w:lineRule="auto"/>
        <w:jc w:val="both"/>
        <w:rPr>
          <w:rFonts w:cstheme="minorHAnsi"/>
          <w:sz w:val="24"/>
          <w:szCs w:val="24"/>
          <w:rtl/>
        </w:rPr>
      </w:pPr>
      <w:r>
        <w:rPr>
          <w:rFonts w:cstheme="minorHAnsi" w:hint="cs"/>
          <w:sz w:val="24"/>
          <w:szCs w:val="24"/>
          <w:rtl/>
        </w:rPr>
        <w:t>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 xml:space="preserve">.2 </w:t>
      </w:r>
      <w:r w:rsidR="009B64EB" w:rsidRPr="00245EAA">
        <w:rPr>
          <w:rFonts w:cstheme="minorHAnsi" w:hint="cs"/>
          <w:sz w:val="24"/>
          <w:szCs w:val="24"/>
          <w:rtl/>
        </w:rPr>
        <w:t>של</w:t>
      </w:r>
      <w:r w:rsidR="009B64EB" w:rsidRPr="00245EAA">
        <w:rPr>
          <w:rFonts w:cstheme="minorHAnsi"/>
          <w:sz w:val="24"/>
          <w:szCs w:val="24"/>
        </w:rPr>
        <w:t xml:space="preserve"> Python </w:t>
      </w:r>
      <w:r w:rsidR="009B64EB" w:rsidRPr="00245EAA">
        <w:rPr>
          <w:rFonts w:cstheme="minorHAnsi" w:hint="cs"/>
          <w:sz w:val="24"/>
          <w:szCs w:val="24"/>
          <w:rtl/>
        </w:rPr>
        <w:t>היא</w:t>
      </w:r>
      <w:r w:rsidR="009B64EB" w:rsidRPr="00245EAA">
        <w:rPr>
          <w:rFonts w:cstheme="minorHAnsi"/>
          <w:sz w:val="24"/>
          <w:szCs w:val="24"/>
          <w:rtl/>
        </w:rPr>
        <w:t xml:space="preserve"> </w:t>
      </w:r>
      <w:r w:rsidR="00146F06">
        <w:rPr>
          <w:rFonts w:cstheme="minorHAnsi" w:hint="cs"/>
          <w:sz w:val="24"/>
          <w:szCs w:val="24"/>
          <w:rtl/>
        </w:rPr>
        <w:t>הדור הקודם,</w:t>
      </w:r>
      <w:r w:rsidR="009B64EB" w:rsidRPr="00245EAA">
        <w:rPr>
          <w:rFonts w:cstheme="minorHAnsi"/>
          <w:sz w:val="24"/>
          <w:szCs w:val="24"/>
          <w:rtl/>
        </w:rPr>
        <w:t xml:space="preserve"> </w:t>
      </w:r>
      <w:r w:rsidR="009B64EB" w:rsidRPr="00245EAA">
        <w:rPr>
          <w:rFonts w:cstheme="minorHAnsi" w:hint="cs"/>
          <w:sz w:val="24"/>
          <w:szCs w:val="24"/>
          <w:rtl/>
        </w:rPr>
        <w:t>בעוד</w:t>
      </w:r>
      <w:r w:rsidR="009B64EB" w:rsidRPr="00245EAA">
        <w:rPr>
          <w:rFonts w:cstheme="minorHAnsi"/>
          <w:sz w:val="24"/>
          <w:szCs w:val="24"/>
          <w:rtl/>
        </w:rPr>
        <w:t xml:space="preserve"> </w:t>
      </w:r>
      <w:r>
        <w:rPr>
          <w:rFonts w:cstheme="minorHAnsi" w:hint="cs"/>
          <w:sz w:val="24"/>
          <w:szCs w:val="24"/>
          <w:rtl/>
        </w:rPr>
        <w:t>שהג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w:t>
      </w:r>
      <w:r w:rsidR="009B64EB" w:rsidRPr="00245EAA">
        <w:rPr>
          <w:rFonts w:cstheme="minorHAnsi"/>
          <w:sz w:val="24"/>
          <w:szCs w:val="24"/>
          <w:rtl/>
        </w:rPr>
        <w:t>3</w:t>
      </w:r>
      <w:r w:rsidR="009B64EB" w:rsidRPr="00245EAA">
        <w:rPr>
          <w:rFonts w:cstheme="minorHAnsi"/>
          <w:sz w:val="24"/>
          <w:szCs w:val="24"/>
        </w:rPr>
        <w:t xml:space="preserve"> </w:t>
      </w:r>
      <w:r w:rsidR="009B64EB" w:rsidRPr="00245EAA">
        <w:rPr>
          <w:rFonts w:cstheme="minorHAnsi" w:hint="cs"/>
          <w:sz w:val="24"/>
          <w:szCs w:val="24"/>
          <w:rtl/>
        </w:rPr>
        <w:t>היא</w:t>
      </w:r>
      <w:r w:rsidR="009B64EB" w:rsidRPr="00245EAA">
        <w:rPr>
          <w:rFonts w:cstheme="minorHAnsi"/>
          <w:sz w:val="24"/>
          <w:szCs w:val="24"/>
          <w:rtl/>
        </w:rPr>
        <w:t xml:space="preserve"> </w:t>
      </w:r>
      <w:r w:rsidR="009B64EB" w:rsidRPr="00245EAA">
        <w:rPr>
          <w:rFonts w:cstheme="minorHAnsi" w:hint="cs"/>
          <w:sz w:val="24"/>
          <w:szCs w:val="24"/>
          <w:rtl/>
        </w:rPr>
        <w:t>ההווה</w:t>
      </w:r>
      <w:r w:rsidR="009B64EB" w:rsidRPr="00245EAA">
        <w:rPr>
          <w:rFonts w:cstheme="minorHAnsi"/>
          <w:sz w:val="24"/>
          <w:szCs w:val="24"/>
          <w:rtl/>
        </w:rPr>
        <w:t xml:space="preserve"> </w:t>
      </w:r>
      <w:r w:rsidR="009B64EB" w:rsidRPr="00245EAA">
        <w:rPr>
          <w:rFonts w:cstheme="minorHAnsi" w:hint="cs"/>
          <w:sz w:val="24"/>
          <w:szCs w:val="24"/>
          <w:rtl/>
        </w:rPr>
        <w:t>והעתיד</w:t>
      </w:r>
      <w:r w:rsidR="009B64EB" w:rsidRPr="00245EAA">
        <w:rPr>
          <w:rFonts w:cstheme="minorHAnsi"/>
          <w:sz w:val="24"/>
          <w:szCs w:val="24"/>
          <w:rtl/>
        </w:rPr>
        <w:t xml:space="preserve"> </w:t>
      </w:r>
      <w:r w:rsidR="009B64EB" w:rsidRPr="00245EAA">
        <w:rPr>
          <w:rFonts w:cstheme="minorHAnsi" w:hint="cs"/>
          <w:sz w:val="24"/>
          <w:szCs w:val="24"/>
          <w:rtl/>
        </w:rPr>
        <w:t>של</w:t>
      </w:r>
      <w:r>
        <w:rPr>
          <w:rFonts w:cstheme="minorHAnsi" w:hint="cs"/>
          <w:sz w:val="24"/>
          <w:szCs w:val="24"/>
          <w:rtl/>
        </w:rPr>
        <w:t xml:space="preserve"> </w:t>
      </w:r>
      <w:r w:rsidR="009B64EB" w:rsidRPr="00245EAA">
        <w:rPr>
          <w:rFonts w:cstheme="minorHAnsi" w:hint="cs"/>
          <w:sz w:val="24"/>
          <w:szCs w:val="24"/>
          <w:rtl/>
        </w:rPr>
        <w:t>השפה</w:t>
      </w:r>
      <w:r w:rsidR="009B64EB" w:rsidRPr="00245EAA">
        <w:rPr>
          <w:rFonts w:cstheme="minorHAnsi"/>
          <w:sz w:val="24"/>
          <w:szCs w:val="24"/>
          <w:rtl/>
        </w:rPr>
        <w:t xml:space="preserve">. </w:t>
      </w:r>
    </w:p>
    <w:p w14:paraId="2A045358" w14:textId="4A71D12E" w:rsidR="00F731E6" w:rsidRPr="00175BD2" w:rsidRDefault="009B64EB" w:rsidP="003B6050">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003B6050">
        <w:rPr>
          <w:rFonts w:cstheme="minorHAnsi" w:hint="cs"/>
          <w:sz w:val="24"/>
          <w:szCs w:val="24"/>
          <w:rtl/>
        </w:rPr>
        <w:t>בג</w:t>
      </w:r>
      <w:r w:rsidRPr="00245EAA">
        <w:rPr>
          <w:rFonts w:cstheme="minorHAnsi" w:hint="cs"/>
          <w:sz w:val="24"/>
          <w:szCs w:val="24"/>
          <w:rtl/>
        </w:rPr>
        <w:t>רס</w:t>
      </w:r>
      <w:r w:rsidR="003B6050">
        <w:rPr>
          <w:rFonts w:cstheme="minorHAnsi" w:hint="cs"/>
          <w:sz w:val="24"/>
          <w:szCs w:val="24"/>
          <w:rtl/>
        </w:rPr>
        <w:t>ה</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003B6050">
        <w:rPr>
          <w:rFonts w:cstheme="minorHAnsi" w:hint="cs"/>
          <w:sz w:val="24"/>
          <w:szCs w:val="24"/>
          <w:rtl/>
        </w:rPr>
        <w:t>הפרוי</w:t>
      </w:r>
      <w:r w:rsidRPr="00245EAA">
        <w:rPr>
          <w:rFonts w:cstheme="minorHAnsi" w:hint="cs"/>
          <w:sz w:val="24"/>
          <w:szCs w:val="24"/>
          <w:rtl/>
        </w:rPr>
        <w:t>קט</w:t>
      </w:r>
      <w:r w:rsidRPr="00245EAA">
        <w:rPr>
          <w:rFonts w:cstheme="minorHAnsi"/>
          <w:sz w:val="24"/>
          <w:szCs w:val="24"/>
        </w:rPr>
        <w:t>.</w:t>
      </w:r>
    </w:p>
    <w:p w14:paraId="7DF297C4" w14:textId="56035168"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sz w:val="24"/>
          <w:szCs w:val="24"/>
        </w:rPr>
      </w:pPr>
    </w:p>
    <w:p w14:paraId="44500533" w14:textId="5C3B0C35" w:rsidR="00641A3F" w:rsidRPr="00201C55" w:rsidRDefault="00201C55" w:rsidP="0090232D">
      <w:pPr>
        <w:pStyle w:val="2"/>
        <w:jc w:val="both"/>
        <w:rPr>
          <w:rtl/>
        </w:rPr>
      </w:pPr>
      <w:bookmarkStart w:id="33" w:name="_Toc4609065"/>
      <w:r w:rsidRPr="00201C55">
        <w:rPr>
          <w:rFonts w:hint="cs"/>
          <w:rtl/>
        </w:rPr>
        <w:t xml:space="preserve">2.4 </w:t>
      </w:r>
      <w:r w:rsidR="00641A3F" w:rsidRPr="00201C55">
        <w:rPr>
          <w:rFonts w:hint="cs"/>
          <w:rtl/>
        </w:rPr>
        <w:t>מודל הפיתוח</w:t>
      </w:r>
      <w:bookmarkEnd w:id="33"/>
    </w:p>
    <w:p w14:paraId="6050291D" w14:textId="77777777" w:rsidR="00201C55" w:rsidRPr="00201C55" w:rsidRDefault="00201C55" w:rsidP="0090232D">
      <w:pPr>
        <w:pStyle w:val="a7"/>
        <w:jc w:val="both"/>
        <w:rPr>
          <w:rFonts w:cstheme="minorHAnsi"/>
          <w:sz w:val="24"/>
          <w:szCs w:val="24"/>
          <w:rtl/>
        </w:rPr>
      </w:pPr>
    </w:p>
    <w:p w14:paraId="5DB5E502" w14:textId="4A8A0075"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מרכיב מרכזי ביותר בניהול פרויקטי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w:t>
      </w:r>
      <w:r w:rsidR="0025624F">
        <w:rPr>
          <w:rFonts w:asciiTheme="minorHAnsi" w:eastAsiaTheme="minorHAnsi" w:hAnsiTheme="minorHAnsi" w:cstheme="minorHAnsi" w:hint="cs"/>
          <w:rtl/>
        </w:rPr>
        <w:t>,</w:t>
      </w:r>
      <w:r w:rsidRPr="001C7332">
        <w:rPr>
          <w:rFonts w:asciiTheme="minorHAnsi" w:eastAsiaTheme="minorHAnsi" w:hAnsiTheme="minorHAnsi" w:cstheme="minorHAnsi" w:hint="cs"/>
          <w:rtl/>
        </w:rPr>
        <w:t xml:space="preserve">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350D61"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49"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0" w:anchor="_%D7%94%D7%A9%D7%99%D7%98%D7%94_%D7%94%D7%90%D7%99%D7%98%D7%A8%D7%98%D7%99%D7%91%D7%99%D7%AA,_%D7%99%D7%97%D7%99%D7%93%D7%AA" w:history="1">
        <w:r w:rsidRPr="001C7332">
          <w:rPr>
            <w:rFonts w:asciiTheme="minorHAnsi" w:eastAsiaTheme="minorHAnsi" w:hAnsiTheme="minorHAnsi" w:cstheme="minorHAnsi" w:hint="cs"/>
            <w:rtl/>
          </w:rPr>
          <w:t xml:space="preserve">השיטה </w:t>
        </w:r>
        <w:proofErr w:type="spellStart"/>
        <w:r w:rsidRPr="001C7332">
          <w:rPr>
            <w:rFonts w:asciiTheme="minorHAnsi" w:eastAsiaTheme="minorHAnsi" w:hAnsiTheme="minorHAnsi" w:cstheme="minorHAnsi" w:hint="cs"/>
            <w:rtl/>
          </w:rPr>
          <w:t>האיטרטיבית</w:t>
        </w:r>
        <w:proofErr w:type="spellEnd"/>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1"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56B71A0D" w:rsidR="001C7332" w:rsidRPr="00F22467" w:rsidRDefault="00F22467" w:rsidP="0090232D">
      <w:pPr>
        <w:pStyle w:val="a7"/>
        <w:jc w:val="both"/>
        <w:rPr>
          <w:rFonts w:cstheme="minorHAnsi"/>
          <w:b/>
          <w:bCs/>
          <w:sz w:val="24"/>
          <w:szCs w:val="24"/>
          <w:rtl/>
        </w:rPr>
      </w:pPr>
      <w:r w:rsidRPr="00F22467">
        <w:rPr>
          <w:rFonts w:cstheme="minorHAnsi" w:hint="cs"/>
          <w:b/>
          <w:bCs/>
          <w:sz w:val="24"/>
          <w:szCs w:val="24"/>
          <w:rtl/>
        </w:rPr>
        <w:t>השיטה הסדרתית</w:t>
      </w:r>
    </w:p>
    <w:p w14:paraId="0287988C" w14:textId="61B3C83F" w:rsidR="00450B62" w:rsidRPr="001C7332" w:rsidRDefault="00992825" w:rsidP="0025624F">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(נקראת גם מודל מפל המים</w:t>
      </w:r>
      <w:r w:rsidR="0025624F">
        <w:rPr>
          <w:rFonts w:cstheme="minorHAnsi" w:hint="cs"/>
          <w:sz w:val="24"/>
          <w:szCs w:val="24"/>
          <w:rtl/>
        </w:rPr>
        <w:t>-</w:t>
      </w:r>
      <w:r w:rsidRPr="001C7332">
        <w:rPr>
          <w:rFonts w:cstheme="minorHAnsi" w:hint="cs"/>
          <w:sz w:val="24"/>
          <w:szCs w:val="24"/>
          <w:rtl/>
        </w:rPr>
        <w:t xml:space="preserve">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r w:rsidR="0025624F">
        <w:rPr>
          <w:rFonts w:cstheme="minorHAnsi" w:hint="cs"/>
          <w:sz w:val="24"/>
          <w:szCs w:val="24"/>
          <w:rtl/>
        </w:rPr>
        <w:t xml:space="preserve">. </w:t>
      </w:r>
      <w:r w:rsidR="00450B62" w:rsidRPr="001C7332">
        <w:rPr>
          <w:rFonts w:cstheme="minorHAnsi" w:hint="cs"/>
          <w:sz w:val="24"/>
          <w:szCs w:val="24"/>
          <w:rtl/>
        </w:rPr>
        <w:t>ע"פ שיטת מודל מפל המים מחזורי הפיתוח שונים, כלומר הפרויקט כולו</w:t>
      </w:r>
      <w:r w:rsidR="0025624F">
        <w:rPr>
          <w:rFonts w:cstheme="minorHAnsi" w:hint="cs"/>
          <w:sz w:val="24"/>
          <w:szCs w:val="24"/>
          <w:rtl/>
        </w:rPr>
        <w:t>,</w:t>
      </w:r>
      <w:r w:rsidR="00450B62" w:rsidRPr="001C7332">
        <w:rPr>
          <w:rFonts w:cstheme="minorHAnsi" w:hint="cs"/>
          <w:sz w:val="24"/>
          <w:szCs w:val="24"/>
          <w:rtl/>
        </w:rPr>
        <w:t xml:space="preserve"> מורכב מכמה חלקים כאשר בכל פעם מתמקדים באותו החלק </w:t>
      </w:r>
      <w:r w:rsidR="001C7332" w:rsidRPr="001C7332">
        <w:rPr>
          <w:rFonts w:cstheme="minorHAnsi" w:hint="cs"/>
          <w:sz w:val="24"/>
          <w:szCs w:val="24"/>
          <w:rtl/>
        </w:rPr>
        <w:t>עד לסיומו בצורה מקצועית וממצה</w:t>
      </w:r>
      <w:r w:rsidR="0025624F">
        <w:rPr>
          <w:rFonts w:cstheme="minorHAnsi" w:hint="cs"/>
          <w:sz w:val="24"/>
          <w:szCs w:val="24"/>
          <w:rtl/>
        </w:rPr>
        <w:t>,</w:t>
      </w:r>
      <w:r w:rsidR="001C7332" w:rsidRPr="001C7332">
        <w:rPr>
          <w:rFonts w:cstheme="minorHAnsi" w:hint="cs"/>
          <w:sz w:val="24"/>
          <w:szCs w:val="24"/>
          <w:rtl/>
        </w:rPr>
        <w:t xml:space="preserve"> ורק לאחר שסיימנו באופן מקיף ל</w:t>
      </w:r>
      <w:r w:rsidR="0025624F">
        <w:rPr>
          <w:rFonts w:cstheme="minorHAnsi" w:hint="cs"/>
          <w:sz w:val="24"/>
          <w:szCs w:val="24"/>
          <w:rtl/>
        </w:rPr>
        <w:t>בצע</w:t>
      </w:r>
      <w:r w:rsidR="001C7332" w:rsidRPr="001C7332">
        <w:rPr>
          <w:rFonts w:cstheme="minorHAnsi" w:hint="cs"/>
          <w:sz w:val="24"/>
          <w:szCs w:val="24"/>
          <w:rtl/>
        </w:rPr>
        <w:t xml:space="preserve"> את השלב, נוכל להמשיך לשלב הבא (כאשר אין דרך חזרה</w:t>
      </w:r>
      <w:r w:rsidR="0025624F">
        <w:rPr>
          <w:rFonts w:cstheme="minorHAnsi" w:hint="cs"/>
          <w:sz w:val="24"/>
          <w:szCs w:val="24"/>
          <w:rtl/>
        </w:rPr>
        <w:t>,</w:t>
      </w:r>
      <w:r w:rsidR="001C7332" w:rsidRPr="001C7332">
        <w:rPr>
          <w:rFonts w:cstheme="minorHAnsi" w:hint="cs"/>
          <w:sz w:val="24"/>
          <w:szCs w:val="24"/>
          <w:rtl/>
        </w:rPr>
        <w:t xml:space="preserve"> כמו מפל מים שבו המים רק מתקדמים מטה ולא חוזרים אחורה)</w:t>
      </w:r>
      <w:r w:rsidR="001C7332">
        <w:rPr>
          <w:rFonts w:cstheme="minorHAnsi" w:hint="cs"/>
          <w:sz w:val="24"/>
          <w:szCs w:val="24"/>
          <w:rtl/>
        </w:rPr>
        <w:t>.</w:t>
      </w:r>
    </w:p>
    <w:p w14:paraId="44709F70" w14:textId="58303B6C" w:rsidR="001C7332" w:rsidRPr="001C7332" w:rsidRDefault="009B7910" w:rsidP="0025624F">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איסוף וניתוח דרישות</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עיצוב תוכנה</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תכנות</w:t>
      </w:r>
      <w:r w:rsidR="0025624F">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בדיקות</w:t>
      </w:r>
      <w:r w:rsidR="0025624F">
        <w:rPr>
          <w:rFonts w:asciiTheme="minorHAnsi" w:eastAsiaTheme="minorHAnsi" w:hAnsiTheme="minorHAnsi" w:cstheme="minorHAnsi"/>
        </w:rPr>
        <w:t>,</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שילוב</w:t>
      </w:r>
      <w:r w:rsidR="0025624F">
        <w:rPr>
          <w:rFonts w:asciiTheme="minorHAnsi" w:eastAsiaTheme="minorHAnsi" w:hAnsiTheme="minorHAnsi" w:cstheme="minorHAnsi" w:hint="cs"/>
          <w:rtl/>
        </w:rPr>
        <w:t>,</w:t>
      </w:r>
      <w:hyperlink r:id="rId53" w:tooltip="התקנה (הדף אינו קיים)" w:history="1">
        <w:r w:rsidR="0025624F">
          <w:rPr>
            <w:rFonts w:asciiTheme="minorHAnsi" w:eastAsiaTheme="minorHAnsi" w:hAnsiTheme="minorHAnsi" w:cstheme="minorHAnsi" w:hint="cs"/>
            <w:rtl/>
          </w:rPr>
          <w:t xml:space="preserve"> ה</w:t>
        </w:r>
        <w:r w:rsidR="001C7332" w:rsidRPr="001C7332">
          <w:rPr>
            <w:rFonts w:asciiTheme="minorHAnsi" w:eastAsiaTheme="minorHAnsi" w:hAnsiTheme="minorHAnsi" w:cstheme="minorHAnsi"/>
            <w:rtl/>
          </w:rPr>
          <w:t>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4"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34" w:name="_Toc328647067"/>
    </w:p>
    <w:p w14:paraId="63E62406" w14:textId="77777777" w:rsidR="0053146A" w:rsidRDefault="0053146A" w:rsidP="0053146A">
      <w:pPr>
        <w:rPr>
          <w:rFonts w:cstheme="minorHAnsi"/>
          <w:b/>
          <w:bCs/>
          <w:rtl/>
        </w:rPr>
      </w:pPr>
    </w:p>
    <w:p w14:paraId="49160DA0" w14:textId="77777777" w:rsidR="0025624F" w:rsidRDefault="0025624F" w:rsidP="0053146A">
      <w:pPr>
        <w:rPr>
          <w:rFonts w:cstheme="minorHAnsi"/>
          <w:b/>
          <w:bCs/>
          <w:rtl/>
        </w:rPr>
      </w:pPr>
    </w:p>
    <w:p w14:paraId="3C9D9DB2" w14:textId="344B413D" w:rsidR="00C05E3D" w:rsidRPr="00F22467" w:rsidRDefault="00C05E3D" w:rsidP="0090232D">
      <w:pPr>
        <w:pStyle w:val="3"/>
        <w:spacing w:before="120"/>
        <w:jc w:val="both"/>
        <w:rPr>
          <w:rFonts w:asciiTheme="minorHAnsi" w:eastAsiaTheme="minorHAnsi" w:hAnsiTheme="minorHAnsi" w:cstheme="minorHAnsi"/>
          <w:color w:val="auto"/>
          <w:sz w:val="24"/>
          <w:szCs w:val="24"/>
        </w:rPr>
      </w:pPr>
      <w:bookmarkStart w:id="35" w:name="_Toc4609066"/>
      <w:r w:rsidRPr="00F22467">
        <w:rPr>
          <w:rFonts w:asciiTheme="minorHAnsi" w:eastAsiaTheme="minorHAnsi" w:hAnsiTheme="minorHAnsi" w:cstheme="minorHAnsi" w:hint="cs"/>
          <w:color w:val="auto"/>
          <w:sz w:val="24"/>
          <w:szCs w:val="24"/>
          <w:rtl/>
        </w:rPr>
        <w:t>השיטה האיטרטיבית, יחידת מסירה/גרסה אחת</w:t>
      </w:r>
      <w:bookmarkEnd w:id="34"/>
      <w:bookmarkEnd w:id="35"/>
    </w:p>
    <w:p w14:paraId="05B78791" w14:textId="6F7B8DD6"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בשנות התשעים החלה להופיע שיטת הפיתוח בסבבים, או בשמה האחר, השיטה המדורגת או האיטרטיבית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xml:space="preserve">). מדובר בפיתוח </w:t>
      </w:r>
      <w:commentRangeStart w:id="36"/>
      <w:r w:rsidRPr="000B2DB9">
        <w:rPr>
          <w:rFonts w:asciiTheme="minorHAnsi" w:eastAsiaTheme="minorHAnsi" w:hAnsiTheme="minorHAnsi" w:cstheme="minorHAnsi" w:hint="cs"/>
          <w:rtl/>
        </w:rPr>
        <w:t>מרובה יחידות מסירה</w:t>
      </w:r>
      <w:commentRangeEnd w:id="36"/>
      <w:r w:rsidR="008F4012">
        <w:rPr>
          <w:rStyle w:val="ad"/>
          <w:rFonts w:asciiTheme="minorHAnsi" w:eastAsiaTheme="minorHAnsi" w:hAnsiTheme="minorHAnsi" w:cstheme="minorBidi"/>
          <w:rtl/>
        </w:rPr>
        <w:commentReference w:id="36"/>
      </w:r>
      <w:r w:rsidRPr="000B2DB9">
        <w:rPr>
          <w:rFonts w:asciiTheme="minorHAnsi" w:eastAsiaTheme="minorHAnsi" w:hAnsiTheme="minorHAnsi" w:cstheme="minorHAnsi" w:hint="cs"/>
          <w:rtl/>
        </w:rPr>
        <w:t xml:space="preserve"> תוך חלוקת המערכת לתת-מערכות וכתוצאה מכך חלוקת הפרויקט לתת-פרויקטים. שיטה זו מבוססת על הרעיון המקובל בכלל התעשייה של בניית מוצר ב</w:t>
      </w:r>
      <w:r w:rsidR="004C60D9">
        <w:rPr>
          <w:rFonts w:asciiTheme="minorHAnsi" w:eastAsiaTheme="minorHAnsi" w:hAnsiTheme="minorHAnsi" w:cstheme="minorHAnsi" w:hint="cs"/>
          <w:rtl/>
        </w:rPr>
        <w:t>ג</w:t>
      </w:r>
      <w:r w:rsidR="00E525E5" w:rsidRPr="000B2DB9">
        <w:rPr>
          <w:rFonts w:asciiTheme="minorHAnsi" w:eastAsiaTheme="minorHAnsi" w:hAnsiTheme="minorHAnsi" w:cstheme="minorHAnsi" w:hint="cs"/>
          <w:rtl/>
        </w:rPr>
        <w:t>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77777777" w:rsidR="009172D1" w:rsidRDefault="009172D1" w:rsidP="0090232D">
      <w:pPr>
        <w:pStyle w:val="para0"/>
        <w:bidi/>
        <w:spacing w:before="0" w:beforeAutospacing="0" w:after="0" w:afterAutospacing="0"/>
        <w:jc w:val="both"/>
        <w:rPr>
          <w:rFonts w:ascii="Arial" w:hAnsi="Arial" w:cs="Arial"/>
          <w:color w:val="000000"/>
          <w:sz w:val="20"/>
          <w:szCs w:val="20"/>
        </w:rPr>
      </w:pPr>
      <w:r>
        <w:rPr>
          <w:rFonts w:ascii="Arial" w:hAnsi="Arial" w:cs="Arial" w:hint="cs"/>
          <w:color w:val="000000"/>
          <w:sz w:val="20"/>
          <w:szCs w:val="20"/>
          <w:rtl/>
        </w:rPr>
        <w:t> </w:t>
      </w:r>
    </w:p>
    <w:p w14:paraId="588826D6" w14:textId="77777777" w:rsidR="009172D1" w:rsidRPr="008F4012" w:rsidRDefault="009172D1" w:rsidP="0090232D">
      <w:pPr>
        <w:pStyle w:val="3"/>
        <w:spacing w:before="120"/>
        <w:jc w:val="both"/>
        <w:rPr>
          <w:rFonts w:asciiTheme="minorHAnsi" w:eastAsiaTheme="minorHAnsi" w:hAnsiTheme="minorHAnsi" w:cstheme="minorHAnsi"/>
          <w:color w:val="auto"/>
          <w:sz w:val="24"/>
          <w:szCs w:val="24"/>
          <w:rtl/>
        </w:rPr>
      </w:pPr>
      <w:bookmarkStart w:id="37" w:name="_Toc328648267"/>
      <w:bookmarkStart w:id="38" w:name="_Toc328647068"/>
      <w:bookmarkStart w:id="39" w:name="_Toc4609067"/>
      <w:bookmarkEnd w:id="37"/>
      <w:r w:rsidRPr="008F4012">
        <w:rPr>
          <w:rFonts w:asciiTheme="minorHAnsi" w:eastAsiaTheme="minorHAnsi" w:hAnsiTheme="minorHAnsi" w:cstheme="minorHAnsi" w:hint="cs"/>
          <w:color w:val="auto"/>
          <w:sz w:val="24"/>
          <w:szCs w:val="24"/>
          <w:rtl/>
        </w:rPr>
        <w:t>פיתוח זריז, מספר יחידות מסירה/גרסאות</w:t>
      </w:r>
      <w:bookmarkEnd w:id="38"/>
      <w:bookmarkEnd w:id="39"/>
    </w:p>
    <w:p w14:paraId="7EC1BD11" w14:textId="12B92900"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rtl/>
        </w:rPr>
        <w:t>אג׳ייל</w:t>
      </w:r>
      <w:r w:rsidR="00842FC1">
        <w:rPr>
          <w:rFonts w:asciiTheme="minorHAnsi" w:eastAsiaTheme="minorHAnsi" w:hAnsiTheme="minorHAnsi" w:cstheme="minorHAnsi" w:hint="cs"/>
          <w:rtl/>
        </w:rPr>
        <w:t xml:space="preserve"> (</w:t>
      </w:r>
      <w:r w:rsidR="00842FC1">
        <w:rPr>
          <w:rFonts w:asciiTheme="minorHAnsi" w:eastAsiaTheme="minorHAnsi" w:hAnsiTheme="minorHAnsi" w:cstheme="minorHAnsi"/>
        </w:rPr>
        <w:t>Agile</w:t>
      </w:r>
      <w:r w:rsidR="00842FC1">
        <w:rPr>
          <w:rFonts w:asciiTheme="minorHAnsi" w:eastAsiaTheme="minorHAnsi" w:hAnsiTheme="minorHAnsi" w:cstheme="minorHAnsi" w:hint="cs"/>
          <w:rtl/>
        </w:rPr>
        <w:t>)</w:t>
      </w:r>
      <w:r w:rsidRPr="000B2DB9">
        <w:rPr>
          <w:rFonts w:asciiTheme="minorHAnsi" w:eastAsiaTheme="minorHAnsi" w:hAnsiTheme="minorHAnsi" w:cstheme="minorHAnsi"/>
          <w:rtl/>
        </w:rPr>
        <w:t xml:space="preserve">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040004F3"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כפי שהסברנו על מודל מפל המים בו</w:t>
      </w:r>
      <w:r w:rsidR="00127758" w:rsidRPr="000B2DB9">
        <w:rPr>
          <w:rFonts w:asciiTheme="minorHAnsi" w:eastAsiaTheme="minorHAnsi" w:hAnsiTheme="minorHAnsi" w:cstheme="minorHAnsi"/>
          <w:rtl/>
        </w:rPr>
        <w:t xml:space="preserve"> </w:t>
      </w:r>
      <w:r>
        <w:rPr>
          <w:rFonts w:asciiTheme="minorHAnsi" w:eastAsiaTheme="minorHAnsi" w:hAnsiTheme="minorHAnsi" w:cstheme="minorHAnsi"/>
          <w:rtl/>
        </w:rPr>
        <w:t>אנו מתחילים באפיון מקיף של הפרו</w:t>
      </w:r>
      <w:r w:rsidR="00127758" w:rsidRPr="000B2DB9">
        <w:rPr>
          <w:rFonts w:asciiTheme="minorHAnsi" w:eastAsiaTheme="minorHAnsi" w:hAnsiTheme="minorHAnsi" w:cstheme="minorHAnsi"/>
          <w:rtl/>
        </w:rPr>
        <w:t>יקט כדי להבין את כל</w:t>
      </w:r>
      <w:r>
        <w:rPr>
          <w:rFonts w:asciiTheme="minorHAnsi" w:eastAsiaTheme="minorHAnsi" w:hAnsiTheme="minorHAnsi" w:cstheme="minorHAnsi"/>
          <w:rtl/>
        </w:rPr>
        <w:t xml:space="preserve"> המשמעויות והנגזרות הטכניות שלו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אח״כ אנחנו מחלקים את המשימות בין צוותי פיתוח שונים</w:t>
      </w:r>
      <w:r>
        <w:rPr>
          <w:rFonts w:asciiTheme="minorHAnsi" w:eastAsiaTheme="minorHAnsi" w:hAnsiTheme="minorHAnsi" w:cstheme="minorHAnsi" w:hint="cs"/>
          <w:rtl/>
        </w:rPr>
        <w:t>.</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 xml:space="preserve">כל חלק בתהליך הפיתוח תלוי בחלק שלפניו, כך שלא ניתן למשל להתחיל בפיתוח </w:t>
      </w:r>
      <w:r>
        <w:rPr>
          <w:rFonts w:asciiTheme="minorHAnsi" w:eastAsiaTheme="minorHAnsi" w:hAnsiTheme="minorHAnsi" w:cstheme="minorHAnsi"/>
          <w:rtl/>
        </w:rPr>
        <w:t>הפונקציונליות לפני שעיצוב הפרוי</w:t>
      </w:r>
      <w:r w:rsidR="00127758" w:rsidRPr="000B2DB9">
        <w:rPr>
          <w:rFonts w:asciiTheme="minorHAnsi" w:eastAsiaTheme="minorHAnsi" w:hAnsiTheme="minorHAnsi" w:cstheme="minorHAnsi"/>
          <w:rtl/>
        </w:rPr>
        <w:t>קט מוכן, מאושר וסגור באופן סופי</w:t>
      </w:r>
      <w:r w:rsidR="00127758" w:rsidRPr="000B2DB9">
        <w:rPr>
          <w:rFonts w:asciiTheme="minorHAnsi" w:eastAsiaTheme="minorHAnsi" w:hAnsiTheme="minorHAnsi" w:cstheme="minorHAnsi"/>
        </w:rPr>
        <w:t>.</w:t>
      </w:r>
    </w:p>
    <w:p w14:paraId="20C88C95" w14:textId="3A86A74F"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 xml:space="preserve">קיימות כמה שיטות אג'יליות. </w:t>
      </w:r>
      <w:r w:rsidR="00127758" w:rsidRPr="000B2DB9">
        <w:rPr>
          <w:rFonts w:asciiTheme="minorHAnsi" w:eastAsiaTheme="minorHAnsi" w:hAnsiTheme="minorHAnsi" w:cstheme="minorHAnsi"/>
          <w:rtl/>
        </w:rPr>
        <w:t>במתודולוגי</w:t>
      </w:r>
      <w:r>
        <w:rPr>
          <w:rFonts w:asciiTheme="minorHAnsi" w:eastAsiaTheme="minorHAnsi" w:hAnsiTheme="minorHAnsi" w:cstheme="minorHAnsi" w:hint="cs"/>
          <w:rtl/>
        </w:rPr>
        <w:t>י</w:t>
      </w:r>
      <w:r w:rsidR="00127758" w:rsidRPr="000B2DB9">
        <w:rPr>
          <w:rFonts w:asciiTheme="minorHAnsi" w:eastAsiaTheme="minorHAnsi" w:hAnsiTheme="minorHAnsi" w:cstheme="minorHAnsi"/>
          <w:rtl/>
        </w:rPr>
        <w:t>ת אג׳ייל הנקראת לפעמים גם </w:t>
      </w:r>
      <w:r w:rsidR="00127758" w:rsidRPr="000B2DB9">
        <w:rPr>
          <w:rFonts w:asciiTheme="minorHAnsi" w:eastAsiaTheme="minorHAnsi" w:hAnsiTheme="minorHAnsi" w:cstheme="minorHAnsi"/>
          <w:b/>
          <w:bCs/>
          <w:rtl/>
        </w:rPr>
        <w:t>סקראם</w:t>
      </w:r>
      <w:r w:rsidR="00127758" w:rsidRPr="000B2DB9">
        <w:rPr>
          <w:rFonts w:asciiTheme="minorHAnsi" w:eastAsiaTheme="minorHAnsi" w:hAnsiTheme="minorHAnsi" w:cstheme="minorHAnsi"/>
          <w:b/>
          <w:bCs/>
        </w:rPr>
        <w:t xml:space="preserve"> </w:t>
      </w:r>
      <w:r>
        <w:rPr>
          <w:rFonts w:asciiTheme="minorHAnsi" w:eastAsiaTheme="minorHAnsi" w:hAnsiTheme="minorHAnsi" w:cstheme="minorHAnsi"/>
          <w:b/>
          <w:bCs/>
        </w:rPr>
        <w:t>(</w:t>
      </w:r>
      <w:r w:rsidR="00127758" w:rsidRPr="000B2DB9">
        <w:rPr>
          <w:rFonts w:asciiTheme="minorHAnsi" w:eastAsiaTheme="minorHAnsi" w:hAnsiTheme="minorHAnsi" w:cstheme="minorHAnsi"/>
          <w:b/>
          <w:bCs/>
        </w:rPr>
        <w:t>SCRUM</w:t>
      </w:r>
      <w:r w:rsidRPr="00842FC1">
        <w:rPr>
          <w:rFonts w:asciiTheme="minorHAnsi" w:eastAsiaTheme="minorHAnsi" w:hAnsiTheme="minorHAnsi" w:cstheme="minorHAnsi"/>
          <w:b/>
          <w:bCs/>
        </w:rPr>
        <w:t>)</w:t>
      </w:r>
      <w:r w:rsidR="00127758" w:rsidRPr="000B2DB9">
        <w:rPr>
          <w:rFonts w:asciiTheme="minorHAnsi" w:eastAsiaTheme="minorHAnsi" w:hAnsiTheme="minorHAnsi" w:cstheme="minorHAnsi"/>
        </w:rPr>
        <w:t> </w:t>
      </w:r>
      <w:r w:rsidR="00127758" w:rsidRPr="000B2DB9">
        <w:rPr>
          <w:rFonts w:asciiTheme="minorHAnsi" w:eastAsiaTheme="minorHAnsi" w:hAnsiTheme="minorHAnsi" w:cstheme="minorHAnsi"/>
          <w:rtl/>
        </w:rPr>
        <w:t>הגישה לפרוייקט היא לפרק אותו לספרינטים מינימליים אותם נחלק בין צוותי פיתוח המסוגלים לסגור כל ספרינט שכזה מקצה לקצה. כך לדוגמה במקום לאפי</w:t>
      </w:r>
      <w:r>
        <w:rPr>
          <w:rFonts w:asciiTheme="minorHAnsi" w:eastAsiaTheme="minorHAnsi" w:hAnsiTheme="minorHAnsi" w:cstheme="minorHAnsi"/>
          <w:rtl/>
        </w:rPr>
        <w:t>ין את כל האתר, ואז לעצב אותו וכ</w:t>
      </w:r>
      <w:r w:rsidR="00127758" w:rsidRPr="000B2DB9">
        <w:rPr>
          <w:rFonts w:asciiTheme="minorHAnsi" w:eastAsiaTheme="minorHAnsi" w:hAnsiTheme="minorHAnsi" w:cstheme="minorHAnsi"/>
          <w:rtl/>
        </w:rPr>
        <w:t>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אנו יכולים לאפיין את דף הבית בלבד, לעצב אותו ולהעלות אותו לאוויר</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ובשלב ב׳ להוסיף עמודים פנימיים, או מודולים ופיצ׳רים נוספים שלא היו באפיון המקורי שלו</w:t>
      </w:r>
      <w:r w:rsidR="00127758" w:rsidRPr="000B2DB9">
        <w:rPr>
          <w:rFonts w:asciiTheme="minorHAnsi" w:eastAsiaTheme="minorHAnsi" w:hAnsiTheme="minorHAnsi" w:cstheme="minorHAnsi"/>
        </w:rPr>
        <w:t>.</w:t>
      </w:r>
    </w:p>
    <w:p w14:paraId="3C4E7A1C" w14:textId="28941113"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5ACD654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00842FC1">
        <w:rPr>
          <w:rFonts w:asciiTheme="minorHAnsi" w:eastAsiaTheme="minorHAnsi" w:hAnsiTheme="minorHAnsi" w:cstheme="minorHAnsi" w:hint="cs"/>
          <w:b/>
          <w:bCs/>
          <w:rtl/>
        </w:rPr>
        <w:t xml:space="preserve"> </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25A220C6"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מצפים לשינויים בדרישות התוכנה, אפילו בשלב מתקדם של הפיתוח. תהליכים מהירים ברי-שינוי מאפשרים יתרון משמעותי בתחרות </w:t>
      </w:r>
      <w:r w:rsidR="00986C3D">
        <w:rPr>
          <w:rFonts w:cstheme="minorHAnsi" w:hint="cs"/>
          <w:sz w:val="24"/>
          <w:szCs w:val="24"/>
          <w:rtl/>
        </w:rPr>
        <w:t xml:space="preserve">הקיימת בשוק </w:t>
      </w:r>
      <w:r w:rsidR="00CC64A3">
        <w:rPr>
          <w:rFonts w:cstheme="minorHAnsi" w:hint="cs"/>
          <w:sz w:val="24"/>
          <w:szCs w:val="24"/>
          <w:rtl/>
        </w:rPr>
        <w:t xml:space="preserve">ורכישת אמון </w:t>
      </w:r>
      <w:r w:rsidRPr="000B2DB9">
        <w:rPr>
          <w:rFonts w:cstheme="minorHAnsi"/>
          <w:sz w:val="24"/>
          <w:szCs w:val="24"/>
          <w:rtl/>
        </w:rPr>
        <w:t>הלקוח</w:t>
      </w:r>
      <w:r w:rsidRPr="000B2DB9">
        <w:rPr>
          <w:rFonts w:cstheme="minorHAnsi"/>
          <w:sz w:val="24"/>
          <w:szCs w:val="24"/>
        </w:rPr>
        <w:t>.</w:t>
      </w:r>
    </w:p>
    <w:p w14:paraId="51655342" w14:textId="7B713CEE" w:rsidR="00127758" w:rsidRPr="000B2DB9" w:rsidRDefault="005B7811" w:rsidP="0090232D">
      <w:pPr>
        <w:numPr>
          <w:ilvl w:val="0"/>
          <w:numId w:val="16"/>
        </w:numPr>
        <w:shd w:val="clear" w:color="auto" w:fill="FFFFFF"/>
        <w:spacing w:before="100" w:beforeAutospacing="1" w:after="100" w:afterAutospacing="1" w:line="240" w:lineRule="auto"/>
        <w:jc w:val="both"/>
        <w:rPr>
          <w:rFonts w:cstheme="minorHAnsi"/>
          <w:sz w:val="24"/>
          <w:szCs w:val="24"/>
        </w:rPr>
      </w:pPr>
      <w:r>
        <w:rPr>
          <w:rFonts w:cstheme="minorHAnsi" w:hint="cs"/>
          <w:sz w:val="24"/>
          <w:szCs w:val="24"/>
          <w:rtl/>
        </w:rPr>
        <w:t>התוכנה כפי שציינו לעיל תספק ערך כלשהו גם אם הוא מינימלי, אבל בכל איטרציה יתווסף לה עוד ערך וכך ממשיכה בהליך הפיתוח</w:t>
      </w:r>
      <w:r w:rsidR="00127758" w:rsidRPr="000B2DB9">
        <w:rPr>
          <w:rFonts w:cstheme="minorHAnsi"/>
          <w:sz w:val="24"/>
          <w:szCs w:val="24"/>
          <w:rtl/>
        </w:rPr>
        <w:t xml:space="preserve">, </w:t>
      </w:r>
      <w:r w:rsidR="00902FEF">
        <w:rPr>
          <w:rFonts w:cstheme="minorHAnsi" w:hint="cs"/>
          <w:sz w:val="24"/>
          <w:szCs w:val="24"/>
          <w:rtl/>
        </w:rPr>
        <w:t xml:space="preserve">כאשר כל איטרציה יכולה לקחת </w:t>
      </w:r>
      <w:r w:rsidR="00127758" w:rsidRPr="000B2DB9">
        <w:rPr>
          <w:rFonts w:cstheme="minorHAnsi"/>
          <w:sz w:val="24"/>
          <w:szCs w:val="24"/>
          <w:rtl/>
        </w:rPr>
        <w:t>ממספר שבועות עד למספר חודשים, עם שאיפה לסולם זמנים קצר</w:t>
      </w:r>
      <w:r w:rsidR="00127758" w:rsidRPr="000B2DB9">
        <w:rPr>
          <w:rFonts w:cstheme="minorHAnsi"/>
          <w:sz w:val="24"/>
          <w:szCs w:val="24"/>
        </w:rPr>
        <w:t>.</w:t>
      </w:r>
    </w:p>
    <w:p w14:paraId="7A3A4A97" w14:textId="5769EBE8"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אנשי פיתוח וה</w:t>
      </w:r>
      <w:r w:rsidR="00CC64A3">
        <w:rPr>
          <w:rFonts w:cstheme="minorHAnsi" w:hint="cs"/>
          <w:sz w:val="24"/>
          <w:szCs w:val="24"/>
          <w:rtl/>
        </w:rPr>
        <w:t>לקוח</w:t>
      </w:r>
      <w:r w:rsidR="00F643AF">
        <w:rPr>
          <w:rFonts w:cstheme="minorHAnsi" w:hint="cs"/>
          <w:sz w:val="24"/>
          <w:szCs w:val="24"/>
          <w:rtl/>
        </w:rPr>
        <w:t xml:space="preserve"> </w:t>
      </w:r>
      <w:r w:rsidRPr="000B2DB9">
        <w:rPr>
          <w:rFonts w:cstheme="minorHAnsi"/>
          <w:sz w:val="24"/>
          <w:szCs w:val="24"/>
          <w:rtl/>
        </w:rPr>
        <w:t>העסקי חייבים לעבוד ביחד באופן יום יומי לאורך הפרויקט</w:t>
      </w:r>
      <w:r w:rsidRPr="000B2DB9">
        <w:rPr>
          <w:rFonts w:cstheme="minorHAnsi"/>
          <w:sz w:val="24"/>
          <w:szCs w:val="24"/>
        </w:rPr>
        <w:t>.</w:t>
      </w:r>
    </w:p>
    <w:p w14:paraId="294C73ED"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תוכנה עובדת היא יחידת המידה העיקרית להתקדמות אמיתית בפיתוח</w:t>
      </w:r>
      <w:r w:rsidRPr="000B2DB9">
        <w:rPr>
          <w:rFonts w:cstheme="minorHAnsi"/>
          <w:sz w:val="24"/>
          <w:szCs w:val="24"/>
        </w:rPr>
        <w:t>.</w:t>
      </w:r>
    </w:p>
    <w:p w14:paraId="787BA3D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366DFC9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57B8AF5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03406EF2" w:rsidR="00127758" w:rsidRPr="000B2DB9" w:rsidRDefault="00127758" w:rsidP="00C20E54">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lastRenderedPageBreak/>
        <w:t xml:space="preserve">בזמנים רגועים, על הצוות </w:t>
      </w:r>
      <w:del w:id="40" w:author="גמליאל" w:date="2019-03-27T17:06:00Z">
        <w:r w:rsidRPr="000B2DB9" w:rsidDel="00C20E54">
          <w:rPr>
            <w:rFonts w:cstheme="minorHAnsi"/>
            <w:sz w:val="24"/>
            <w:szCs w:val="24"/>
            <w:rtl/>
          </w:rPr>
          <w:delText>להגות ולחשוב</w:delText>
        </w:r>
      </w:del>
      <w:ins w:id="41" w:author="גמליאל" w:date="2019-03-27T17:06:00Z">
        <w:r w:rsidR="00C20E54">
          <w:rPr>
            <w:rFonts w:cstheme="minorHAnsi" w:hint="cs"/>
            <w:sz w:val="24"/>
            <w:szCs w:val="24"/>
            <w:rtl/>
          </w:rPr>
          <w:t>להתרכז בחשיבה</w:t>
        </w:r>
      </w:ins>
      <w:r w:rsidRPr="000B2DB9">
        <w:rPr>
          <w:rFonts w:cstheme="minorHAnsi"/>
          <w:sz w:val="24"/>
          <w:szCs w:val="24"/>
          <w:rtl/>
        </w:rPr>
        <w:t xml:space="preserve"> על איך להפוך להיות יותר אפקטיבי, </w:t>
      </w:r>
      <w:del w:id="42" w:author="גמליאל" w:date="2019-03-27T17:06:00Z">
        <w:r w:rsidRPr="000B2DB9" w:rsidDel="00C20E54">
          <w:rPr>
            <w:rFonts w:cstheme="minorHAnsi"/>
            <w:sz w:val="24"/>
            <w:szCs w:val="24"/>
            <w:rtl/>
          </w:rPr>
          <w:delText>מאשר לדמות את התנהגות שלו לזה</w:delText>
        </w:r>
      </w:del>
      <w:ins w:id="43" w:author="גמליאל" w:date="2019-03-27T17:06:00Z">
        <w:r w:rsidR="00C20E54">
          <w:rPr>
            <w:rFonts w:cstheme="minorHAnsi" w:hint="cs"/>
            <w:sz w:val="24"/>
            <w:szCs w:val="24"/>
            <w:rtl/>
          </w:rPr>
          <w:t>ולא בשכנוע עצמי שהוא כבר אפקטיבי</w:t>
        </w:r>
      </w:ins>
      <w:r w:rsidRPr="000B2DB9">
        <w:rPr>
          <w:rFonts w:cstheme="minorHAnsi"/>
          <w:sz w:val="24"/>
          <w:szCs w:val="24"/>
        </w:rPr>
        <w:t>.</w:t>
      </w:r>
    </w:p>
    <w:p w14:paraId="535FCB83" w14:textId="0E7F090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drawing>
          <wp:inline distT="0" distB="0" distL="0" distR="0" wp14:anchorId="46B26972" wp14:editId="2BE106BC">
            <wp:extent cx="4502150" cy="2619433"/>
            <wp:effectExtent l="0" t="0" r="0" b="9525"/>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46353C17" w14:textId="33F79484" w:rsidR="009B7910" w:rsidRDefault="009B7910" w:rsidP="0090232D">
      <w:pPr>
        <w:pStyle w:val="a7"/>
        <w:jc w:val="both"/>
        <w:rPr>
          <w:rFonts w:cstheme="minorHAnsi"/>
          <w:sz w:val="24"/>
          <w:szCs w:val="24"/>
          <w:rtl/>
        </w:rPr>
      </w:pPr>
    </w:p>
    <w:p w14:paraId="0E936E7E" w14:textId="4BA573BD" w:rsidR="009B7910" w:rsidRDefault="009B7910" w:rsidP="0090232D">
      <w:pPr>
        <w:pStyle w:val="a7"/>
        <w:jc w:val="both"/>
        <w:rPr>
          <w:rFonts w:cstheme="minorHAnsi"/>
          <w:sz w:val="24"/>
          <w:szCs w:val="24"/>
          <w:rtl/>
        </w:rPr>
      </w:pPr>
    </w:p>
    <w:p w14:paraId="01434353" w14:textId="66E71144" w:rsidR="009B7910" w:rsidRDefault="009B7910" w:rsidP="0090232D">
      <w:pPr>
        <w:pStyle w:val="a7"/>
        <w:jc w:val="both"/>
        <w:rPr>
          <w:rFonts w:cstheme="minorHAnsi"/>
          <w:sz w:val="24"/>
          <w:szCs w:val="24"/>
          <w:rtl/>
        </w:rPr>
      </w:pPr>
    </w:p>
    <w:p w14:paraId="54124964" w14:textId="4A3464B3" w:rsidR="009B7910" w:rsidRDefault="009B7910" w:rsidP="0090232D">
      <w:pPr>
        <w:pStyle w:val="a7"/>
        <w:jc w:val="both"/>
        <w:rPr>
          <w:rFonts w:cstheme="minorHAnsi"/>
          <w:sz w:val="24"/>
          <w:szCs w:val="24"/>
          <w:rtl/>
        </w:rPr>
      </w:pPr>
    </w:p>
    <w:p w14:paraId="0F807ED5" w14:textId="4F8E66CD" w:rsidR="009B7910" w:rsidRDefault="009B7910" w:rsidP="0090232D">
      <w:pPr>
        <w:pStyle w:val="a7"/>
        <w:jc w:val="both"/>
        <w:rPr>
          <w:rFonts w:cstheme="minorHAnsi"/>
          <w:sz w:val="24"/>
          <w:szCs w:val="24"/>
          <w:rtl/>
        </w:rPr>
      </w:pPr>
    </w:p>
    <w:p w14:paraId="250AB3DF" w14:textId="26A32CFB" w:rsidR="009B7910" w:rsidRDefault="009B7910" w:rsidP="0090232D">
      <w:pPr>
        <w:pStyle w:val="a7"/>
        <w:jc w:val="both"/>
        <w:rPr>
          <w:rFonts w:cstheme="minorHAnsi"/>
          <w:sz w:val="24"/>
          <w:szCs w:val="24"/>
          <w:rtl/>
        </w:rPr>
      </w:pPr>
    </w:p>
    <w:p w14:paraId="5D017126" w14:textId="52A2627E" w:rsidR="009B7910" w:rsidRDefault="009B7910" w:rsidP="0090232D">
      <w:pPr>
        <w:pStyle w:val="a7"/>
        <w:jc w:val="both"/>
        <w:rPr>
          <w:rFonts w:cstheme="minorHAnsi"/>
          <w:sz w:val="24"/>
          <w:szCs w:val="24"/>
          <w:rtl/>
        </w:rPr>
      </w:pPr>
    </w:p>
    <w:p w14:paraId="3AA959BC" w14:textId="4CB3A42B" w:rsidR="000B2DB9" w:rsidRDefault="000B2DB9" w:rsidP="0090232D">
      <w:pPr>
        <w:pStyle w:val="a7"/>
        <w:jc w:val="both"/>
        <w:rPr>
          <w:rFonts w:cstheme="minorHAnsi"/>
          <w:sz w:val="24"/>
          <w:szCs w:val="24"/>
          <w:rtl/>
        </w:rPr>
      </w:pPr>
    </w:p>
    <w:p w14:paraId="22ADE335" w14:textId="03F23D14" w:rsidR="000B2DB9" w:rsidRDefault="000B2DB9" w:rsidP="0090232D">
      <w:pPr>
        <w:pStyle w:val="a7"/>
        <w:jc w:val="both"/>
        <w:rPr>
          <w:rFonts w:cstheme="minorHAnsi"/>
          <w:sz w:val="24"/>
          <w:szCs w:val="24"/>
          <w:rtl/>
        </w:rPr>
      </w:pPr>
    </w:p>
    <w:p w14:paraId="7F1DCD0D" w14:textId="3550730B" w:rsidR="000B2DB9" w:rsidRDefault="000B2DB9" w:rsidP="0090232D">
      <w:pPr>
        <w:pStyle w:val="a7"/>
        <w:jc w:val="both"/>
        <w:rPr>
          <w:rFonts w:cstheme="minorHAnsi"/>
          <w:sz w:val="24"/>
          <w:szCs w:val="24"/>
          <w:rtl/>
        </w:rPr>
      </w:pPr>
    </w:p>
    <w:p w14:paraId="6A5A48A2" w14:textId="24A14E50" w:rsidR="000B2DB9" w:rsidRDefault="000B2DB9" w:rsidP="0090232D">
      <w:pPr>
        <w:pStyle w:val="a7"/>
        <w:jc w:val="both"/>
        <w:rPr>
          <w:rFonts w:cstheme="minorHAnsi"/>
          <w:sz w:val="24"/>
          <w:szCs w:val="24"/>
          <w:rtl/>
        </w:rPr>
      </w:pPr>
    </w:p>
    <w:p w14:paraId="5B461646" w14:textId="691F3A94" w:rsidR="000B2DB9" w:rsidRDefault="000B2DB9" w:rsidP="0090232D">
      <w:pPr>
        <w:pStyle w:val="a7"/>
        <w:bidi w:val="0"/>
        <w:jc w:val="both"/>
        <w:rPr>
          <w:rFonts w:cstheme="minorHAnsi"/>
          <w:sz w:val="24"/>
          <w:szCs w:val="24"/>
        </w:rPr>
      </w:pPr>
    </w:p>
    <w:p w14:paraId="6E172B49" w14:textId="6A81667A" w:rsidR="00FB7F67" w:rsidRDefault="00350D61" w:rsidP="0090232D">
      <w:pPr>
        <w:pStyle w:val="a7"/>
        <w:bidi w:val="0"/>
        <w:jc w:val="both"/>
        <w:rPr>
          <w:rFonts w:cstheme="minorHAnsi"/>
          <w:sz w:val="24"/>
          <w:szCs w:val="24"/>
        </w:rPr>
      </w:pPr>
      <w:hyperlink r:id="rId56" w:anchor="Scrum" w:history="1">
        <w:r w:rsidR="00FB7F67" w:rsidRPr="007D48AC">
          <w:rPr>
            <w:rStyle w:val="Hyperlink"/>
            <w:rFonts w:cstheme="minorHAnsi"/>
            <w:sz w:val="24"/>
            <w:szCs w:val="24"/>
          </w:rPr>
          <w:t>https://he.wikipedia.org/wiki/%D7%9E%D7%AA%D7%95%D7%93%D7%95%D7%9C%D7%95%D7%92%D7%99%D7%99%D7%AA_%D7%A4%D7%99%D7%AA%D7%95%D7%97_%D7%AA%D7%95%D7%9B%D7%A0%D7%94#Scrum</w:t>
        </w:r>
      </w:hyperlink>
    </w:p>
    <w:p w14:paraId="4E30F21B" w14:textId="01454C7D" w:rsidR="00FB7F67" w:rsidRDefault="00FB7F67" w:rsidP="0090232D">
      <w:pPr>
        <w:pStyle w:val="a7"/>
        <w:bidi w:val="0"/>
        <w:jc w:val="both"/>
        <w:rPr>
          <w:rFonts w:cstheme="minorHAnsi"/>
          <w:sz w:val="24"/>
          <w:szCs w:val="24"/>
        </w:rPr>
      </w:pPr>
    </w:p>
    <w:p w14:paraId="5A940125" w14:textId="04C0AF9B" w:rsidR="00FB7F67" w:rsidRDefault="00350D61" w:rsidP="0090232D">
      <w:pPr>
        <w:pStyle w:val="a7"/>
        <w:bidi w:val="0"/>
        <w:jc w:val="both"/>
        <w:rPr>
          <w:rFonts w:cstheme="minorHAnsi"/>
          <w:sz w:val="24"/>
          <w:szCs w:val="24"/>
        </w:rPr>
      </w:pPr>
      <w:hyperlink r:id="rId57" w:history="1">
        <w:r w:rsidR="00FB7F67" w:rsidRPr="007D48AC">
          <w:rPr>
            <w:rStyle w:val="Hyperlink"/>
            <w:rFonts w:cstheme="minorHAnsi"/>
            <w:sz w:val="24"/>
            <w:szCs w:val="24"/>
          </w:rPr>
          <w:t>http://www.methodacloud.com/content/pages/kit_agile/H_Guide.htm</w:t>
        </w:r>
      </w:hyperlink>
    </w:p>
    <w:p w14:paraId="2E60B258" w14:textId="2B78C96B" w:rsidR="00FB7F67" w:rsidRDefault="00350D61" w:rsidP="0090232D">
      <w:pPr>
        <w:pStyle w:val="a7"/>
        <w:bidi w:val="0"/>
        <w:jc w:val="both"/>
        <w:rPr>
          <w:rFonts w:cstheme="minorHAnsi"/>
          <w:sz w:val="24"/>
          <w:szCs w:val="24"/>
        </w:rPr>
      </w:pPr>
      <w:hyperlink r:id="rId58" w:history="1">
        <w:r w:rsidR="00FB7F67" w:rsidRPr="007D48AC">
          <w:rPr>
            <w:rStyle w:val="Hyperlink"/>
            <w:rFonts w:cstheme="minorHAnsi"/>
            <w:sz w:val="24"/>
            <w:szCs w:val="24"/>
          </w:rPr>
          <w:t>https://en.wikipedia.org/wiki/Software_development_process</w:t>
        </w:r>
      </w:hyperlink>
    </w:p>
    <w:p w14:paraId="6EF1E545" w14:textId="77777777" w:rsidR="00FB7F67" w:rsidRDefault="00FB7F67" w:rsidP="0090232D">
      <w:pPr>
        <w:pStyle w:val="a7"/>
        <w:bidi w:val="0"/>
        <w:jc w:val="both"/>
        <w:rPr>
          <w:rFonts w:cstheme="minorHAnsi"/>
          <w:sz w:val="24"/>
          <w:szCs w:val="24"/>
        </w:rPr>
      </w:pPr>
    </w:p>
    <w:p w14:paraId="3B5C6E44" w14:textId="1B564DD4" w:rsidR="000B2DB9" w:rsidDel="000F6B02" w:rsidRDefault="00412B11" w:rsidP="0090232D">
      <w:pPr>
        <w:pStyle w:val="a7"/>
        <w:jc w:val="both"/>
        <w:rPr>
          <w:del w:id="44" w:author="Daniel Danan" w:date="2019-03-24T18:04:00Z"/>
          <w:rFonts w:cstheme="minorHAnsi"/>
          <w:sz w:val="24"/>
          <w:szCs w:val="24"/>
          <w:rtl/>
        </w:rPr>
      </w:pPr>
      <w:del w:id="45" w:author="Daniel Danan" w:date="2019-03-24T18:04:00Z">
        <w:r w:rsidRPr="00412B11" w:rsidDel="000F6B02">
          <w:rPr>
            <w:rFonts w:cstheme="minorHAnsi" w:hint="cs"/>
            <w:sz w:val="24"/>
            <w:szCs w:val="24"/>
            <w:highlight w:val="yellow"/>
            <w:rtl/>
          </w:rPr>
          <w:delText>[שיטת העבודה שלנו]</w:delText>
        </w:r>
      </w:del>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6050B3C8"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w:t>
      </w:r>
      <w:r w:rsidR="00C20E54">
        <w:rPr>
          <w:rFonts w:ascii="Arial" w:eastAsia="Times New Roman" w:hAnsi="Arial" w:cs="Arial"/>
          <w:color w:val="000000"/>
        </w:rPr>
        <w:t>-</w:t>
      </w:r>
      <w:r w:rsidRPr="0076200D">
        <w:rPr>
          <w:rFonts w:ascii="Arial" w:eastAsia="Times New Roman" w:hAnsi="Arial" w:cs="Arial"/>
          <w:color w:val="000000"/>
        </w:rPr>
        <w:t xml:space="preserve">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סקייטבוארד, ובשלב זה כבר ניתן לתת ללקוח להשתמש במוצר כדי לקבל ממנו משוב, הערות ותיקוני</w:t>
      </w:r>
      <w:r w:rsidR="00C20E54">
        <w:rPr>
          <w:rFonts w:ascii="Arial" w:eastAsia="Times New Roman" w:hAnsi="Arial" w:cs="Arial"/>
          <w:color w:val="000000"/>
          <w:rtl/>
        </w:rPr>
        <w:t>ם להמשך (בתמונה הנ"ל ההתקדמות ת</w:t>
      </w:r>
      <w:r w:rsidRPr="0076200D">
        <w:rPr>
          <w:rFonts w:ascii="Arial" w:eastAsia="Times New Roman" w:hAnsi="Arial" w:cs="Arial"/>
          <w:color w:val="000000"/>
          <w:rtl/>
        </w:rPr>
        <w:t>היה למעשה הקורקינט וכן הלאה), ובכך לייעל את זמן הפיתוח ולמקד אותו בצ</w:t>
      </w:r>
      <w:r w:rsidR="00C20E54">
        <w:rPr>
          <w:rFonts w:ascii="Arial" w:eastAsia="Times New Roman" w:hAnsi="Arial" w:cs="Arial"/>
          <w:color w:val="000000"/>
          <w:rtl/>
        </w:rPr>
        <w:t>ורה טובה יותר עבור דרישות הלקוח</w:t>
      </w:r>
      <w:r w:rsidR="00C20E54">
        <w:rPr>
          <w:rFonts w:ascii="Arial" w:eastAsia="Times New Roman" w:hAnsi="Arial" w:cs="Arial" w:hint="cs"/>
          <w:color w:val="000000"/>
          <w:rtl/>
        </w:rPr>
        <w:t>.</w:t>
      </w:r>
      <w:r w:rsidRPr="0076200D">
        <w:rPr>
          <w:rFonts w:ascii="Arial" w:eastAsia="Times New Roman" w:hAnsi="Arial" w:cs="Arial"/>
          <w:color w:val="000000"/>
          <w:rtl/>
        </w:rPr>
        <w:t xml:space="preserve"> כמובן שזה גורר איתו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130DE483"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r w:rsidR="00C20E54">
        <w:rPr>
          <w:rFonts w:ascii="Arial" w:eastAsia="Times New Roman" w:hAnsi="Arial" w:cs="Arial" w:hint="cs"/>
          <w:color w:val="000000"/>
          <w:rtl/>
        </w:rPr>
        <w:t>.</w:t>
      </w:r>
    </w:p>
    <w:p w14:paraId="1857B493" w14:textId="77777777" w:rsidR="0076200D" w:rsidRPr="00C20E54"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sz w:val="24"/>
          <w:szCs w:val="24"/>
          <w:rtl/>
        </w:rPr>
      </w:pPr>
    </w:p>
    <w:p w14:paraId="38D9C67C" w14:textId="7F1B9BF6" w:rsidR="006D45A9" w:rsidRDefault="006D45A9" w:rsidP="0090232D">
      <w:pPr>
        <w:pStyle w:val="a7"/>
        <w:jc w:val="both"/>
        <w:rPr>
          <w:rFonts w:cstheme="minorHAnsi"/>
          <w:sz w:val="24"/>
          <w:szCs w:val="24"/>
          <w:rtl/>
        </w:rPr>
      </w:pPr>
    </w:p>
    <w:p w14:paraId="102A2F81" w14:textId="637CFC5B" w:rsidR="00992825" w:rsidRPr="00992825" w:rsidRDefault="00D47385" w:rsidP="0090232D">
      <w:pPr>
        <w:pStyle w:val="1"/>
        <w:numPr>
          <w:ilvl w:val="0"/>
          <w:numId w:val="10"/>
        </w:numPr>
        <w:jc w:val="both"/>
      </w:pPr>
      <w:bookmarkStart w:id="46" w:name="_Toc4609068"/>
      <w:r>
        <w:rPr>
          <w:rFonts w:hint="cs"/>
          <w:rtl/>
        </w:rPr>
        <w:t>תכנון</w:t>
      </w:r>
      <w:bookmarkEnd w:id="46"/>
    </w:p>
    <w:p w14:paraId="3F207B9D" w14:textId="471F39A6" w:rsidR="00D47385" w:rsidRDefault="00C013AB" w:rsidP="0090232D">
      <w:pPr>
        <w:pStyle w:val="2"/>
        <w:jc w:val="both"/>
        <w:rPr>
          <w:rtl/>
        </w:rPr>
      </w:pPr>
      <w:bookmarkStart w:id="47" w:name="_Toc4609069"/>
      <w:r>
        <w:rPr>
          <w:rFonts w:hint="cs"/>
          <w:rtl/>
        </w:rPr>
        <w:t xml:space="preserve">3.1 </w:t>
      </w:r>
      <w:r w:rsidR="00D47385">
        <w:rPr>
          <w:rFonts w:hint="cs"/>
          <w:rtl/>
        </w:rPr>
        <w:t>דרישות המערכת</w:t>
      </w:r>
      <w:bookmarkEnd w:id="47"/>
    </w:p>
    <w:p w14:paraId="72F283A1" w14:textId="6B160D12" w:rsidR="009125A8" w:rsidRDefault="00A50EBC" w:rsidP="0090232D">
      <w:pPr>
        <w:jc w:val="both"/>
        <w:rPr>
          <w:rtl/>
        </w:rPr>
      </w:pPr>
      <w:r>
        <w:rPr>
          <w:rFonts w:hint="cs"/>
          <w:rtl/>
        </w:rPr>
        <w:t>ב</w:t>
      </w:r>
      <w:r w:rsidR="009125A8">
        <w:rPr>
          <w:rFonts w:hint="cs"/>
          <w:rtl/>
        </w:rPr>
        <w:t xml:space="preserve">חלק </w:t>
      </w:r>
      <w:r>
        <w:rPr>
          <w:rFonts w:hint="cs"/>
          <w:rtl/>
        </w:rPr>
        <w:t>ה</w:t>
      </w:r>
      <w:r w:rsidR="009125A8">
        <w:rPr>
          <w:rFonts w:hint="cs"/>
          <w:rtl/>
        </w:rPr>
        <w:t>ראשון היה נדרש ליצור</w:t>
      </w:r>
      <w:r>
        <w:rPr>
          <w:rFonts w:hint="cs"/>
          <w:rtl/>
        </w:rPr>
        <w:t xml:space="preserve"> צד שרת עם</w:t>
      </w:r>
      <w:r w:rsidR="009125A8">
        <w:rPr>
          <w:rFonts w:hint="cs"/>
          <w:rtl/>
        </w:rPr>
        <w:t xml:space="preserve"> </w:t>
      </w:r>
      <w:r w:rsidR="009125A8">
        <w:rPr>
          <w:rFonts w:hint="cs"/>
        </w:rPr>
        <w:t>DB</w:t>
      </w:r>
      <w:r w:rsidR="009125A8">
        <w:rPr>
          <w:rFonts w:hint="cs"/>
          <w:rtl/>
        </w:rPr>
        <w:t xml:space="preserve"> שיכיל הרבה תפקידים שונים ומגוונים וסל תכונות עבור התפקידים השונים במינונים שונים</w:t>
      </w:r>
      <w:r>
        <w:rPr>
          <w:rFonts w:hint="cs"/>
          <w:rtl/>
        </w:rPr>
        <w:t>, וצד לקוח שיאפשר למשתמש להגדיר את המינונים השונים עבור התכונות השונות בכל תפקיד</w:t>
      </w:r>
      <w:r w:rsidR="000E42E7">
        <w:rPr>
          <w:rFonts w:hint="cs"/>
          <w:rtl/>
        </w:rPr>
        <w:t>.</w:t>
      </w:r>
    </w:p>
    <w:p w14:paraId="743458F7" w14:textId="55961BF4" w:rsidR="000E42E7" w:rsidRDefault="000E42E7" w:rsidP="005A73E5">
      <w:pPr>
        <w:jc w:val="both"/>
        <w:rPr>
          <w:rtl/>
        </w:rPr>
      </w:pPr>
      <w:r>
        <w:rPr>
          <w:rFonts w:hint="cs"/>
          <w:rtl/>
        </w:rPr>
        <w:lastRenderedPageBreak/>
        <w:t xml:space="preserve">החלק השני היה אחראי על </w:t>
      </w:r>
      <w:r>
        <w:t>Data mining</w:t>
      </w:r>
      <w:r>
        <w:rPr>
          <w:rFonts w:hint="cs"/>
          <w:rtl/>
        </w:rPr>
        <w:t>, כל</w:t>
      </w:r>
      <w:r w:rsidR="005A73E5">
        <w:rPr>
          <w:rFonts w:hint="cs"/>
          <w:rtl/>
        </w:rPr>
        <w:t>ומר איסוף מידע ספ</w:t>
      </w:r>
      <w:r>
        <w:rPr>
          <w:rFonts w:hint="cs"/>
          <w:rtl/>
        </w:rPr>
        <w:t xml:space="preserve">ציפי מאתר </w:t>
      </w:r>
      <w:r w:rsidR="005A73E5">
        <w:rPr>
          <w:rFonts w:hint="cs"/>
          <w:rtl/>
        </w:rPr>
        <w:t>מסויים, שמכיל כמות מידע גדולה מאוד,</w:t>
      </w:r>
      <w:r w:rsidR="00E40A3C">
        <w:rPr>
          <w:rFonts w:hint="cs"/>
          <w:rtl/>
        </w:rPr>
        <w:t xml:space="preserve"> ו</w:t>
      </w:r>
      <w:r w:rsidR="005A73E5">
        <w:rPr>
          <w:rFonts w:hint="cs"/>
          <w:rtl/>
        </w:rPr>
        <w:t>שילו</w:t>
      </w:r>
      <w:r w:rsidR="005211BC">
        <w:rPr>
          <w:rFonts w:hint="cs"/>
          <w:rtl/>
        </w:rPr>
        <w:t>בו בתוך ה</w:t>
      </w:r>
      <w:r w:rsidR="005211BC">
        <w:rPr>
          <w:rFonts w:hint="cs"/>
        </w:rPr>
        <w:t>DB</w:t>
      </w:r>
      <w:r w:rsidR="005211BC">
        <w:rPr>
          <w:rFonts w:hint="cs"/>
          <w:rtl/>
        </w:rPr>
        <w:t xml:space="preserve"> הקיים </w:t>
      </w:r>
      <w:r w:rsidR="005A73E5">
        <w:rPr>
          <w:rFonts w:hint="cs"/>
          <w:rtl/>
        </w:rPr>
        <w:t>ש</w:t>
      </w:r>
      <w:r w:rsidR="005211BC">
        <w:rPr>
          <w:rFonts w:hint="cs"/>
          <w:rtl/>
        </w:rPr>
        <w:t xml:space="preserve">לנו (כאמור </w:t>
      </w:r>
      <w:r w:rsidR="005A73E5">
        <w:rPr>
          <w:rFonts w:hint="cs"/>
          <w:rtl/>
        </w:rPr>
        <w:t>ב</w:t>
      </w:r>
      <w:r w:rsidR="005211BC">
        <w:rPr>
          <w:rFonts w:hint="cs"/>
          <w:rtl/>
        </w:rPr>
        <w:t>שלב קודם)</w:t>
      </w:r>
      <w:r w:rsidR="005A73E5">
        <w:rPr>
          <w:rFonts w:hint="cs"/>
          <w:rtl/>
        </w:rPr>
        <w:t>.</w:t>
      </w:r>
    </w:p>
    <w:p w14:paraId="61D3A332" w14:textId="4D50EBF8" w:rsidR="005211BC" w:rsidRPr="009125A8" w:rsidRDefault="005211BC" w:rsidP="0090232D">
      <w:pPr>
        <w:jc w:val="both"/>
        <w:rPr>
          <w:rtl/>
        </w:rPr>
      </w:pPr>
      <w:r>
        <w:rPr>
          <w:rFonts w:hint="cs"/>
          <w:rtl/>
        </w:rPr>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37CFC563" w:rsidR="00D47385" w:rsidRDefault="00C013AB" w:rsidP="0090232D">
      <w:pPr>
        <w:pStyle w:val="3"/>
        <w:jc w:val="both"/>
        <w:rPr>
          <w:rtl/>
        </w:rPr>
      </w:pPr>
      <w:bookmarkStart w:id="48" w:name="_Toc4609070"/>
      <w:r>
        <w:rPr>
          <w:rFonts w:hint="cs"/>
          <w:rtl/>
        </w:rPr>
        <w:t xml:space="preserve">3.1.1 </w:t>
      </w:r>
      <w:commentRangeStart w:id="49"/>
      <w:r w:rsidR="00D47385">
        <w:rPr>
          <w:rFonts w:hint="cs"/>
          <w:rtl/>
        </w:rPr>
        <w:t>דרישות כלליות</w:t>
      </w:r>
      <w:commentRangeEnd w:id="49"/>
      <w:r w:rsidR="0068070B">
        <w:rPr>
          <w:rStyle w:val="ad"/>
          <w:rFonts w:asciiTheme="minorHAnsi" w:eastAsiaTheme="minorHAnsi" w:hAnsiTheme="minorHAnsi" w:cstheme="minorBidi"/>
          <w:b w:val="0"/>
          <w:bCs w:val="0"/>
          <w:color w:val="auto"/>
          <w:rtl/>
        </w:rPr>
        <w:commentReference w:id="49"/>
      </w:r>
      <w:bookmarkEnd w:id="48"/>
    </w:p>
    <w:p w14:paraId="4914F411" w14:textId="21E8852F" w:rsidR="004231CE" w:rsidRPr="004231CE" w:rsidRDefault="004231CE" w:rsidP="00012820">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w:t>
      </w:r>
      <w:del w:id="50" w:author="גמליאל" w:date="2019-03-27T17:11:00Z">
        <w:r w:rsidRPr="004231CE" w:rsidDel="00012820">
          <w:rPr>
            <w:rFonts w:ascii="Arial" w:eastAsia="Times New Roman" w:hAnsi="Arial" w:cs="Arial"/>
            <w:color w:val="000000"/>
            <w:rtl/>
          </w:rPr>
          <w:delText>, ובחלק העתידי שלה גם לעזור לכוחות הביטחון</w:delText>
        </w:r>
      </w:del>
      <w:r w:rsidRPr="004231CE">
        <w:rPr>
          <w:rFonts w:ascii="Arial" w:eastAsia="Times New Roman" w:hAnsi="Arial" w:cs="Arial"/>
          <w:color w:val="000000"/>
          <w:rtl/>
        </w:rPr>
        <w:t xml:space="preserve"> לאסוף מידע בצורה חכמה מקצועית ומדויקת על מועמדים לתפקידים השונים בחברה, תוך חיסכון בזמן, משאבים וכסף</w:t>
      </w:r>
      <w:ins w:id="51" w:author="גמליאל" w:date="2019-03-27T17:12:00Z">
        <w:r w:rsidR="00012820" w:rsidRPr="004231CE">
          <w:rPr>
            <w:rFonts w:ascii="Arial" w:eastAsia="Times New Roman" w:hAnsi="Arial" w:cs="Arial"/>
            <w:color w:val="000000"/>
            <w:rtl/>
          </w:rPr>
          <w:t>, ובחלק העתידי שלה גם לעזור לכוחות הביטחון</w:t>
        </w:r>
        <w:r w:rsidR="00012820">
          <w:rPr>
            <w:rFonts w:ascii="Arial" w:eastAsia="Times New Roman" w:hAnsi="Arial" w:cs="Arial" w:hint="cs"/>
            <w:color w:val="000000"/>
            <w:rtl/>
          </w:rPr>
          <w:t xml:space="preserve"> לזהות מבעוד מועד אנשים מסוכנים</w:t>
        </w:r>
      </w:ins>
      <w:r w:rsidRPr="004231CE">
        <w:rPr>
          <w:rFonts w:ascii="Arial" w:eastAsia="Times New Roman" w:hAnsi="Arial" w:cs="Arial"/>
          <w:color w:val="000000"/>
          <w:rtl/>
        </w:rPr>
        <w:t>.</w:t>
      </w:r>
    </w:p>
    <w:p w14:paraId="43E3FC01" w14:textId="56AE4FFF" w:rsidR="004231CE" w:rsidRPr="004231CE" w:rsidRDefault="00012820"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בשלב הנוכחי </w:t>
      </w:r>
      <w:r w:rsidR="004231CE" w:rsidRPr="004231CE">
        <w:rPr>
          <w:rFonts w:ascii="Arial" w:eastAsia="Times New Roman" w:hAnsi="Arial" w:cs="Arial"/>
          <w:color w:val="000000"/>
          <w:rtl/>
        </w:rPr>
        <w:t>למעשה מתקבלת תוצאה של קבלת מועמדים מתאימים יותר עבור התפקיד וגם הרכבת צוותים יותר מקצועיים</w:t>
      </w:r>
      <w:r>
        <w:rPr>
          <w:rFonts w:ascii="Arial" w:eastAsia="Times New Roman" w:hAnsi="Arial" w:cs="Arial" w:hint="cs"/>
          <w:color w:val="000000"/>
          <w:rtl/>
        </w:rPr>
        <w:t>.</w:t>
      </w:r>
      <w:r w:rsidR="004231CE" w:rsidRPr="004231CE">
        <w:rPr>
          <w:rFonts w:ascii="Arial" w:eastAsia="Times New Roman" w:hAnsi="Arial" w:cs="Arial"/>
          <w:color w:val="000000"/>
          <w:rtl/>
        </w:rPr>
        <w:t xml:space="preserve"> </w:t>
      </w:r>
    </w:p>
    <w:p w14:paraId="63237401" w14:textId="3AC34639" w:rsidR="00015822" w:rsidRPr="005752E3" w:rsidRDefault="00015822" w:rsidP="00015822">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יש לציין</w:t>
      </w:r>
      <w:r w:rsidRPr="005752E3">
        <w:rPr>
          <w:rFonts w:ascii="Arial" w:eastAsia="Times New Roman" w:hAnsi="Arial" w:cs="Arial"/>
          <w:color w:val="000000"/>
          <w:rtl/>
        </w:rPr>
        <w:t xml:space="preserve"> </w:t>
      </w:r>
      <w:r>
        <w:rPr>
          <w:rFonts w:ascii="Arial" w:eastAsia="Times New Roman" w:hAnsi="Arial" w:cs="Arial" w:hint="cs"/>
          <w:color w:val="000000"/>
          <w:rtl/>
        </w:rPr>
        <w:t>ש</w:t>
      </w:r>
      <w:r w:rsidRPr="005752E3">
        <w:rPr>
          <w:rFonts w:ascii="Arial" w:eastAsia="Times New Roman" w:hAnsi="Arial" w:cs="Arial"/>
          <w:color w:val="000000"/>
          <w:rtl/>
        </w:rPr>
        <w:t>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38D43CD5" w14:textId="77777777" w:rsidR="004231CE" w:rsidRPr="004231CE" w:rsidRDefault="004231CE" w:rsidP="0090232D">
      <w:pPr>
        <w:jc w:val="both"/>
      </w:pPr>
    </w:p>
    <w:p w14:paraId="06EDDAE4" w14:textId="0BD55565" w:rsidR="00D47385" w:rsidRDefault="00C013AB" w:rsidP="0090232D">
      <w:pPr>
        <w:pStyle w:val="3"/>
        <w:jc w:val="both"/>
        <w:rPr>
          <w:rtl/>
        </w:rPr>
      </w:pPr>
      <w:bookmarkStart w:id="52" w:name="_Toc4609071"/>
      <w:r>
        <w:rPr>
          <w:rFonts w:hint="cs"/>
          <w:rtl/>
        </w:rPr>
        <w:t xml:space="preserve">3.1.2 </w:t>
      </w:r>
      <w:commentRangeStart w:id="53"/>
      <w:commentRangeStart w:id="54"/>
      <w:r w:rsidR="00D47385">
        <w:rPr>
          <w:rFonts w:hint="cs"/>
          <w:rtl/>
        </w:rPr>
        <w:t xml:space="preserve">דרישות </w:t>
      </w:r>
      <w:r w:rsidR="00D47385">
        <w:t>side</w:t>
      </w:r>
      <w:r w:rsidR="00D47385">
        <w:rPr>
          <w:rFonts w:hint="cs"/>
          <w:rtl/>
        </w:rPr>
        <w:t xml:space="preserve"> </w:t>
      </w:r>
      <w:commentRangeEnd w:id="53"/>
      <w:r w:rsidR="0068070B">
        <w:rPr>
          <w:rStyle w:val="ad"/>
          <w:rFonts w:asciiTheme="minorHAnsi" w:eastAsiaTheme="minorHAnsi" w:hAnsiTheme="minorHAnsi" w:cstheme="minorBidi"/>
          <w:b w:val="0"/>
          <w:bCs w:val="0"/>
          <w:color w:val="auto"/>
          <w:rtl/>
        </w:rPr>
        <w:commentReference w:id="53"/>
      </w:r>
      <w:commentRangeEnd w:id="54"/>
      <w:r w:rsidR="00ED2882">
        <w:rPr>
          <w:rStyle w:val="ad"/>
          <w:rFonts w:asciiTheme="minorHAnsi" w:eastAsiaTheme="minorHAnsi" w:hAnsiTheme="minorHAnsi" w:cstheme="minorBidi"/>
          <w:b w:val="0"/>
          <w:bCs w:val="0"/>
          <w:color w:val="auto"/>
          <w:rtl/>
        </w:rPr>
        <w:commentReference w:id="54"/>
      </w:r>
      <w:r w:rsidR="00D47385">
        <w:t>client</w:t>
      </w:r>
      <w:bookmarkEnd w:id="52"/>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2934AF9B" w:rsidR="005752E3" w:rsidRPr="005752E3" w:rsidRDefault="005752E3" w:rsidP="00015822">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w:t>
      </w:r>
      <w:r w:rsidR="00015822">
        <w:rPr>
          <w:rFonts w:ascii="Arial" w:eastAsia="Times New Roman" w:hAnsi="Arial" w:cs="Arial"/>
          <w:color w:val="000000"/>
          <w:rtl/>
        </w:rPr>
        <w:t>וניין לקבל את המלצות המערכת (המ</w:t>
      </w:r>
      <w:r w:rsidRPr="005752E3">
        <w:rPr>
          <w:rFonts w:ascii="Arial" w:eastAsia="Times New Roman" w:hAnsi="Arial" w:cs="Arial"/>
          <w:color w:val="000000"/>
          <w:rtl/>
        </w:rPr>
        <w:t>ב</w:t>
      </w:r>
      <w:r w:rsidR="00015822">
        <w:rPr>
          <w:rFonts w:ascii="Arial" w:eastAsia="Times New Roman" w:hAnsi="Arial" w:cs="Arial" w:hint="cs"/>
          <w:color w:val="000000"/>
          <w:rtl/>
        </w:rPr>
        <w:t>ו</w:t>
      </w:r>
      <w:r w:rsidRPr="005752E3">
        <w:rPr>
          <w:rFonts w:ascii="Arial" w:eastAsia="Times New Roman" w:hAnsi="Arial" w:cs="Arial"/>
          <w:color w:val="000000"/>
          <w:rtl/>
        </w:rPr>
        <w:t>ססות על שנים רבות</w:t>
      </w:r>
      <w:r w:rsidR="00015822">
        <w:rPr>
          <w:rFonts w:ascii="Arial" w:eastAsia="Times New Roman" w:hAnsi="Arial" w:cs="Arial"/>
          <w:color w:val="000000"/>
          <w:rtl/>
        </w:rPr>
        <w:t xml:space="preserve"> של מחקר) או לחילופין לשנות את </w:t>
      </w:r>
      <w:r w:rsidRPr="005752E3">
        <w:rPr>
          <w:rFonts w:ascii="Arial" w:eastAsia="Times New Roman" w:hAnsi="Arial" w:cs="Arial"/>
          <w:color w:val="000000"/>
          <w:rtl/>
        </w:rPr>
        <w:t>ה</w:t>
      </w:r>
      <w:r w:rsidR="00015822">
        <w:rPr>
          <w:rFonts w:ascii="Arial" w:eastAsia="Times New Roman" w:hAnsi="Arial" w:cs="Arial" w:hint="cs"/>
          <w:color w:val="000000"/>
          <w:rtl/>
        </w:rPr>
        <w:t>"</w:t>
      </w:r>
      <w:r w:rsidRPr="005752E3">
        <w:rPr>
          <w:rFonts w:ascii="Arial" w:eastAsia="Times New Roman" w:hAnsi="Arial" w:cs="Arial"/>
          <w:color w:val="000000"/>
          <w:rtl/>
        </w:rPr>
        <w:t>מינונים" השונים עבור תכונות מסוימות לתפקיד כלשהו בחברה</w:t>
      </w:r>
      <w:r w:rsidR="00015822">
        <w:rPr>
          <w:rFonts w:ascii="Arial" w:eastAsia="Times New Roman" w:hAnsi="Arial" w:cs="Arial" w:hint="cs"/>
          <w:color w:val="000000"/>
          <w:rtl/>
        </w:rPr>
        <w:t>,</w:t>
      </w:r>
      <w:r w:rsidRPr="005752E3">
        <w:rPr>
          <w:rFonts w:ascii="Arial" w:eastAsia="Times New Roman" w:hAnsi="Arial" w:cs="Arial"/>
          <w:color w:val="000000"/>
          <w:rtl/>
        </w:rPr>
        <w:t xml:space="preserve"> על סמך הניסיון האישי שלו. </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55" w:name="_Toc4609072"/>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55"/>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A6245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המערכת תאפשר ניהול מאגר הישויות על מאפייניהם, ביצוע משימות בקרה על הישויות, </w:t>
      </w:r>
      <w:r w:rsidR="00175B68">
        <w:rPr>
          <w:rFonts w:ascii="Arial" w:eastAsia="Times New Roman" w:hAnsi="Arial" w:cs="Arial" w:hint="cs"/>
          <w:color w:val="000000"/>
          <w:rtl/>
        </w:rPr>
        <w:t>ו</w:t>
      </w:r>
      <w:r w:rsidRPr="005752E3">
        <w:rPr>
          <w:rFonts w:ascii="Arial" w:eastAsia="Times New Roman" w:hAnsi="Arial" w:cs="Arial"/>
          <w:color w:val="000000"/>
          <w:rtl/>
        </w:rPr>
        <w:t>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5D00A4E8" w14:textId="20B432B3"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1 . המערכת תגדיר את הישויות השונות שהן - ארגון, תפקיד, תכונה, מועמד, שאלון. </w:t>
      </w:r>
      <w:commentRangeStart w:id="56"/>
      <w:commentRangeEnd w:id="56"/>
      <w:r w:rsidR="00175B68">
        <w:rPr>
          <w:rStyle w:val="ad"/>
          <w:rtl/>
        </w:rPr>
        <w:commentReference w:id="56"/>
      </w:r>
    </w:p>
    <w:p w14:paraId="66C5A82C" w14:textId="15DBC020"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תכונות אישיות רצויות </w:t>
      </w:r>
      <w:r w:rsidR="00175B68">
        <w:rPr>
          <w:rFonts w:ascii="Arial" w:eastAsia="Times New Roman" w:hAnsi="Arial" w:cs="Arial" w:hint="cs"/>
          <w:color w:val="000000"/>
          <w:rtl/>
        </w:rPr>
        <w:t>ל</w:t>
      </w:r>
      <w:r w:rsidRPr="005752E3">
        <w:rPr>
          <w:rFonts w:ascii="Arial" w:eastAsia="Times New Roman" w:hAnsi="Arial" w:cs="Arial"/>
          <w:color w:val="000000"/>
          <w:rtl/>
        </w:rPr>
        <w:t>תפקיד כאשר</w:t>
      </w:r>
      <w:r w:rsidR="00175B68">
        <w:rPr>
          <w:rFonts w:ascii="Arial" w:eastAsia="Times New Roman" w:hAnsi="Arial" w:cs="Arial"/>
          <w:color w:val="000000"/>
          <w:rtl/>
        </w:rPr>
        <w:t xml:space="preserve"> כל תכונה מחולקת לתת תכונה, כ</w:t>
      </w:r>
      <w:r w:rsidR="00175B68">
        <w:rPr>
          <w:rFonts w:ascii="Arial" w:eastAsia="Times New Roman" w:hAnsi="Arial" w:cs="Arial" w:hint="cs"/>
          <w:color w:val="000000"/>
          <w:rtl/>
        </w:rPr>
        <w:t>ך</w:t>
      </w:r>
      <w:r w:rsidRPr="005752E3">
        <w:rPr>
          <w:rFonts w:ascii="Arial" w:eastAsia="Times New Roman" w:hAnsi="Arial" w:cs="Arial"/>
          <w:color w:val="000000"/>
          <w:rtl/>
        </w:rPr>
        <w:t xml:space="preserve"> </w:t>
      </w:r>
      <w:r w:rsidR="00175B68">
        <w:rPr>
          <w:rFonts w:ascii="Arial" w:eastAsia="Times New Roman" w:hAnsi="Arial" w:cs="Arial" w:hint="cs"/>
          <w:color w:val="000000"/>
          <w:rtl/>
        </w:rPr>
        <w:t>ש</w:t>
      </w:r>
      <w:r w:rsidR="00175B68">
        <w:rPr>
          <w:rFonts w:ascii="Arial" w:eastAsia="Times New Roman" w:hAnsi="Arial" w:cs="Arial"/>
          <w:color w:val="000000"/>
          <w:rtl/>
        </w:rPr>
        <w:t>ישנ</w:t>
      </w:r>
      <w:r w:rsidR="00175B68">
        <w:rPr>
          <w:rFonts w:ascii="Arial" w:eastAsia="Times New Roman" w:hAnsi="Arial" w:cs="Arial" w:hint="cs"/>
          <w:color w:val="000000"/>
          <w:rtl/>
        </w:rPr>
        <w:t>ם</w:t>
      </w:r>
      <w:r w:rsidRPr="005752E3">
        <w:rPr>
          <w:rFonts w:ascii="Arial" w:eastAsia="Times New Roman" w:hAnsi="Arial" w:cs="Arial"/>
          <w:color w:val="000000"/>
          <w:rtl/>
        </w:rPr>
        <w:t xml:space="preserve"> חמישה תתי תכונות עבור כל תכונה.</w:t>
      </w:r>
    </w:p>
    <w:p w14:paraId="47D1A07C" w14:textId="69EDB677"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w:t>
      </w:r>
      <w:r w:rsidR="00175B68">
        <w:rPr>
          <w:rFonts w:ascii="Arial" w:eastAsia="Times New Roman" w:hAnsi="Arial" w:cs="Arial" w:hint="cs"/>
          <w:color w:val="000000"/>
          <w:rtl/>
        </w:rPr>
        <w:t>שת</w:t>
      </w:r>
      <w:r w:rsidRPr="005752E3">
        <w:rPr>
          <w:rFonts w:ascii="Arial" w:eastAsia="Times New Roman" w:hAnsi="Arial" w:cs="Arial"/>
          <w:color w:val="000000"/>
          <w:rtl/>
        </w:rPr>
        <w:t xml:space="preserve"> </w:t>
      </w:r>
      <w:r w:rsidR="00175B68">
        <w:rPr>
          <w:rFonts w:ascii="Arial" w:eastAsia="Times New Roman" w:hAnsi="Arial" w:cs="Arial" w:hint="cs"/>
          <w:color w:val="000000"/>
          <w:rtl/>
        </w:rPr>
        <w:t>ה</w:t>
      </w:r>
      <w:r w:rsidRPr="005752E3">
        <w:rPr>
          <w:rFonts w:ascii="Arial" w:eastAsia="Times New Roman" w:hAnsi="Arial" w:cs="Arial"/>
          <w:color w:val="000000"/>
          <w:rtl/>
        </w:rPr>
        <w:t>חלקים הבאים:</w:t>
      </w:r>
    </w:p>
    <w:p w14:paraId="5006A297" w14:textId="4B2411D3"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w:t>
      </w:r>
      <w:r w:rsidR="00175B68">
        <w:rPr>
          <w:rFonts w:ascii="Arial" w:eastAsia="Times New Roman" w:hAnsi="Arial" w:cs="Arial" w:hint="cs"/>
          <w:color w:val="000000"/>
          <w:rtl/>
        </w:rPr>
        <w:t>ו</w:t>
      </w:r>
      <w:r w:rsidRPr="005752E3">
        <w:rPr>
          <w:rFonts w:ascii="Arial" w:eastAsia="Times New Roman" w:hAnsi="Arial" w:cs="Arial"/>
          <w:color w:val="000000"/>
          <w:rtl/>
        </w:rPr>
        <w:t>תיו</w:t>
      </w:r>
      <w:r w:rsidR="00175B68">
        <w:rPr>
          <w:rFonts w:ascii="Arial" w:eastAsia="Times New Roman" w:hAnsi="Arial" w:cs="Arial" w:hint="cs"/>
          <w:color w:val="000000"/>
          <w:rtl/>
        </w:rPr>
        <w:t>,</w:t>
      </w:r>
      <w:r w:rsidRPr="005752E3">
        <w:rPr>
          <w:rFonts w:ascii="Arial" w:eastAsia="Times New Roman" w:hAnsi="Arial" w:cs="Arial"/>
          <w:color w:val="000000"/>
          <w:rtl/>
        </w:rPr>
        <w:t xml:space="preserve"> למול המלצת המערכת או לחילופין הגדרת המשתמש בצורה ידנית ע"פ שיקול דעתו</w:t>
      </w:r>
      <w:r w:rsidR="00175B68">
        <w:rPr>
          <w:rFonts w:ascii="Arial" w:eastAsia="Times New Roman" w:hAnsi="Arial" w:cs="Arial" w:hint="cs"/>
          <w:color w:val="000000"/>
          <w:rtl/>
        </w:rPr>
        <w:t>.</w:t>
      </w:r>
    </w:p>
    <w:p w14:paraId="29986A2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3C15A756" w14:textId="3C09C40F" w:rsidR="005752E3" w:rsidRDefault="005752E3" w:rsidP="0090232D">
      <w:pPr>
        <w:jc w:val="both"/>
        <w:rPr>
          <w:rtl/>
        </w:rPr>
      </w:pPr>
    </w:p>
    <w:p w14:paraId="5DB354C8" w14:textId="43C8549F" w:rsidR="00806AB0" w:rsidRDefault="00806AB0" w:rsidP="0090232D">
      <w:pPr>
        <w:jc w:val="both"/>
        <w:rPr>
          <w:rtl/>
        </w:rPr>
      </w:pPr>
    </w:p>
    <w:p w14:paraId="77633B0A" w14:textId="34AEC3EB" w:rsidR="00806AB0" w:rsidRDefault="00806AB0" w:rsidP="0090232D">
      <w:pPr>
        <w:jc w:val="both"/>
        <w:rPr>
          <w:rtl/>
        </w:rPr>
      </w:pPr>
    </w:p>
    <w:p w14:paraId="2F9EE6CA" w14:textId="24536084" w:rsidR="00806AB0" w:rsidRDefault="00806AB0" w:rsidP="0090232D">
      <w:pPr>
        <w:jc w:val="both"/>
        <w:rPr>
          <w:rtl/>
        </w:rPr>
      </w:pPr>
    </w:p>
    <w:p w14:paraId="2DAA738F" w14:textId="77777777" w:rsidR="00806AB0" w:rsidRPr="005752E3" w:rsidRDefault="00806AB0" w:rsidP="0090232D">
      <w:pPr>
        <w:jc w:val="both"/>
      </w:pPr>
    </w:p>
    <w:p w14:paraId="0339B6D3" w14:textId="45318DA8" w:rsidR="00843CFA" w:rsidRDefault="00C013AB" w:rsidP="0090232D">
      <w:pPr>
        <w:pStyle w:val="2"/>
        <w:jc w:val="both"/>
      </w:pPr>
      <w:bookmarkStart w:id="57" w:name="_Toc4609073"/>
      <w:r>
        <w:rPr>
          <w:rFonts w:hint="cs"/>
          <w:rtl/>
        </w:rPr>
        <w:t xml:space="preserve">3.2 </w:t>
      </w:r>
      <w:r w:rsidR="00B22D8D">
        <w:rPr>
          <w:rFonts w:hint="cs"/>
          <w:rtl/>
        </w:rPr>
        <w:t xml:space="preserve">אפיון </w:t>
      </w:r>
      <w:commentRangeStart w:id="58"/>
      <w:commentRangeStart w:id="59"/>
      <w:r w:rsidR="00B22D8D">
        <w:rPr>
          <w:rFonts w:hint="cs"/>
          <w:rtl/>
        </w:rPr>
        <w:t xml:space="preserve">המערכת </w:t>
      </w:r>
      <w:commentRangeEnd w:id="58"/>
      <w:r w:rsidR="0080602B">
        <w:rPr>
          <w:rStyle w:val="ad"/>
          <w:rFonts w:asciiTheme="minorHAnsi" w:eastAsiaTheme="minorHAnsi" w:hAnsiTheme="minorHAnsi" w:cstheme="minorBidi"/>
          <w:b w:val="0"/>
          <w:bCs w:val="0"/>
          <w:color w:val="auto"/>
          <w:rtl/>
        </w:rPr>
        <w:commentReference w:id="58"/>
      </w:r>
      <w:commentRangeEnd w:id="59"/>
      <w:r w:rsidR="00175B68">
        <w:rPr>
          <w:rStyle w:val="ad"/>
          <w:rFonts w:asciiTheme="minorHAnsi" w:eastAsiaTheme="minorHAnsi" w:hAnsiTheme="minorHAnsi" w:cstheme="minorBidi"/>
          <w:b w:val="0"/>
          <w:bCs w:val="0"/>
          <w:color w:val="auto"/>
          <w:rtl/>
        </w:rPr>
        <w:commentReference w:id="59"/>
      </w:r>
      <w:bookmarkEnd w:id="57"/>
    </w:p>
    <w:p w14:paraId="19142D4A" w14:textId="280CC115" w:rsidR="008223DB" w:rsidRDefault="008223DB" w:rsidP="0090232D">
      <w:pPr>
        <w:jc w:val="both"/>
      </w:pPr>
    </w:p>
    <w:p w14:paraId="0C5800AC" w14:textId="562FDCA3" w:rsidR="008223DB" w:rsidRDefault="008223DB" w:rsidP="00175B68">
      <w:pPr>
        <w:pStyle w:val="3"/>
        <w:rPr>
          <w:rtl/>
        </w:rPr>
      </w:pPr>
      <w:bookmarkStart w:id="60" w:name="_Toc4609074"/>
      <w:r>
        <w:rPr>
          <w:noProof/>
        </w:rPr>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bookmarkEnd w:id="60"/>
    </w:p>
    <w:p w14:paraId="7046D6CB" w14:textId="68AB1C9C" w:rsidR="008223DB" w:rsidRDefault="008223DB" w:rsidP="0090232D">
      <w:pPr>
        <w:jc w:val="both"/>
        <w:rPr>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256C7CAD" w:rsidR="008223DB"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w:t>
      </w:r>
      <w:r w:rsidR="00973242">
        <w:rPr>
          <w:rFonts w:ascii="Arial" w:eastAsia="Times New Roman" w:hAnsi="Arial" w:cs="Arial" w:hint="cs"/>
          <w:color w:val="000000"/>
          <w:rtl/>
        </w:rPr>
        <w:t>שלאחריהם</w:t>
      </w:r>
      <w:r w:rsidRPr="008223DB">
        <w:rPr>
          <w:rFonts w:ascii="Arial" w:eastAsia="Times New Roman" w:hAnsi="Arial" w:cs="Arial"/>
          <w:color w:val="000000"/>
          <w:rtl/>
        </w:rPr>
        <w:t xml:space="preserve">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248710E5" w14:textId="66F8A644" w:rsidR="008223DB" w:rsidRPr="00973242"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 בשלב המתקדם של המערכת המועמד יתחבר עם ה</w:t>
      </w:r>
      <w:r w:rsidR="00973242">
        <w:rPr>
          <w:rFonts w:ascii="Arial" w:eastAsia="Times New Roman" w:hAnsi="Arial" w:cs="Arial" w:hint="cs"/>
          <w:color w:val="000000"/>
          <w:rtl/>
        </w:rPr>
        <w:t>פרופילים שלו ב</w:t>
      </w:r>
      <w:r w:rsidRPr="008223DB">
        <w:rPr>
          <w:rFonts w:ascii="Arial" w:eastAsia="Times New Roman" w:hAnsi="Arial" w:cs="Arial"/>
          <w:color w:val="000000"/>
          <w:rtl/>
        </w:rPr>
        <w:t>רשתות החברתיות</w:t>
      </w:r>
      <w:r w:rsidR="00973242">
        <w:rPr>
          <w:rFonts w:ascii="Arial" w:eastAsia="Times New Roman" w:hAnsi="Arial" w:cs="Arial"/>
          <w:color w:val="000000"/>
          <w:rtl/>
        </w:rPr>
        <w:t xml:space="preserve"> ומתוך הפרופילי</w:t>
      </w:r>
      <w:r w:rsidR="00973242">
        <w:rPr>
          <w:rFonts w:ascii="Arial" w:eastAsia="Times New Roman" w:hAnsi="Arial" w:cs="Arial" w:hint="cs"/>
          <w:color w:val="000000"/>
          <w:rtl/>
        </w:rPr>
        <w:t xml:space="preserve">ם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D225420" w14:textId="77777777" w:rsidR="008223DB" w:rsidRPr="008223DB" w:rsidRDefault="008223DB" w:rsidP="0090232D">
      <w:pPr>
        <w:bidi w:val="0"/>
        <w:spacing w:after="240" w:line="240" w:lineRule="auto"/>
        <w:jc w:val="both"/>
        <w:rPr>
          <w:rFonts w:ascii="Times New Roman" w:eastAsia="Times New Roman" w:hAnsi="Times New Roman" w:cs="Times New Roman"/>
          <w:sz w:val="24"/>
          <w:szCs w:val="24"/>
          <w:rtl/>
        </w:rPr>
      </w:pPr>
    </w:p>
    <w:p w14:paraId="43008A56" w14:textId="60C1756C" w:rsidR="008223DB" w:rsidRPr="008223DB" w:rsidRDefault="008223DB" w:rsidP="00175B68">
      <w:pPr>
        <w:pStyle w:val="3"/>
        <w:rPr>
          <w:rFonts w:ascii="Times New Roman" w:eastAsia="Times New Roman" w:hAnsi="Times New Roman" w:cs="Times New Roman"/>
          <w:sz w:val="24"/>
          <w:szCs w:val="24"/>
          <w:rtl/>
        </w:rPr>
      </w:pPr>
      <w:bookmarkStart w:id="61" w:name="_Toc4609075"/>
      <w:r>
        <w:rPr>
          <w:rFonts w:eastAsia="Times New Roman" w:hint="cs"/>
          <w:rtl/>
        </w:rPr>
        <w:t xml:space="preserve">3.2.2 </w:t>
      </w:r>
      <w:r w:rsidRPr="008223DB">
        <w:rPr>
          <w:rFonts w:eastAsia="Times New Roman"/>
          <w:rtl/>
        </w:rPr>
        <w:t>התהליכים עבור החברה המגייסת</w:t>
      </w:r>
      <w:bookmarkEnd w:id="61"/>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07D32446" w:rsidR="008128E6" w:rsidRDefault="00434331" w:rsidP="0090232D">
      <w:pPr>
        <w:spacing w:after="0" w:line="240" w:lineRule="auto"/>
        <w:jc w:val="both"/>
        <w:rPr>
          <w:rFonts w:ascii="Arial" w:eastAsia="Times New Roman" w:hAnsi="Arial" w:cs="Arial"/>
          <w:color w:val="000000"/>
          <w:rtl/>
        </w:rPr>
      </w:pPr>
      <w:r>
        <w:rPr>
          <w:noProof/>
        </w:rPr>
        <w:lastRenderedPageBreak/>
        <w:drawing>
          <wp:inline distT="0" distB="0" distL="0" distR="0" wp14:anchorId="4A2338D7" wp14:editId="7DB175B1">
            <wp:extent cx="5274310" cy="2472055"/>
            <wp:effectExtent l="0" t="0" r="2540" b="444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33D.tmp"/>
                    <pic:cNvPicPr/>
                  </pic:nvPicPr>
                  <pic:blipFill>
                    <a:blip r:embed="rId61">
                      <a:extLst>
                        <a:ext uri="{28A0092B-C50C-407E-A947-70E740481C1C}">
                          <a14:useLocalDpi xmlns:a14="http://schemas.microsoft.com/office/drawing/2010/main" val="0"/>
                        </a:ext>
                      </a:extLst>
                    </a:blip>
                    <a:stretch>
                      <a:fillRect/>
                    </a:stretch>
                  </pic:blipFill>
                  <pic:spPr>
                    <a:xfrm>
                      <a:off x="0" y="0"/>
                      <a:ext cx="5274310" cy="2472055"/>
                    </a:xfrm>
                    <a:prstGeom prst="rect">
                      <a:avLst/>
                    </a:prstGeom>
                  </pic:spPr>
                </pic:pic>
              </a:graphicData>
            </a:graphic>
          </wp:inline>
        </w:drawing>
      </w:r>
      <w:r w:rsidR="00457075">
        <w:rPr>
          <w:noProof/>
        </w:rPr>
        <w:t xml:space="preserve"> </w:t>
      </w:r>
      <w:r w:rsidR="00973242">
        <w:rPr>
          <w:rStyle w:val="ad"/>
          <w:rtl/>
        </w:rPr>
        <w:commentReference w:id="62"/>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commentRangeStart w:id="63"/>
      <w:r w:rsidRPr="00973242">
        <w:rPr>
          <w:rFonts w:ascii="Arial" w:eastAsia="Times New Roman" w:hAnsi="Arial" w:cs="Arial"/>
          <w:b/>
          <w:bCs/>
          <w:color w:val="000000"/>
          <w:rtl/>
        </w:rPr>
        <w:t>הגדרת תפקיד</w:t>
      </w:r>
      <w:r w:rsidRPr="008223DB">
        <w:rPr>
          <w:rFonts w:ascii="Arial" w:eastAsia="Times New Roman" w:hAnsi="Arial" w:cs="Arial"/>
          <w:color w:val="000000"/>
          <w:rtl/>
        </w:rPr>
        <w:t>:</w:t>
      </w:r>
    </w:p>
    <w:p w14:paraId="3B78894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להגדיר</w:t>
      </w:r>
      <w:r w:rsidRPr="008223DB">
        <w:rPr>
          <w:rFonts w:ascii="Arial" w:eastAsia="Times New Roman" w:hAnsi="Arial" w:cs="Arial"/>
          <w:color w:val="000000"/>
          <w:rtl/>
        </w:rPr>
        <w:t xml:space="preserve"> תפקידים בהם הוא מעוניין - &gt; המגייס מגדיר את הדרישות שלו עבור כל תפקיד (כאן זה התכנסות של שני חיצים - אחד מהדרישות הספציפיות של החברה, ואחד מהמידע שנציג לו ע"פ מה שהבאנו מ</w:t>
      </w:r>
      <w:r w:rsidRPr="008223DB">
        <w:rPr>
          <w:rFonts w:ascii="Arial" w:eastAsia="Times New Roman" w:hAnsi="Arial" w:cs="Arial"/>
          <w:color w:val="000000"/>
        </w:rPr>
        <w:t>ONET</w:t>
      </w:r>
      <w:r w:rsidRPr="008223DB">
        <w:rPr>
          <w:rFonts w:ascii="Arial" w:eastAsia="Times New Roman" w:hAnsi="Arial" w:cs="Arial"/>
          <w:color w:val="000000"/>
          <w:rtl/>
        </w:rPr>
        <w:t>).</w:t>
      </w:r>
    </w:p>
    <w:p w14:paraId="1A383A0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973242">
        <w:rPr>
          <w:rFonts w:ascii="Arial" w:eastAsia="Times New Roman" w:hAnsi="Arial" w:cs="Arial"/>
          <w:b/>
          <w:bCs/>
          <w:color w:val="000000"/>
          <w:rtl/>
        </w:rPr>
        <w:t>התאמת מועמדים לתפקיד</w:t>
      </w:r>
      <w:r w:rsidRPr="008223DB">
        <w:rPr>
          <w:rFonts w:ascii="Arial" w:eastAsia="Times New Roman" w:hAnsi="Arial" w:cs="Arial"/>
          <w:color w:val="000000"/>
          <w:rtl/>
        </w:rPr>
        <w:t>:</w:t>
      </w:r>
    </w:p>
    <w:p w14:paraId="7A17A77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להציג מידע</w:t>
      </w:r>
      <w:r w:rsidRPr="008223DB">
        <w:rPr>
          <w:rFonts w:ascii="Arial" w:eastAsia="Times New Roman" w:hAnsi="Arial" w:cs="Arial"/>
          <w:color w:val="000000"/>
          <w:rtl/>
        </w:rPr>
        <w:t xml:space="preserve"> עבור תפקידים שבהם הוא מעוניין-&gt; המגייס צופה ברשימת המועמדים, ומידת ההתאמה של כל אחד לתפקיד.</w:t>
      </w:r>
      <w:commentRangeEnd w:id="63"/>
      <w:r w:rsidR="00973242">
        <w:rPr>
          <w:rStyle w:val="ad"/>
        </w:rPr>
        <w:commentReference w:id="63"/>
      </w:r>
    </w:p>
    <w:p w14:paraId="78814B09"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w:t>
      </w:r>
    </w:p>
    <w:p w14:paraId="2DD2D540" w14:textId="576F6BAA" w:rsidR="008223DB" w:rsidRDefault="005F3BD0" w:rsidP="0090232D">
      <w:pPr>
        <w:jc w:val="both"/>
        <w:rPr>
          <w:rtl/>
        </w:rPr>
      </w:pPr>
      <w:bookmarkStart w:id="64" w:name="_GoBack"/>
      <w:r>
        <w:rPr>
          <w:noProof/>
          <w:rtl/>
        </w:rPr>
        <w:drawing>
          <wp:inline distT="0" distB="0" distL="0" distR="0" wp14:anchorId="68823837" wp14:editId="3DBA4548">
            <wp:extent cx="5274310" cy="2329815"/>
            <wp:effectExtent l="0" t="0" r="254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4EE.tmp"/>
                    <pic:cNvPicPr/>
                  </pic:nvPicPr>
                  <pic:blipFill>
                    <a:blip r:embed="rId62">
                      <a:extLst>
                        <a:ext uri="{28A0092B-C50C-407E-A947-70E740481C1C}">
                          <a14:useLocalDpi xmlns:a14="http://schemas.microsoft.com/office/drawing/2010/main" val="0"/>
                        </a:ext>
                      </a:extLst>
                    </a:blip>
                    <a:stretch>
                      <a:fillRect/>
                    </a:stretch>
                  </pic:blipFill>
                  <pic:spPr>
                    <a:xfrm>
                      <a:off x="0" y="0"/>
                      <a:ext cx="5274310" cy="2329815"/>
                    </a:xfrm>
                    <a:prstGeom prst="rect">
                      <a:avLst/>
                    </a:prstGeom>
                  </pic:spPr>
                </pic:pic>
              </a:graphicData>
            </a:graphic>
          </wp:inline>
        </w:drawing>
      </w:r>
      <w:bookmarkEnd w:id="64"/>
    </w:p>
    <w:p w14:paraId="53857100" w14:textId="77777777" w:rsidR="008223DB" w:rsidRDefault="008223DB" w:rsidP="0090232D">
      <w:pPr>
        <w:jc w:val="both"/>
        <w:rPr>
          <w:rtl/>
        </w:rPr>
      </w:pPr>
    </w:p>
    <w:p w14:paraId="5BDA0E30" w14:textId="4C52D7E2" w:rsidR="008223DB" w:rsidRDefault="008223DB" w:rsidP="0090232D">
      <w:pPr>
        <w:jc w:val="both"/>
        <w:rPr>
          <w:rtl/>
        </w:rPr>
      </w:pPr>
    </w:p>
    <w:p w14:paraId="61F71BAC" w14:textId="77777777" w:rsidR="008223DB" w:rsidRPr="008223DB" w:rsidRDefault="008223DB" w:rsidP="0090232D">
      <w:pPr>
        <w:jc w:val="both"/>
        <w:rPr>
          <w:rtl/>
        </w:rPr>
      </w:pPr>
    </w:p>
    <w:p w14:paraId="311E32A5" w14:textId="4F61BC61" w:rsidR="00B22D8D" w:rsidRDefault="00C013AB" w:rsidP="0090232D">
      <w:pPr>
        <w:pStyle w:val="2"/>
        <w:jc w:val="both"/>
      </w:pPr>
      <w:bookmarkStart w:id="65" w:name="_Toc4609076"/>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בדווקא כאן)</w:t>
      </w:r>
      <w:bookmarkEnd w:id="65"/>
    </w:p>
    <w:p w14:paraId="103E6883" w14:textId="027B5CA4" w:rsidR="00CF5C28" w:rsidRPr="00CF5C28" w:rsidRDefault="00CF5C28" w:rsidP="005A70E5">
      <w:pPr>
        <w:pStyle w:val="a7"/>
        <w:jc w:val="both"/>
        <w:rPr>
          <w:rFonts w:cstheme="minorHAnsi"/>
          <w:sz w:val="24"/>
          <w:szCs w:val="24"/>
          <w:rtl/>
        </w:rPr>
      </w:pPr>
      <w:commentRangeStart w:id="66"/>
      <w:r>
        <w:rPr>
          <w:rFonts w:cstheme="minorHAnsi" w:hint="cs"/>
          <w:sz w:val="24"/>
          <w:szCs w:val="24"/>
          <w:rtl/>
        </w:rPr>
        <w:t>המערכ</w:t>
      </w:r>
      <w:commentRangeEnd w:id="66"/>
      <w:r w:rsidR="0068070B">
        <w:rPr>
          <w:rStyle w:val="ad"/>
        </w:rPr>
        <w:commentReference w:id="66"/>
      </w:r>
      <w:r>
        <w:rPr>
          <w:rFonts w:cstheme="minorHAnsi" w:hint="cs"/>
          <w:sz w:val="24"/>
          <w:szCs w:val="24"/>
          <w:rtl/>
        </w:rPr>
        <w:t xml:space="preserve">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w:t>
      </w:r>
      <w:r w:rsidR="005A70E5">
        <w:rPr>
          <w:rFonts w:cstheme="minorHAnsi" w:hint="cs"/>
          <w:sz w:val="24"/>
          <w:szCs w:val="24"/>
          <w:rtl/>
        </w:rPr>
        <w:t>דפדפן פונה ל</w:t>
      </w:r>
      <w:r>
        <w:rPr>
          <w:rFonts w:cstheme="minorHAnsi" w:hint="cs"/>
          <w:sz w:val="24"/>
          <w:szCs w:val="24"/>
          <w:rtl/>
        </w:rPr>
        <w:t>שרת</w:t>
      </w:r>
      <w:r w:rsidR="005A70E5">
        <w:rPr>
          <w:rFonts w:cstheme="minorHAnsi" w:hint="cs"/>
          <w:sz w:val="24"/>
          <w:szCs w:val="24"/>
          <w:rtl/>
        </w:rPr>
        <w:t>,</w:t>
      </w:r>
      <w:r>
        <w:rPr>
          <w:rFonts w:cstheme="minorHAnsi" w:hint="cs"/>
          <w:sz w:val="24"/>
          <w:szCs w:val="24"/>
          <w:rtl/>
        </w:rPr>
        <w:t xml:space="preserve"> </w:t>
      </w:r>
      <w:r w:rsidR="005A70E5">
        <w:rPr>
          <w:rFonts w:cstheme="minorHAnsi" w:hint="cs"/>
          <w:sz w:val="24"/>
          <w:szCs w:val="24"/>
          <w:rtl/>
        </w:rPr>
        <w:t xml:space="preserve">שבתורו </w:t>
      </w:r>
      <w:r>
        <w:rPr>
          <w:rFonts w:cstheme="minorHAnsi" w:hint="cs"/>
          <w:sz w:val="24"/>
          <w:szCs w:val="24"/>
          <w:rtl/>
        </w:rPr>
        <w:t>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w:t>
      </w:r>
      <w:r w:rsidR="005A70E5">
        <w:rPr>
          <w:rFonts w:cstheme="minorHAnsi" w:hint="cs"/>
          <w:sz w:val="24"/>
          <w:szCs w:val="24"/>
          <w:rtl/>
        </w:rPr>
        <w:t>שני</w:t>
      </w:r>
      <w:r>
        <w:rPr>
          <w:rFonts w:cstheme="minorHAnsi" w:hint="cs"/>
          <w:sz w:val="24"/>
          <w:szCs w:val="24"/>
          <w:rtl/>
        </w:rPr>
        <w:t xml:space="preserve"> מכיל את רשימת כל </w:t>
      </w:r>
      <w:r>
        <w:rPr>
          <w:rFonts w:cstheme="minorHAnsi" w:hint="cs"/>
          <w:sz w:val="24"/>
          <w:szCs w:val="24"/>
          <w:rtl/>
        </w:rPr>
        <w:lastRenderedPageBreak/>
        <w:t xml:space="preserve">התכונות,  כאשר עבור כל תכונה מופיע סרגל עם חמישה חלקים. כל חלק מייצג רמה אחרת של התכונה. </w:t>
      </w:r>
      <w:r w:rsidR="00E37250">
        <w:rPr>
          <w:rFonts w:cstheme="minorHAnsi" w:hint="cs"/>
          <w:sz w:val="24"/>
          <w:szCs w:val="24"/>
          <w:rtl/>
        </w:rPr>
        <w:t>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w:t>
      </w:r>
      <w:r w:rsidR="005A70E5">
        <w:rPr>
          <w:rFonts w:cstheme="minorHAnsi" w:hint="cs"/>
          <w:sz w:val="24"/>
          <w:szCs w:val="24"/>
          <w:rtl/>
        </w:rPr>
        <w:t>ש</w:t>
      </w:r>
      <w:r w:rsidR="00E37250">
        <w:rPr>
          <w:rFonts w:cstheme="minorHAnsi" w:hint="cs"/>
          <w:sz w:val="24"/>
          <w:szCs w:val="24"/>
          <w:rtl/>
        </w:rPr>
        <w:t xml:space="preserve">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90232D">
      <w:pPr>
        <w:pStyle w:val="1"/>
        <w:numPr>
          <w:ilvl w:val="0"/>
          <w:numId w:val="10"/>
        </w:numPr>
        <w:jc w:val="both"/>
      </w:pPr>
      <w:bookmarkStart w:id="67" w:name="_Toc4609077"/>
      <w:r>
        <w:rPr>
          <w:rFonts w:hint="cs"/>
          <w:rtl/>
        </w:rPr>
        <w:t>תכנון ביצוע</w:t>
      </w:r>
      <w:bookmarkEnd w:id="67"/>
    </w:p>
    <w:p w14:paraId="307D8352" w14:textId="682E98DD" w:rsidR="00577E06" w:rsidRDefault="00C013AB" w:rsidP="0090232D">
      <w:pPr>
        <w:pStyle w:val="2"/>
        <w:jc w:val="both"/>
      </w:pPr>
      <w:bookmarkStart w:id="68" w:name="_Toc4609078"/>
      <w:r>
        <w:rPr>
          <w:rFonts w:hint="cs"/>
          <w:rtl/>
        </w:rPr>
        <w:t xml:space="preserve">4.1 </w:t>
      </w:r>
      <w:commentRangeStart w:id="69"/>
      <w:r w:rsidR="00577E06">
        <w:rPr>
          <w:rFonts w:hint="cs"/>
          <w:rtl/>
        </w:rPr>
        <w:t>תחילת ה</w:t>
      </w:r>
      <w:commentRangeEnd w:id="69"/>
      <w:r w:rsidR="0080602B">
        <w:rPr>
          <w:rStyle w:val="ad"/>
          <w:rFonts w:asciiTheme="minorHAnsi" w:eastAsiaTheme="minorHAnsi" w:hAnsiTheme="minorHAnsi" w:cstheme="minorBidi"/>
          <w:b w:val="0"/>
          <w:bCs w:val="0"/>
          <w:color w:val="auto"/>
          <w:rtl/>
        </w:rPr>
        <w:commentReference w:id="69"/>
      </w:r>
      <w:r w:rsidR="00577E06">
        <w:rPr>
          <w:rFonts w:hint="cs"/>
          <w:rtl/>
        </w:rPr>
        <w:t>עבודה</w:t>
      </w:r>
      <w:bookmarkEnd w:id="68"/>
    </w:p>
    <w:p w14:paraId="42300C78" w14:textId="77777777" w:rsidR="001C0F08" w:rsidRDefault="001C0F08" w:rsidP="0090232D">
      <w:pPr>
        <w:pStyle w:val="a7"/>
        <w:jc w:val="both"/>
        <w:rPr>
          <w:rFonts w:cstheme="minorHAnsi"/>
          <w:sz w:val="24"/>
          <w:szCs w:val="24"/>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90232D">
      <w:pPr>
        <w:pStyle w:val="a7"/>
        <w:jc w:val="both"/>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90232D">
      <w:pPr>
        <w:pStyle w:val="a7"/>
        <w:jc w:val="both"/>
        <w:rPr>
          <w:rFonts w:cstheme="minorHAnsi"/>
          <w:sz w:val="24"/>
          <w:szCs w:val="24"/>
        </w:rPr>
      </w:pPr>
    </w:p>
    <w:p w14:paraId="0B10CCA5" w14:textId="08E12662" w:rsidR="00577E06" w:rsidRDefault="00C013AB" w:rsidP="0090232D">
      <w:pPr>
        <w:pStyle w:val="2"/>
        <w:jc w:val="both"/>
        <w:rPr>
          <w:rtl/>
        </w:rPr>
      </w:pPr>
      <w:bookmarkStart w:id="70" w:name="_Toc4609079"/>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r w:rsidR="001927A6">
        <w:t xml:space="preserve"> </w:t>
      </w:r>
      <w:r w:rsidR="001927A6">
        <w:rPr>
          <w:rFonts w:hint="cs"/>
          <w:rtl/>
        </w:rPr>
        <w:t xml:space="preserve"> - </w:t>
      </w:r>
      <w:r w:rsidR="001927A6" w:rsidRPr="001927A6">
        <w:rPr>
          <w:rFonts w:hint="cs"/>
          <w:highlight w:val="yellow"/>
          <w:rtl/>
        </w:rPr>
        <w:t>כבר קיים בסעיף 2.4</w:t>
      </w:r>
      <w:r w:rsidR="003327C6">
        <w:rPr>
          <w:rFonts w:hint="cs"/>
          <w:rtl/>
        </w:rPr>
        <w:t xml:space="preserve">- </w:t>
      </w:r>
      <w:r w:rsidR="005A16BC">
        <w:rPr>
          <w:rFonts w:hint="cs"/>
          <w:rtl/>
        </w:rPr>
        <w:t>למחוק</w:t>
      </w:r>
      <w:bookmarkEnd w:id="70"/>
    </w:p>
    <w:p w14:paraId="011BEB84" w14:textId="1098F3A9" w:rsidR="00CF5C28" w:rsidRDefault="00BC10C3" w:rsidP="0090232D">
      <w:pPr>
        <w:pStyle w:val="2"/>
        <w:jc w:val="both"/>
      </w:pPr>
      <w:bookmarkStart w:id="71" w:name="_Toc4609080"/>
      <w:r>
        <w:rPr>
          <w:rFonts w:hint="cs"/>
        </w:rPr>
        <w:t>UI</w:t>
      </w:r>
      <w:r w:rsidR="00C013AB">
        <w:t xml:space="preserve"> 4.3</w:t>
      </w:r>
      <w:bookmarkEnd w:id="71"/>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התחלנו להכין את המערכת בעזרת קוד מינימלי מגיטהאב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מאיתנו לתחזק מספר גדול של דפים שישובצו במקומות המתאימים בדף שיוצג. בנוסף, זה דרש גם קניית רשיון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w:t>
      </w:r>
      <w:r w:rsidR="008147D7">
        <w:rPr>
          <w:rFonts w:cstheme="minorHAnsi" w:hint="cs"/>
          <w:sz w:val="24"/>
          <w:szCs w:val="24"/>
          <w:rtl/>
        </w:rPr>
        <w:lastRenderedPageBreak/>
        <w:t>שלח לנו תמונות של עיצוב סופי כפי שהוא מעוניין. אנחנו פשוט התאמנו את הדף שלנו, כדי שיקבל את העיצוב המדוייק שהתבקשנו.</w:t>
      </w:r>
    </w:p>
    <w:p w14:paraId="12A086D5" w14:textId="56C857FC" w:rsidR="00BC10C3" w:rsidRDefault="00C013AB" w:rsidP="0090232D">
      <w:pPr>
        <w:pStyle w:val="2"/>
        <w:jc w:val="both"/>
      </w:pPr>
      <w:bookmarkStart w:id="72" w:name="_Toc4609081"/>
      <w:r>
        <w:rPr>
          <w:rFonts w:hint="cs"/>
          <w:rtl/>
        </w:rPr>
        <w:t xml:space="preserve">4.4 </w:t>
      </w:r>
      <w:r w:rsidR="00BC10C3">
        <w:rPr>
          <w:rFonts w:hint="cs"/>
          <w:rtl/>
        </w:rPr>
        <w:t>הק</w:t>
      </w:r>
      <w:commentRangeStart w:id="73"/>
      <w:r w:rsidR="00BC10C3">
        <w:rPr>
          <w:rFonts w:hint="cs"/>
          <w:rtl/>
        </w:rPr>
        <w:t xml:space="preserve">מת </w:t>
      </w:r>
      <w:commentRangeEnd w:id="73"/>
      <w:r w:rsidR="00B21320">
        <w:rPr>
          <w:rStyle w:val="ad"/>
          <w:rFonts w:asciiTheme="minorHAnsi" w:eastAsiaTheme="minorHAnsi" w:hAnsiTheme="minorHAnsi" w:cstheme="minorBidi"/>
          <w:b w:val="0"/>
          <w:bCs w:val="0"/>
          <w:color w:val="auto"/>
          <w:rtl/>
        </w:rPr>
        <w:commentReference w:id="73"/>
      </w:r>
      <w:r w:rsidR="00BC10C3">
        <w:rPr>
          <w:rFonts w:hint="cs"/>
          <w:rtl/>
        </w:rPr>
        <w:t xml:space="preserve">שרת </w:t>
      </w:r>
      <w:r w:rsidR="00BC10C3">
        <w:t>Node.js</w:t>
      </w:r>
      <w:bookmarkEnd w:id="72"/>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הפרוייקט. </w:t>
      </w:r>
    </w:p>
    <w:p w14:paraId="026713FA" w14:textId="5EE44439" w:rsidR="00BC10C3" w:rsidRDefault="00C013AB" w:rsidP="0090232D">
      <w:pPr>
        <w:pStyle w:val="2"/>
        <w:jc w:val="both"/>
      </w:pPr>
      <w:bookmarkStart w:id="74" w:name="_Toc4609082"/>
      <w:r>
        <w:rPr>
          <w:rFonts w:hint="cs"/>
          <w:rtl/>
        </w:rPr>
        <w:t xml:space="preserve">4.5 </w:t>
      </w:r>
      <w:r w:rsidR="00BC10C3">
        <w:rPr>
          <w:rFonts w:hint="cs"/>
          <w:rtl/>
        </w:rPr>
        <w:t xml:space="preserve">הקמת </w:t>
      </w:r>
      <w:r w:rsidR="00BC10C3">
        <w:t>instance in AWS</w:t>
      </w:r>
      <w:bookmarkEnd w:id="74"/>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90232D">
      <w:pPr>
        <w:pStyle w:val="2"/>
        <w:jc w:val="both"/>
      </w:pPr>
      <w:bookmarkStart w:id="75" w:name="_Toc4609083"/>
      <w:r>
        <w:rPr>
          <w:rFonts w:hint="cs"/>
          <w:rtl/>
        </w:rPr>
        <w:t xml:space="preserve">4.6 </w:t>
      </w:r>
      <w:r w:rsidR="00321E05">
        <w:rPr>
          <w:rFonts w:hint="cs"/>
          <w:rtl/>
        </w:rPr>
        <w:t>ארגון בסיס הנתונים (אולי צריך לשלבו עם 4.5)</w:t>
      </w:r>
      <w:bookmarkEnd w:id="75"/>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מאיתנו יותר מדי מאמץ, ברוך </w:t>
      </w:r>
      <w:r w:rsidR="00260323">
        <w:rPr>
          <w:rFonts w:cstheme="minorHAnsi" w:hint="cs"/>
          <w:sz w:val="24"/>
          <w:szCs w:val="24"/>
          <w:rtl/>
        </w:rPr>
        <w:t>ד</w:t>
      </w:r>
      <w:r>
        <w:rPr>
          <w:rFonts w:cstheme="minorHAnsi" w:hint="cs"/>
          <w:sz w:val="24"/>
          <w:szCs w:val="24"/>
          <w:rtl/>
        </w:rPr>
        <w:t xml:space="preserve">'. </w:t>
      </w:r>
    </w:p>
    <w:p w14:paraId="57102F04" w14:textId="024A424B" w:rsidR="00321E05" w:rsidRDefault="00321E05" w:rsidP="0090232D">
      <w:pPr>
        <w:pStyle w:val="2"/>
        <w:jc w:val="both"/>
      </w:pPr>
      <w:bookmarkStart w:id="76" w:name="_Toc4609084"/>
      <w:r>
        <w:t>Data Mining</w:t>
      </w:r>
      <w:r w:rsidR="007102F1">
        <w:t xml:space="preserve"> </w:t>
      </w:r>
      <w:proofErr w:type="gramStart"/>
      <w:r w:rsidR="00C013AB">
        <w:t xml:space="preserve">4.7 </w:t>
      </w:r>
      <w:r>
        <w:rPr>
          <w:rFonts w:hint="cs"/>
          <w:rtl/>
        </w:rPr>
        <w:t xml:space="preserve"> (</w:t>
      </w:r>
      <w:proofErr w:type="gramEnd"/>
      <w:r>
        <w:rPr>
          <w:rFonts w:hint="cs"/>
          <w:rtl/>
        </w:rPr>
        <w:t>אולי גם את זה נוסיף פשוט ל4.5)</w:t>
      </w:r>
      <w:bookmarkEnd w:id="76"/>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מצאנו אתר שיש בו המון המון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(היתה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וב</w:t>
      </w:r>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a7"/>
        <w:jc w:val="both"/>
        <w:rPr>
          <w:rFonts w:cstheme="minorHAnsi"/>
          <w:sz w:val="24"/>
          <w:szCs w:val="24"/>
          <w:rtl/>
        </w:rPr>
      </w:pPr>
    </w:p>
    <w:p w14:paraId="2AF67717" w14:textId="13DBCD02" w:rsidR="0014167A" w:rsidRDefault="0014167A" w:rsidP="0090232D">
      <w:pPr>
        <w:pStyle w:val="a7"/>
        <w:jc w:val="both"/>
        <w:rPr>
          <w:rFonts w:cstheme="minorHAnsi"/>
          <w:sz w:val="24"/>
          <w:szCs w:val="24"/>
          <w:rtl/>
        </w:rPr>
      </w:pPr>
      <w:r>
        <w:rPr>
          <w:rFonts w:cstheme="minorHAnsi" w:hint="cs"/>
          <w:sz w:val="24"/>
          <w:szCs w:val="24"/>
          <w:rtl/>
        </w:rPr>
        <w:t xml:space="preserve">משימה נוספת שקיבלנו היתה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lastRenderedPageBreak/>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90232D">
      <w:pPr>
        <w:pStyle w:val="a7"/>
        <w:numPr>
          <w:ilvl w:val="0"/>
          <w:numId w:val="15"/>
        </w:numPr>
        <w:jc w:val="both"/>
        <w:rPr>
          <w:rFonts w:cstheme="minorHAnsi"/>
          <w:sz w:val="24"/>
          <w:szCs w:val="24"/>
        </w:rPr>
      </w:pPr>
      <w:r>
        <w:rPr>
          <w:rFonts w:cstheme="minorHAnsi" w:hint="cs"/>
          <w:sz w:val="24"/>
          <w:szCs w:val="24"/>
          <w:rtl/>
        </w:rPr>
        <w:t>כל אחת מהתכונות מקבלת משקל מסויים,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המועמדים ממויינים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1E17A1B3" w:rsidR="00F576B6" w:rsidRDefault="00F576B6" w:rsidP="0090232D">
      <w:pPr>
        <w:pStyle w:val="a7"/>
        <w:jc w:val="both"/>
        <w:rPr>
          <w:rFonts w:cstheme="minorHAnsi"/>
          <w:sz w:val="24"/>
          <w:szCs w:val="24"/>
          <w:rtl/>
        </w:rPr>
      </w:pPr>
    </w:p>
    <w:p w14:paraId="153648C9" w14:textId="0ACD5D04" w:rsidR="00F576B6" w:rsidRDefault="00E118B8" w:rsidP="00E118B8">
      <w:pPr>
        <w:pStyle w:val="2"/>
      </w:pPr>
      <w:bookmarkStart w:id="77" w:name="_Toc4609085"/>
      <w:r>
        <w:rPr>
          <w:rFonts w:hint="cs"/>
          <w:rtl/>
        </w:rPr>
        <w:t xml:space="preserve">4.8 </w:t>
      </w:r>
      <w:r>
        <w:t>SQL Injection</w:t>
      </w:r>
      <w:bookmarkEnd w:id="77"/>
    </w:p>
    <w:p w14:paraId="10A51F4E" w14:textId="0C10F9E6" w:rsidR="00F576B6" w:rsidRPr="00F576B6" w:rsidRDefault="00F576B6" w:rsidP="0090232D">
      <w:pPr>
        <w:spacing w:before="150" w:after="150" w:line="240" w:lineRule="auto"/>
        <w:jc w:val="both"/>
        <w:rPr>
          <w:rFonts w:ascii="Arial" w:eastAsia="Times New Roman" w:hAnsi="Arial" w:cs="Arial"/>
          <w:color w:val="3E556C"/>
          <w:sz w:val="24"/>
          <w:szCs w:val="24"/>
        </w:rPr>
      </w:pPr>
      <w:r w:rsidRPr="00F576B6">
        <w:rPr>
          <w:rFonts w:ascii="Arial" w:eastAsia="Times New Roman" w:hAnsi="Arial" w:cs="Arial"/>
          <w:color w:val="3E556C"/>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r w:rsidR="00E2789E">
        <w:rPr>
          <w:rFonts w:ascii="Arial" w:eastAsia="Times New Roman" w:hAnsi="Arial" w:cs="Arial" w:hint="cs"/>
          <w:color w:val="3E556C"/>
          <w:sz w:val="24"/>
          <w:szCs w:val="24"/>
          <w:rtl/>
        </w:rPr>
        <w:t>אחת המטרות</w:t>
      </w:r>
      <w:r w:rsidR="00E2789E" w:rsidRPr="00F576B6">
        <w:rPr>
          <w:rFonts w:ascii="Arial" w:eastAsia="Times New Roman" w:hAnsi="Arial" w:cs="Arial"/>
          <w:color w:val="3E556C"/>
          <w:sz w:val="24"/>
          <w:szCs w:val="24"/>
          <w:rtl/>
        </w:rPr>
        <w:t xml:space="preserve"> </w:t>
      </w:r>
      <w:r w:rsidRPr="00F576B6">
        <w:rPr>
          <w:rFonts w:ascii="Arial" w:eastAsia="Times New Roman" w:hAnsi="Arial" w:cs="Arial"/>
          <w:color w:val="3E556C"/>
          <w:sz w:val="24"/>
          <w:szCs w:val="24"/>
          <w:rtl/>
        </w:rPr>
        <w:t>ה</w:t>
      </w:r>
      <w:r w:rsidRPr="00F576B6">
        <w:rPr>
          <w:rFonts w:ascii="Arial" w:eastAsia="Times New Roman" w:hAnsi="Arial" w:cs="Arial" w:hint="cs"/>
          <w:color w:val="3E556C"/>
          <w:sz w:val="24"/>
          <w:szCs w:val="24"/>
          <w:rtl/>
        </w:rPr>
        <w:t>כ</w:t>
      </w:r>
      <w:r w:rsidRPr="00F576B6">
        <w:rPr>
          <w:rFonts w:ascii="Arial" w:eastAsia="Times New Roman" w:hAnsi="Arial" w:cs="Arial"/>
          <w:color w:val="3E556C"/>
          <w:sz w:val="24"/>
          <w:szCs w:val="24"/>
          <w:rtl/>
        </w:rPr>
        <w:t xml:space="preserve">י </w:t>
      </w:r>
      <w:r w:rsidR="00E2789E" w:rsidRPr="00F576B6">
        <w:rPr>
          <w:rFonts w:ascii="Arial" w:eastAsia="Times New Roman" w:hAnsi="Arial" w:cs="Arial"/>
          <w:color w:val="3E556C"/>
          <w:sz w:val="24"/>
          <w:szCs w:val="24"/>
          <w:rtl/>
        </w:rPr>
        <w:t>ג</w:t>
      </w:r>
      <w:r w:rsidR="00E2789E" w:rsidRPr="00F576B6">
        <w:rPr>
          <w:rFonts w:ascii="Arial" w:eastAsia="Times New Roman" w:hAnsi="Arial" w:cs="Arial" w:hint="cs"/>
          <w:color w:val="3E556C"/>
          <w:sz w:val="24"/>
          <w:szCs w:val="24"/>
          <w:rtl/>
        </w:rPr>
        <w:t>ד</w:t>
      </w:r>
      <w:r w:rsidR="00E2789E" w:rsidRPr="00F576B6">
        <w:rPr>
          <w:rFonts w:ascii="Arial" w:eastAsia="Times New Roman" w:hAnsi="Arial" w:cs="Arial"/>
          <w:color w:val="3E556C"/>
          <w:sz w:val="24"/>
          <w:szCs w:val="24"/>
          <w:rtl/>
        </w:rPr>
        <w:t>ול</w:t>
      </w:r>
      <w:r w:rsidR="00E2789E">
        <w:rPr>
          <w:rFonts w:ascii="Arial" w:eastAsia="Times New Roman" w:hAnsi="Arial" w:cs="Arial" w:hint="cs"/>
          <w:color w:val="3E556C"/>
          <w:sz w:val="24"/>
          <w:szCs w:val="24"/>
          <w:rtl/>
        </w:rPr>
        <w:t>ות</w:t>
      </w:r>
      <w:r w:rsidR="00E2789E" w:rsidRPr="00F576B6">
        <w:rPr>
          <w:rFonts w:ascii="Arial" w:eastAsia="Times New Roman" w:hAnsi="Arial" w:cs="Arial"/>
          <w:color w:val="3E556C"/>
          <w:sz w:val="24"/>
          <w:szCs w:val="24"/>
          <w:rtl/>
        </w:rPr>
        <w:t xml:space="preserve"> </w:t>
      </w:r>
      <w:r w:rsidRPr="00F576B6">
        <w:rPr>
          <w:rFonts w:ascii="Arial" w:eastAsia="Times New Roman" w:hAnsi="Arial" w:cs="Arial"/>
          <w:color w:val="3E556C"/>
          <w:sz w:val="24"/>
          <w:szCs w:val="24"/>
          <w:rtl/>
        </w:rPr>
        <w:t>ש</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 xml:space="preserve"> ההאקרים של ימינו, משום שהם יכולים להכיל מידע רגיש ביותר כמו פרטים אישיים ואפילו מספרים של כרטיסי אשראי וחשבונות בנק</w:t>
      </w:r>
      <w:r w:rsidRPr="00F576B6">
        <w:rPr>
          <w:rFonts w:ascii="Arial" w:eastAsia="Times New Roman" w:hAnsi="Arial" w:cs="Arial"/>
          <w:color w:val="3E556C"/>
          <w:sz w:val="24"/>
          <w:szCs w:val="24"/>
        </w:rPr>
        <w:t>.</w:t>
      </w:r>
    </w:p>
    <w:p w14:paraId="29AE9E59" w14:textId="24D2AFA5" w:rsidR="00F576B6" w:rsidRDefault="007F79AC" w:rsidP="00B71957">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שיטה נפוצה ו</w:t>
      </w:r>
      <w:r w:rsidR="00E2789E">
        <w:rPr>
          <w:rFonts w:ascii="Arial" w:eastAsia="Times New Roman" w:hAnsi="Arial" w:cs="Arial" w:hint="cs"/>
          <w:color w:val="3E556C"/>
          <w:sz w:val="24"/>
          <w:szCs w:val="24"/>
          <w:rtl/>
        </w:rPr>
        <w:t>פשוטה לביצוע</w:t>
      </w:r>
      <w:r w:rsidR="00F576B6" w:rsidRPr="00F576B6">
        <w:rPr>
          <w:rFonts w:ascii="Arial" w:eastAsia="Times New Roman" w:hAnsi="Arial" w:cs="Arial"/>
          <w:color w:val="3E556C"/>
          <w:sz w:val="24"/>
          <w:szCs w:val="24"/>
          <w:rtl/>
        </w:rPr>
        <w:t xml:space="preserve"> </w:t>
      </w:r>
      <w:r w:rsidR="00F576B6" w:rsidRPr="00F576B6">
        <w:rPr>
          <w:rFonts w:ascii="Arial" w:eastAsia="Times New Roman" w:hAnsi="Arial" w:cs="Arial" w:hint="cs"/>
          <w:color w:val="3E556C"/>
          <w:sz w:val="24"/>
          <w:szCs w:val="24"/>
          <w:rtl/>
        </w:rPr>
        <w:t>ל</w:t>
      </w:r>
      <w:r w:rsidR="00F576B6" w:rsidRPr="00F576B6">
        <w:rPr>
          <w:rFonts w:ascii="Arial" w:eastAsia="Times New Roman" w:hAnsi="Arial" w:cs="Arial"/>
          <w:color w:val="3E556C"/>
          <w:sz w:val="24"/>
          <w:szCs w:val="24"/>
          <w:rtl/>
        </w:rPr>
        <w:t>פריצת מסד נתונים נקראת</w:t>
      </w:r>
      <w:r w:rsidR="00381453">
        <w:rPr>
          <w:rFonts w:ascii="Arial" w:eastAsia="Times New Roman" w:hAnsi="Arial" w:cs="Arial" w:hint="cs"/>
          <w:color w:val="3E556C"/>
          <w:sz w:val="24"/>
          <w:szCs w:val="24"/>
          <w:rtl/>
        </w:rPr>
        <w:t xml:space="preserve"> </w:t>
      </w:r>
      <w:r w:rsidR="00381453" w:rsidRPr="00F576B6">
        <w:rPr>
          <w:rFonts w:ascii="Arial" w:eastAsia="Times New Roman" w:hAnsi="Arial" w:cs="Arial"/>
          <w:color w:val="3E556C"/>
          <w:sz w:val="24"/>
          <w:szCs w:val="24"/>
        </w:rPr>
        <w:t>S</w:t>
      </w:r>
      <w:r w:rsidR="00381453" w:rsidRPr="00F576B6">
        <w:rPr>
          <w:rFonts w:ascii="Arial" w:eastAsia="Times New Roman" w:hAnsi="Arial" w:cs="Arial" w:hint="cs"/>
          <w:color w:val="3E556C"/>
          <w:sz w:val="24"/>
          <w:szCs w:val="24"/>
        </w:rPr>
        <w:t>Q</w:t>
      </w:r>
      <w:r w:rsidR="00381453" w:rsidRPr="00F576B6">
        <w:rPr>
          <w:rFonts w:ascii="Arial" w:eastAsia="Times New Roman" w:hAnsi="Arial" w:cs="Arial"/>
          <w:color w:val="3E556C"/>
          <w:sz w:val="24"/>
          <w:szCs w:val="24"/>
        </w:rPr>
        <w:t>L Injection</w:t>
      </w:r>
      <w:r w:rsidR="00381453">
        <w:rPr>
          <w:rFonts w:ascii="Arial" w:eastAsia="Times New Roman" w:hAnsi="Arial" w:cs="Arial" w:hint="cs"/>
          <w:color w:val="3E556C"/>
          <w:sz w:val="24"/>
          <w:szCs w:val="24"/>
          <w:rtl/>
        </w:rPr>
        <w:t>.</w:t>
      </w:r>
      <w:r w:rsidR="00B71957">
        <w:rPr>
          <w:rFonts w:ascii="Arial" w:eastAsia="Times New Roman" w:hAnsi="Arial" w:cs="Arial" w:hint="cs"/>
          <w:color w:val="3E556C"/>
          <w:sz w:val="24"/>
          <w:szCs w:val="24"/>
          <w:rtl/>
        </w:rPr>
        <w:t xml:space="preserve"> </w:t>
      </w:r>
      <w:r w:rsidR="00F576B6" w:rsidRPr="00F576B6">
        <w:rPr>
          <w:rFonts w:ascii="Arial" w:eastAsia="Times New Roman" w:hAnsi="Arial" w:cs="Arial" w:hint="cs"/>
          <w:color w:val="3E556C"/>
          <w:sz w:val="24"/>
          <w:szCs w:val="24"/>
          <w:rtl/>
        </w:rPr>
        <w:t xml:space="preserve"> </w:t>
      </w:r>
      <w:r w:rsidR="00F576B6" w:rsidRPr="00F576B6">
        <w:rPr>
          <w:rFonts w:ascii="Arial" w:eastAsia="Times New Roman" w:hAnsi="Arial" w:cs="Arial"/>
          <w:color w:val="3E556C"/>
          <w:sz w:val="24"/>
          <w:szCs w:val="24"/>
        </w:rPr>
        <w:br/>
      </w:r>
      <w:r w:rsidR="00F576B6" w:rsidRPr="00F576B6">
        <w:rPr>
          <w:rFonts w:ascii="Arial" w:eastAsia="Times New Roman" w:hAnsi="Arial" w:cs="Arial"/>
          <w:color w:val="3E556C"/>
          <w:sz w:val="24"/>
          <w:szCs w:val="24"/>
          <w:rtl/>
        </w:rPr>
        <w:t>פורץ המשתמש בשיטה זו, יכול (</w:t>
      </w:r>
      <w:commentRangeStart w:id="78"/>
      <w:r w:rsidR="00F576B6" w:rsidRPr="00F576B6">
        <w:rPr>
          <w:rFonts w:ascii="Arial" w:eastAsia="Times New Roman" w:hAnsi="Arial" w:cs="Arial"/>
          <w:color w:val="3E556C"/>
          <w:sz w:val="24"/>
          <w:szCs w:val="24"/>
          <w:rtl/>
        </w:rPr>
        <w:t>במקרה הטוב</w:t>
      </w:r>
      <w:commentRangeEnd w:id="78"/>
      <w:r w:rsidR="00B71957">
        <w:rPr>
          <w:rStyle w:val="ad"/>
          <w:rtl/>
        </w:rPr>
        <w:commentReference w:id="78"/>
      </w:r>
      <w:r w:rsidR="00F576B6" w:rsidRPr="00F576B6">
        <w:rPr>
          <w:rFonts w:ascii="Arial" w:eastAsia="Times New Roman" w:hAnsi="Arial" w:cs="Arial"/>
          <w:color w:val="3E556C"/>
          <w:sz w:val="24"/>
          <w:szCs w:val="24"/>
          <w:rtl/>
        </w:rPr>
        <w:t xml:space="preserve">) להזין או לשנות נתונים שהוא לא אמור לשנות, כמו לשדרג את הפרופיל שלו, לפגוע בפרופילים אחרים וכו׳, או (במקרה היותר גרוע) להוציא מידע רגיש, כמו סיסמאות של משתמשים אחרים, כתובות דואר אלקטרוני או אפילו מספרים של כרטיסי אשראי. על ידי </w:t>
      </w:r>
      <w:r w:rsidR="00C83B51">
        <w:rPr>
          <w:rFonts w:ascii="Arial" w:eastAsia="Times New Roman" w:hAnsi="Arial" w:cs="Arial"/>
          <w:color w:val="3E556C"/>
          <w:sz w:val="24"/>
          <w:szCs w:val="24"/>
        </w:rPr>
        <w:t>SQL injection</w:t>
      </w:r>
      <w:r w:rsidR="00F576B6" w:rsidRPr="00F576B6">
        <w:rPr>
          <w:rFonts w:ascii="Arial" w:eastAsia="Times New Roman" w:hAnsi="Arial" w:cs="Arial"/>
          <w:color w:val="3E556C"/>
          <w:sz w:val="24"/>
          <w:szCs w:val="24"/>
          <w:rtl/>
        </w:rPr>
        <w:t>, הפורץ יוצר לעצמו למעשה גישה חופשית ומלאה למסד הנתונים</w:t>
      </w:r>
      <w:r w:rsidR="00C83B51">
        <w:rPr>
          <w:rFonts w:ascii="Arial" w:eastAsia="Times New Roman" w:hAnsi="Arial" w:cs="Arial" w:hint="cs"/>
          <w:color w:val="3E556C"/>
          <w:sz w:val="24"/>
          <w:szCs w:val="24"/>
          <w:rtl/>
        </w:rPr>
        <w:t>.</w:t>
      </w:r>
    </w:p>
    <w:p w14:paraId="09B5BC7B" w14:textId="0F9DEB37" w:rsidR="007F79AC" w:rsidRDefault="007F79AC"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פגיעות למתקפות </w:t>
      </w:r>
      <w:r>
        <w:rPr>
          <w:rFonts w:ascii="Arial" w:eastAsia="Times New Roman" w:hAnsi="Arial" w:cs="Arial"/>
          <w:color w:val="3E556C"/>
          <w:sz w:val="24"/>
          <w:szCs w:val="24"/>
        </w:rPr>
        <w:t>SQL</w:t>
      </w:r>
      <w:r>
        <w:rPr>
          <w:rFonts w:ascii="Arial" w:eastAsia="Times New Roman" w:hAnsi="Arial" w:cs="Arial" w:hint="cs"/>
          <w:color w:val="3E556C"/>
          <w:sz w:val="24"/>
          <w:szCs w:val="24"/>
          <w:rtl/>
        </w:rPr>
        <w:t xml:space="preserve"> נחשבת לאיום משמעותי, ומקבלת בדרך כלל סיווג של רמת סיכון גבוהה יחסית (בדרך כלל </w:t>
      </w:r>
      <w:commentRangeStart w:id="79"/>
      <w:r>
        <w:rPr>
          <w:rFonts w:ascii="Arial" w:eastAsia="Times New Roman" w:hAnsi="Arial" w:cs="Arial"/>
          <w:color w:val="3E556C"/>
          <w:sz w:val="24"/>
          <w:szCs w:val="24"/>
        </w:rPr>
        <w:t>CVSS</w:t>
      </w:r>
      <w:commentRangeEnd w:id="79"/>
      <w:r w:rsidR="00B71957">
        <w:rPr>
          <w:rStyle w:val="ad"/>
          <w:rtl/>
        </w:rPr>
        <w:commentReference w:id="79"/>
      </w:r>
      <w:r w:rsidR="000935CE">
        <w:rPr>
          <w:rStyle w:val="ab"/>
          <w:rFonts w:ascii="Arial" w:eastAsia="Times New Roman" w:hAnsi="Arial" w:cs="Arial"/>
          <w:color w:val="3E556C"/>
          <w:sz w:val="24"/>
          <w:szCs w:val="24"/>
          <w:rtl/>
        </w:rPr>
        <w:footnoteReference w:id="22"/>
      </w:r>
      <w:r>
        <w:rPr>
          <w:rFonts w:ascii="Arial" w:eastAsia="Times New Roman" w:hAnsi="Arial" w:cs="Arial" w:hint="cs"/>
          <w:color w:val="3E556C"/>
          <w:sz w:val="24"/>
          <w:szCs w:val="24"/>
          <w:rtl/>
        </w:rPr>
        <w:t xml:space="preserve"> של לפחות 7 מתוך 10). יש כאן גם גורם סיכון נוסף, כיוון שיחסית פשוט לבצע סריקה </w:t>
      </w:r>
      <w:r w:rsidR="00381453">
        <w:rPr>
          <w:rFonts w:ascii="Arial" w:eastAsia="Times New Roman" w:hAnsi="Arial" w:cs="Arial" w:hint="cs"/>
          <w:color w:val="3E556C"/>
          <w:sz w:val="24"/>
          <w:szCs w:val="24"/>
          <w:rtl/>
        </w:rPr>
        <w:t>ראשונית</w:t>
      </w:r>
      <w:r>
        <w:rPr>
          <w:rFonts w:ascii="Arial" w:eastAsia="Times New Roman" w:hAnsi="Arial" w:cs="Arial" w:hint="cs"/>
          <w:color w:val="3E556C"/>
          <w:sz w:val="24"/>
          <w:szCs w:val="24"/>
          <w:rtl/>
        </w:rPr>
        <w:t xml:space="preserve"> ברשת לחיפוש שרתים פגיעים</w:t>
      </w:r>
      <w:r w:rsidR="003D474C">
        <w:rPr>
          <w:rFonts w:ascii="Arial" w:eastAsia="Times New Roman" w:hAnsi="Arial" w:cs="Arial" w:hint="cs"/>
          <w:color w:val="3E556C"/>
          <w:sz w:val="24"/>
          <w:szCs w:val="24"/>
          <w:rtl/>
        </w:rPr>
        <w:t>.</w:t>
      </w:r>
    </w:p>
    <w:p w14:paraId="6A6F9822" w14:textId="7186699B" w:rsidR="00EC143F" w:rsidRDefault="00EC143F"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דוגמה לפריצה:</w:t>
      </w:r>
    </w:p>
    <w:p w14:paraId="4C8E64C1" w14:textId="24417182" w:rsidR="00EC143F" w:rsidRDefault="00180D99" w:rsidP="0090232D">
      <w:pPr>
        <w:bidi w:val="0"/>
        <w:spacing w:before="150" w:after="150" w:line="240" w:lineRule="auto"/>
        <w:jc w:val="both"/>
        <w:rPr>
          <w:rFonts w:ascii="Arial" w:eastAsia="Times New Roman" w:hAnsi="Arial" w:cs="Arial"/>
          <w:color w:val="3E556C"/>
          <w:sz w:val="24"/>
          <w:szCs w:val="24"/>
        </w:rPr>
      </w:pPr>
      <w:r w:rsidRPr="00180D99">
        <w:rPr>
          <w:rFonts w:ascii="Arial" w:eastAsia="Times New Roman" w:hAnsi="Arial" w:cs="Arial" w:hint="cs"/>
          <w:color w:val="3E556C"/>
          <w:sz w:val="24"/>
          <w:szCs w:val="24"/>
        </w:rPr>
        <w:t>S</w:t>
      </w:r>
      <w:r w:rsidRPr="00180D99">
        <w:rPr>
          <w:rFonts w:ascii="Arial" w:eastAsia="Times New Roman" w:hAnsi="Arial" w:cs="Arial"/>
          <w:color w:val="3E556C"/>
          <w:sz w:val="24"/>
          <w:szCs w:val="24"/>
        </w:rPr>
        <w:t>ELECT * FROM `users` WHERE `name` = '$</w:t>
      </w:r>
      <w:proofErr w:type="spellStart"/>
      <w:r w:rsidRPr="00180D99">
        <w:rPr>
          <w:rFonts w:ascii="Arial" w:eastAsia="Times New Roman" w:hAnsi="Arial" w:cs="Arial"/>
          <w:color w:val="3E556C"/>
          <w:sz w:val="24"/>
          <w:szCs w:val="24"/>
        </w:rPr>
        <w:t>user_name</w:t>
      </w:r>
      <w:proofErr w:type="spellEnd"/>
      <w:r w:rsidRPr="00180D99">
        <w:rPr>
          <w:rFonts w:ascii="Arial" w:eastAsia="Times New Roman" w:hAnsi="Arial" w:cs="Arial"/>
          <w:color w:val="3E556C"/>
          <w:sz w:val="24"/>
          <w:szCs w:val="24"/>
          <w:rtl/>
        </w:rPr>
        <w:t>'</w:t>
      </w:r>
    </w:p>
    <w:p w14:paraId="55BDA6E7" w14:textId="77777777" w:rsidR="00180D99" w:rsidRDefault="00180D99"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 xml:space="preserve">במקום להכניס קלט פשוט עם שם המשתמש, אנחנו "נזריק" : </w:t>
      </w:r>
    </w:p>
    <w:p w14:paraId="7DAC5ED7" w14:textId="229F9232" w:rsidR="00180D99" w:rsidRPr="00180D99" w:rsidRDefault="00180D99"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 </w:t>
      </w:r>
      <w:proofErr w:type="gramStart"/>
      <w:r>
        <w:rPr>
          <w:rFonts w:ascii="Arial" w:eastAsia="Times New Roman" w:hAnsi="Arial" w:cs="Arial"/>
          <w:color w:val="3E556C"/>
          <w:sz w:val="24"/>
          <w:szCs w:val="24"/>
        </w:rPr>
        <w:t>“ ‘</w:t>
      </w:r>
      <w:proofErr w:type="gramEnd"/>
      <w:r>
        <w:rPr>
          <w:rFonts w:ascii="Arial" w:eastAsia="Times New Roman" w:hAnsi="Arial" w:cs="Arial"/>
          <w:color w:val="3E556C"/>
          <w:sz w:val="24"/>
          <w:szCs w:val="24"/>
        </w:rPr>
        <w:t xml:space="preserve">  OR 1 ‘ “;</w:t>
      </w:r>
    </w:p>
    <w:p w14:paraId="467B7900" w14:textId="49BFD33A" w:rsidR="00F576B6" w:rsidRDefault="00180D99" w:rsidP="00B71957">
      <w:pPr>
        <w:pStyle w:val="a7"/>
        <w:jc w:val="both"/>
        <w:rPr>
          <w:rFonts w:ascii="Arial" w:hAnsi="Arial" w:cs="Arial"/>
          <w:color w:val="4C4C4C"/>
          <w:sz w:val="23"/>
          <w:szCs w:val="23"/>
          <w:shd w:val="clear" w:color="auto" w:fill="FFFFFF"/>
          <w:rtl/>
        </w:rPr>
      </w:pPr>
      <w:r>
        <w:rPr>
          <w:rFonts w:ascii="Arial" w:hAnsi="Arial" w:cs="Arial"/>
          <w:color w:val="4C4C4C"/>
          <w:sz w:val="23"/>
          <w:szCs w:val="23"/>
          <w:shd w:val="clear" w:color="auto" w:fill="FFFFFF"/>
          <w:rtl/>
        </w:rPr>
        <w:t xml:space="preserve">הגרש הבודד </w:t>
      </w:r>
      <w:proofErr w:type="spellStart"/>
      <w:r>
        <w:rPr>
          <w:rFonts w:ascii="Arial" w:hAnsi="Arial" w:cs="Arial"/>
          <w:color w:val="4C4C4C"/>
          <w:sz w:val="23"/>
          <w:szCs w:val="23"/>
          <w:shd w:val="clear" w:color="auto" w:fill="FFFFFF"/>
          <w:rtl/>
        </w:rPr>
        <w:t>שהוקש</w:t>
      </w:r>
      <w:proofErr w:type="spellEnd"/>
      <w:r>
        <w:rPr>
          <w:rFonts w:ascii="Arial" w:hAnsi="Arial" w:cs="Arial"/>
          <w:color w:val="4C4C4C"/>
          <w:sz w:val="23"/>
          <w:szCs w:val="23"/>
          <w:shd w:val="clear" w:color="auto" w:fill="FFFFFF"/>
          <w:rtl/>
        </w:rPr>
        <w:t xml:space="preserve"> בהתחלה של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w:t>
      </w:r>
      <w:r>
        <w:rPr>
          <w:rFonts w:ascii="Arial" w:eastAsia="Times New Roman" w:hAnsi="Arial" w:cs="Arial" w:hint="cs"/>
          <w:color w:val="3E556C"/>
          <w:sz w:val="24"/>
          <w:szCs w:val="24"/>
          <w:rtl/>
        </w:rPr>
        <w:t xml:space="preserve"> </w:t>
      </w:r>
      <w:r>
        <w:rPr>
          <w:rFonts w:ascii="Arial" w:hAnsi="Arial" w:cs="Arial"/>
          <w:color w:val="4C4C4C"/>
          <w:sz w:val="23"/>
          <w:szCs w:val="23"/>
          <w:shd w:val="clear" w:color="auto" w:fill="FFFFFF"/>
          <w:rtl/>
        </w:rPr>
        <w:t>סוגר את ה</w:t>
      </w:r>
      <w:r>
        <w:rPr>
          <w:rFonts w:ascii="Arial" w:hAnsi="Arial" w:cs="Arial"/>
          <w:color w:val="4C4C4C"/>
          <w:sz w:val="23"/>
          <w:szCs w:val="23"/>
          <w:shd w:val="clear" w:color="auto" w:fill="FFFFFF"/>
        </w:rPr>
        <w:t>-</w:t>
      </w:r>
      <w:r>
        <w:rPr>
          <w:rFonts w:ascii="Arial" w:hAnsi="Arial" w:cs="Arial"/>
          <w:color w:val="4C4C4C"/>
          <w:sz w:val="23"/>
          <w:szCs w:val="23"/>
          <w:bdr w:val="none" w:sz="0" w:space="0" w:color="auto" w:frame="1"/>
          <w:shd w:val="clear" w:color="auto" w:fill="FFFFFF"/>
        </w:rPr>
        <w:t>name=' '</w:t>
      </w:r>
      <w:r>
        <w:rPr>
          <w:rFonts w:ascii="Arial" w:hAnsi="Arial" w:cs="Arial"/>
          <w:color w:val="4C4C4C"/>
          <w:sz w:val="23"/>
          <w:szCs w:val="23"/>
          <w:shd w:val="clear" w:color="auto" w:fill="FFFFFF"/>
        </w:rPr>
        <w:t xml:space="preserve">, </w:t>
      </w:r>
      <w:r>
        <w:rPr>
          <w:rFonts w:ascii="Arial" w:hAnsi="Arial" w:cs="Arial"/>
          <w:color w:val="4C4C4C"/>
          <w:sz w:val="23"/>
          <w:szCs w:val="23"/>
          <w:shd w:val="clear" w:color="auto" w:fill="FFFFFF"/>
          <w:rtl/>
        </w:rPr>
        <w:t>כדי שלא תיווצר</w:t>
      </w:r>
      <w:r>
        <w:rPr>
          <w:rFonts w:ascii="Arial" w:hAnsi="Arial" w:cs="Arial"/>
          <w:color w:val="4C4C4C"/>
          <w:sz w:val="23"/>
          <w:szCs w:val="23"/>
          <w:shd w:val="clear" w:color="auto" w:fill="FFFFFF"/>
        </w:rPr>
        <w:t xml:space="preserve"> syntax error </w:t>
      </w:r>
      <w:r>
        <w:rPr>
          <w:rFonts w:ascii="Arial" w:hAnsi="Arial" w:cs="Arial" w:hint="cs"/>
          <w:color w:val="4C4C4C"/>
          <w:sz w:val="23"/>
          <w:szCs w:val="23"/>
          <w:shd w:val="clear" w:color="auto" w:fill="FFFFFF"/>
          <w:rtl/>
        </w:rPr>
        <w:t xml:space="preserve"> </w:t>
      </w:r>
      <w:r>
        <w:rPr>
          <w:rFonts w:ascii="Arial" w:hAnsi="Arial" w:cs="Arial"/>
          <w:color w:val="4C4C4C"/>
          <w:sz w:val="23"/>
          <w:szCs w:val="23"/>
          <w:shd w:val="clear" w:color="auto" w:fill="FFFFFF"/>
          <w:rtl/>
        </w:rPr>
        <w:t>ואחרי כן ה</w:t>
      </w:r>
      <w:r>
        <w:rPr>
          <w:rFonts w:ascii="Arial" w:hAnsi="Arial" w:cs="Arial"/>
          <w:color w:val="4C4C4C"/>
          <w:sz w:val="23"/>
          <w:szCs w:val="23"/>
          <w:shd w:val="clear" w:color="auto" w:fill="FFFFFF"/>
        </w:rPr>
        <w:t xml:space="preserve">-OR 1 </w:t>
      </w:r>
      <w:r>
        <w:rPr>
          <w:rFonts w:ascii="Arial" w:hAnsi="Arial" w:cs="Arial"/>
          <w:color w:val="4C4C4C"/>
          <w:sz w:val="23"/>
          <w:szCs w:val="23"/>
          <w:shd w:val="clear" w:color="auto" w:fill="FFFFFF"/>
          <w:rtl/>
        </w:rPr>
        <w:t>יביא לנו את כל הרשומות בטבלה, יתכן שזה כל המלאי, ובוודאי שלא רצינו להציג את כל זה</w:t>
      </w:r>
      <w:r>
        <w:rPr>
          <w:rFonts w:ascii="Arial" w:hAnsi="Arial" w:cs="Arial" w:hint="cs"/>
          <w:color w:val="4C4C4C"/>
          <w:sz w:val="23"/>
          <w:szCs w:val="23"/>
          <w:shd w:val="clear" w:color="auto" w:fill="FFFFFF"/>
          <w:rtl/>
        </w:rPr>
        <w:t>.</w:t>
      </w:r>
      <w:r w:rsidR="00B71957" w:rsidRPr="00B71957">
        <w:t xml:space="preserve"> </w:t>
      </w:r>
    </w:p>
    <w:p w14:paraId="2D0DA2EA" w14:textId="40C16DE6" w:rsidR="00180D99" w:rsidRDefault="00180D99" w:rsidP="0090232D">
      <w:pPr>
        <w:pStyle w:val="a7"/>
        <w:jc w:val="both"/>
        <w:rPr>
          <w:rFonts w:ascii="Arial" w:hAnsi="Arial" w:cs="Arial"/>
          <w:color w:val="4C4C4C"/>
          <w:sz w:val="23"/>
          <w:szCs w:val="23"/>
          <w:shd w:val="clear" w:color="auto" w:fill="FFFFFF"/>
          <w:rtl/>
        </w:rPr>
      </w:pPr>
      <w:r>
        <w:rPr>
          <w:noProof/>
        </w:rPr>
        <w:lastRenderedPageBreak/>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707005"/>
                    </a:xfrm>
                    <a:prstGeom prst="rect">
                      <a:avLst/>
                    </a:prstGeom>
                  </pic:spPr>
                </pic:pic>
              </a:graphicData>
            </a:graphic>
          </wp:inline>
        </w:drawing>
      </w:r>
    </w:p>
    <w:p w14:paraId="52F431B6" w14:textId="5D9BFDBE" w:rsidR="00180D99" w:rsidRDefault="00180D99" w:rsidP="0090232D">
      <w:pPr>
        <w:pStyle w:val="a7"/>
        <w:jc w:val="both"/>
        <w:rPr>
          <w:rFonts w:ascii="Arial" w:hAnsi="Arial" w:cs="Arial"/>
          <w:color w:val="4C4C4C"/>
          <w:sz w:val="23"/>
          <w:szCs w:val="23"/>
          <w:shd w:val="clear" w:color="auto" w:fill="FFFFFF"/>
          <w:rtl/>
        </w:rPr>
      </w:pPr>
    </w:p>
    <w:p w14:paraId="44624587" w14:textId="2E20B6F8" w:rsidR="00180D99" w:rsidRDefault="00180D99" w:rsidP="00B71957">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לכן </w:t>
      </w:r>
      <w:commentRangeStart w:id="80"/>
      <w:r>
        <w:rPr>
          <w:rFonts w:ascii="Arial" w:hAnsi="Arial" w:cs="Arial" w:hint="cs"/>
          <w:color w:val="4C4C4C"/>
          <w:sz w:val="23"/>
          <w:szCs w:val="23"/>
          <w:shd w:val="clear" w:color="auto" w:fill="FFFFFF"/>
          <w:rtl/>
        </w:rPr>
        <w:t>נחלצנו</w:t>
      </w:r>
      <w:commentRangeEnd w:id="80"/>
      <w:r w:rsidR="00B71957">
        <w:rPr>
          <w:rStyle w:val="ad"/>
          <w:rtl/>
        </w:rPr>
        <w:commentReference w:id="80"/>
      </w:r>
      <w:r>
        <w:rPr>
          <w:rFonts w:ascii="Arial" w:hAnsi="Arial" w:cs="Arial" w:hint="cs"/>
          <w:color w:val="4C4C4C"/>
          <w:sz w:val="23"/>
          <w:szCs w:val="23"/>
          <w:shd w:val="clear" w:color="auto" w:fill="FFFFFF"/>
          <w:rtl/>
        </w:rPr>
        <w:t xml:space="preserve"> בפרויקט זה לטפל גם בפן אבטחת המידע</w:t>
      </w:r>
      <w:r w:rsidR="00B406AF">
        <w:rPr>
          <w:rFonts w:ascii="Arial" w:hAnsi="Arial" w:cs="Arial" w:hint="cs"/>
          <w:color w:val="4C4C4C"/>
          <w:sz w:val="23"/>
          <w:szCs w:val="23"/>
          <w:shd w:val="clear" w:color="auto" w:fill="FFFFFF"/>
          <w:rtl/>
        </w:rPr>
        <w:t>, בתחילה כמובן טיפלנו בשאיל</w:t>
      </w:r>
      <w:r w:rsidR="00381453">
        <w:rPr>
          <w:rFonts w:ascii="Arial" w:hAnsi="Arial" w:cs="Arial" w:hint="cs"/>
          <w:color w:val="4C4C4C"/>
          <w:sz w:val="23"/>
          <w:szCs w:val="23"/>
          <w:shd w:val="clear" w:color="auto" w:fill="FFFFFF"/>
          <w:rtl/>
        </w:rPr>
        <w:t>ת</w:t>
      </w:r>
      <w:r w:rsidR="00B406AF">
        <w:rPr>
          <w:rFonts w:ascii="Arial" w:hAnsi="Arial" w:cs="Arial" w:hint="cs"/>
          <w:color w:val="4C4C4C"/>
          <w:sz w:val="23"/>
          <w:szCs w:val="23"/>
          <w:shd w:val="clear" w:color="auto" w:fill="FFFFFF"/>
          <w:rtl/>
        </w:rPr>
        <w:t xml:space="preserve">ות </w:t>
      </w:r>
      <w:r w:rsidR="00B406AF">
        <w:rPr>
          <w:rFonts w:ascii="Arial" w:hAnsi="Arial" w:cs="Arial" w:hint="cs"/>
          <w:color w:val="4C4C4C"/>
          <w:sz w:val="23"/>
          <w:szCs w:val="23"/>
          <w:shd w:val="clear" w:color="auto" w:fill="FFFFFF"/>
        </w:rPr>
        <w:t>SQL</w:t>
      </w:r>
      <w:r w:rsidR="00B406AF">
        <w:rPr>
          <w:rFonts w:ascii="Arial" w:hAnsi="Arial" w:cs="Arial" w:hint="cs"/>
          <w:color w:val="4C4C4C"/>
          <w:sz w:val="23"/>
          <w:szCs w:val="23"/>
          <w:shd w:val="clear" w:color="auto" w:fill="FFFFFF"/>
          <w:rtl/>
        </w:rPr>
        <w:t xml:space="preserve"> וניסינו ליצור </w:t>
      </w:r>
      <w:r w:rsidR="00D013B8">
        <w:rPr>
          <w:rFonts w:ascii="Arial" w:hAnsi="Arial" w:cs="Arial" w:hint="cs"/>
          <w:color w:val="4C4C4C"/>
          <w:sz w:val="23"/>
          <w:szCs w:val="23"/>
          <w:shd w:val="clear" w:color="auto" w:fill="FFFFFF"/>
          <w:rtl/>
        </w:rPr>
        <w:t>פונ' גנריות ככל האפשר, דוגמה לאחת השאילתות שלנו</w:t>
      </w:r>
    </w:p>
    <w:p w14:paraId="764ED9BC" w14:textId="6C9FEA8E" w:rsidR="00D013B8" w:rsidRDefault="00D013B8" w:rsidP="0090232D">
      <w:pPr>
        <w:pStyle w:val="a7"/>
        <w:bidi w:val="0"/>
        <w:jc w:val="both"/>
        <w:rPr>
          <w:rFonts w:ascii="Arial" w:hAnsi="Arial" w:cs="Arial"/>
          <w:color w:val="4C4C4C"/>
          <w:sz w:val="23"/>
          <w:szCs w:val="23"/>
          <w:shd w:val="clear" w:color="auto" w:fill="FFFFFF"/>
          <w:rtl/>
        </w:rPr>
      </w:pPr>
      <w:proofErr w:type="spellStart"/>
      <w:r w:rsidRPr="00D013B8">
        <w:rPr>
          <w:rFonts w:ascii="Arial" w:hAnsi="Arial" w:cs="Arial"/>
          <w:color w:val="4C4C4C"/>
          <w:sz w:val="23"/>
          <w:szCs w:val="23"/>
          <w:shd w:val="clear" w:color="auto" w:fill="FFFFFF"/>
        </w:rPr>
        <w:t>myQuery</w:t>
      </w:r>
      <w:proofErr w:type="spellEnd"/>
      <w:r w:rsidRPr="00D013B8">
        <w:rPr>
          <w:rFonts w:ascii="Arial" w:hAnsi="Arial" w:cs="Arial"/>
          <w:color w:val="4C4C4C"/>
          <w:sz w:val="23"/>
          <w:szCs w:val="23"/>
          <w:shd w:val="clear" w:color="auto" w:fill="FFFFFF"/>
        </w:rPr>
        <w:t>="INSERT INTO "+</w:t>
      </w:r>
      <w:proofErr w:type="spellStart"/>
      <w:r w:rsidRPr="00D013B8">
        <w:rPr>
          <w:rFonts w:ascii="Arial" w:hAnsi="Arial" w:cs="Arial"/>
          <w:color w:val="4C4C4C"/>
          <w:sz w:val="23"/>
          <w:szCs w:val="23"/>
          <w:shd w:val="clear" w:color="auto" w:fill="FFFFFF"/>
        </w:rPr>
        <w:t>roleName</w:t>
      </w:r>
      <w:proofErr w:type="spellEnd"/>
      <w:r w:rsidRPr="00D013B8">
        <w:rPr>
          <w:rFonts w:ascii="Arial" w:hAnsi="Arial" w:cs="Arial"/>
          <w:color w:val="4C4C4C"/>
          <w:sz w:val="23"/>
          <w:szCs w:val="23"/>
          <w:shd w:val="clear" w:color="auto" w:fill="FFFFFF"/>
        </w:rPr>
        <w:t>+" VALUES ("+traitName+","+s1val+","+s2val+","+s3val+","+s4val+","+s5val+");";</w:t>
      </w:r>
    </w:p>
    <w:p w14:paraId="4DF63FF9" w14:textId="022621AB" w:rsidR="00D013B8" w:rsidRDefault="00D013B8"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הבעייתיות היא בכך שכל הפרמטרים המצויים בטבלה, מגיעים כקלט מהמשתמש (שעליו אנחנחו לא יכולים לסמוך) ולכן יכולה להיווצר כאן בעיה של </w:t>
      </w:r>
      <w:r>
        <w:rPr>
          <w:rFonts w:ascii="Arial" w:hAnsi="Arial" w:cs="Arial"/>
          <w:color w:val="4C4C4C"/>
          <w:sz w:val="23"/>
          <w:szCs w:val="23"/>
          <w:shd w:val="clear" w:color="auto" w:fill="FFFFFF"/>
        </w:rPr>
        <w:t>SQL injection</w:t>
      </w:r>
      <w:r>
        <w:rPr>
          <w:rFonts w:ascii="Arial" w:hAnsi="Arial" w:cs="Arial" w:hint="cs"/>
          <w:color w:val="4C4C4C"/>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אחרי חיפושים ולמידה מעמיקה באינטרנט, כיצד למנוע את סוג ההתקפה הזאת, התחלנו בנסיונות לשפר את הקוד שלנו.</w:t>
      </w:r>
    </w:p>
    <w:p w14:paraId="76928F29" w14:textId="68D6E081" w:rsidR="00D013B8" w:rsidRDefault="00D013B8" w:rsidP="00B71957">
      <w:pPr>
        <w:pStyle w:val="a7"/>
        <w:jc w:val="both"/>
        <w:rPr>
          <w:rFonts w:cstheme="minorHAnsi"/>
          <w:sz w:val="24"/>
          <w:szCs w:val="24"/>
          <w:rtl/>
        </w:rPr>
      </w:pPr>
      <w:r w:rsidRPr="00292C14">
        <w:rPr>
          <w:rFonts w:cstheme="minorHAnsi" w:hint="cs"/>
          <w:sz w:val="24"/>
          <w:szCs w:val="24"/>
          <w:highlight w:val="yellow"/>
          <w:rtl/>
        </w:rPr>
        <w:t xml:space="preserve">עבור סוגי שאילתות שונות היה נדרש לבצע שינויים בהתאם, בנוסף </w:t>
      </w:r>
      <w:r w:rsidR="009D1EAF">
        <w:rPr>
          <w:rFonts w:cstheme="minorHAnsi" w:hint="cs"/>
          <w:sz w:val="24"/>
          <w:szCs w:val="24"/>
          <w:rtl/>
        </w:rPr>
        <w:t xml:space="preserve">היינו צריכים לבחור את הפתרון המתאים ביותר עבור קוד </w:t>
      </w:r>
      <w:proofErr w:type="spellStart"/>
      <w:r w:rsidR="009D1EAF">
        <w:rPr>
          <w:rFonts w:cstheme="minorHAnsi"/>
          <w:sz w:val="24"/>
          <w:szCs w:val="24"/>
        </w:rPr>
        <w:t>javascript</w:t>
      </w:r>
      <w:proofErr w:type="spellEnd"/>
      <w:r w:rsidR="00B71957">
        <w:rPr>
          <w:rFonts w:cstheme="minorHAnsi" w:hint="cs"/>
          <w:sz w:val="24"/>
          <w:szCs w:val="24"/>
          <w:rtl/>
        </w:rPr>
        <w:t>.</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כעת נראה את השאילתא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proofErr w:type="spellStart"/>
      <w:r>
        <w:rPr>
          <w:rStyle w:val="blob-code-inner"/>
          <w:rFonts w:ascii="Consolas" w:hAnsi="Consolas"/>
          <w:color w:val="24292E"/>
          <w:sz w:val="18"/>
          <w:szCs w:val="18"/>
        </w:rPr>
        <w:t>myQuery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x_array</w:t>
      </w:r>
      <w:proofErr w:type="spellEnd"/>
      <w:r>
        <w:rPr>
          <w:rStyle w:val="blob-code-inner"/>
          <w:rFonts w:ascii="Consolas" w:hAnsi="Consolas"/>
          <w:color w:val="24292E"/>
          <w:sz w:val="18"/>
          <w:szCs w:val="18"/>
        </w:rPr>
        <w:t>[</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currentRole</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9565A4B" w14:textId="0BED53E4" w:rsidR="00295014" w:rsidRDefault="008276B1" w:rsidP="0090232D">
      <w:pPr>
        <w:pStyle w:val="a7"/>
        <w:jc w:val="both"/>
        <w:rPr>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r w:rsidR="009D1EAF">
        <w:rPr>
          <w:rFonts w:cstheme="minorHAnsi"/>
          <w:sz w:val="24"/>
          <w:szCs w:val="24"/>
        </w:rPr>
        <w:t>parametrized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שבו  אנחנו מגדירים מראש שאילתא</w:t>
      </w:r>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r w:rsidR="009D1EAF">
        <w:rPr>
          <w:rFonts w:cstheme="minorHAnsi" w:hint="cs"/>
          <w:sz w:val="24"/>
          <w:szCs w:val="24"/>
          <w:rtl/>
        </w:rPr>
        <w:t xml:space="preserve">, ואחר כך יכולים לקרוא </w:t>
      </w:r>
      <w:r w:rsidR="00C44EF0">
        <w:rPr>
          <w:rFonts w:cstheme="minorHAnsi" w:hint="cs"/>
          <w:sz w:val="24"/>
          <w:szCs w:val="24"/>
          <w:rtl/>
        </w:rPr>
        <w:t xml:space="preserve">פעמים רבות </w:t>
      </w:r>
      <w:r w:rsidR="009D1EAF">
        <w:rPr>
          <w:rFonts w:cstheme="minorHAnsi" w:hint="cs"/>
          <w:sz w:val="24"/>
          <w:szCs w:val="24"/>
          <w:rtl/>
        </w:rPr>
        <w:t xml:space="preserve">לשאילתא המוגדרת מראש, </w:t>
      </w:r>
      <w:r w:rsidR="00C44EF0">
        <w:rPr>
          <w:rFonts w:cstheme="minorHAnsi" w:hint="cs"/>
          <w:sz w:val="24"/>
          <w:szCs w:val="24"/>
          <w:rtl/>
        </w:rPr>
        <w:t xml:space="preserve">כל פעם </w:t>
      </w:r>
      <w:r w:rsidR="009D1EAF">
        <w:rPr>
          <w:rFonts w:cstheme="minorHAnsi" w:hint="cs"/>
          <w:sz w:val="24"/>
          <w:szCs w:val="24"/>
          <w:rtl/>
        </w:rPr>
        <w:t>עם פרמטרים חדשים. בצורה כזו, מלכתחילה השרת לא מתייחס לפרמטרים כאל חלק מהקוד, ולכן גם אם יכילו קוד, הקוד הזה לא יבוצע.</w:t>
      </w:r>
      <w:r w:rsidR="007B151F">
        <w:rPr>
          <w:rFonts w:cstheme="minorHAnsi" w:hint="cs"/>
          <w:sz w:val="24"/>
          <w:szCs w:val="24"/>
          <w:rtl/>
        </w:rPr>
        <w:t xml:space="preserve"> אם נשים לב </w:t>
      </w:r>
      <w:proofErr w:type="spellStart"/>
      <w:r w:rsidR="007B151F">
        <w:rPr>
          <w:rFonts w:cstheme="minorHAnsi" w:hint="cs"/>
          <w:sz w:val="24"/>
          <w:szCs w:val="24"/>
          <w:rtl/>
        </w:rPr>
        <w:t>בשאי</w:t>
      </w:r>
      <w:r w:rsidR="009D1EAF">
        <w:rPr>
          <w:rFonts w:cstheme="minorHAnsi" w:hint="cs"/>
          <w:sz w:val="24"/>
          <w:szCs w:val="24"/>
          <w:rtl/>
        </w:rPr>
        <w:t>ל</w:t>
      </w:r>
      <w:r w:rsidR="007B151F">
        <w:rPr>
          <w:rFonts w:cstheme="minorHAnsi" w:hint="cs"/>
          <w:sz w:val="24"/>
          <w:szCs w:val="24"/>
          <w:rtl/>
        </w:rPr>
        <w:t>תא</w:t>
      </w:r>
      <w:proofErr w:type="spellEnd"/>
      <w:r w:rsidR="007B151F">
        <w:rPr>
          <w:rFonts w:cstheme="minorHAnsi" w:hint="cs"/>
          <w:sz w:val="24"/>
          <w:szCs w:val="24"/>
          <w:rtl/>
        </w:rPr>
        <w:t xml:space="preserve"> הבאה ניתן לראות כי אנחנו לא מעבירים את הקלט מהמשתמש ישירות </w:t>
      </w:r>
      <w:proofErr w:type="spellStart"/>
      <w:r w:rsidR="007B151F">
        <w:rPr>
          <w:rFonts w:cstheme="minorHAnsi" w:hint="cs"/>
          <w:sz w:val="24"/>
          <w:szCs w:val="24"/>
          <w:rtl/>
        </w:rPr>
        <w:t>בשאילתא</w:t>
      </w:r>
      <w:proofErr w:type="spellEnd"/>
      <w:r w:rsidR="007B151F">
        <w:rPr>
          <w:rFonts w:cstheme="minorHAnsi" w:hint="cs"/>
          <w:sz w:val="24"/>
          <w:szCs w:val="24"/>
          <w:rtl/>
        </w:rPr>
        <w:t xml:space="preserve"> ל</w:t>
      </w:r>
      <w:r w:rsidR="007B151F">
        <w:rPr>
          <w:rFonts w:cstheme="minorHAnsi" w:hint="cs"/>
          <w:sz w:val="24"/>
          <w:szCs w:val="24"/>
        </w:rPr>
        <w:t>DB</w:t>
      </w:r>
      <w:r w:rsidR="007B151F">
        <w:rPr>
          <w:rFonts w:cstheme="minorHAnsi" w:hint="cs"/>
          <w:sz w:val="24"/>
          <w:szCs w:val="24"/>
          <w:rtl/>
        </w:rPr>
        <w:t xml:space="preserve"> אלא ממספרים אותם וכך בשליחת </w:t>
      </w:r>
      <w:proofErr w:type="spellStart"/>
      <w:r w:rsidR="007B151F">
        <w:rPr>
          <w:rFonts w:cstheme="minorHAnsi"/>
          <w:sz w:val="24"/>
          <w:szCs w:val="24"/>
        </w:rPr>
        <w:t>myValues</w:t>
      </w:r>
      <w:proofErr w:type="spellEnd"/>
      <w:r w:rsidR="007B151F">
        <w:rPr>
          <w:rFonts w:cstheme="minorHAnsi" w:hint="cs"/>
          <w:sz w:val="24"/>
          <w:szCs w:val="24"/>
          <w:rtl/>
        </w:rPr>
        <w:t xml:space="preserve"> אנחנו שומרים על אותו הסדר, מה שמאפשר לשלוח את הנתונים כמות שהם ולא יאפשר </w:t>
      </w:r>
      <w:r w:rsidR="009D1EAF">
        <w:rPr>
          <w:rFonts w:cstheme="minorHAnsi" w:hint="cs"/>
          <w:sz w:val="24"/>
          <w:szCs w:val="24"/>
          <w:rtl/>
        </w:rPr>
        <w:t>הרצה של קוד נוסף.</w:t>
      </w:r>
      <w:r w:rsidR="002072E1" w:rsidDel="002072E1">
        <w:rPr>
          <w:rFonts w:cstheme="minorHAnsi" w:hint="cs"/>
          <w:sz w:val="24"/>
          <w:szCs w:val="24"/>
          <w:rtl/>
        </w:rPr>
        <w:t xml:space="preserve"> </w:t>
      </w:r>
    </w:p>
    <w:p w14:paraId="1E979148" w14:textId="1EF7942A" w:rsidR="008276B1" w:rsidRDefault="00295014" w:rsidP="0090232D">
      <w:pPr>
        <w:pStyle w:val="a7"/>
        <w:bidi w:val="0"/>
        <w:jc w:val="both"/>
        <w:rPr>
          <w:rStyle w:val="blob-code-inner"/>
          <w:rFonts w:ascii="Consolas" w:hAnsi="Consolas"/>
          <w:color w:val="24292E"/>
          <w:sz w:val="18"/>
          <w:szCs w:val="18"/>
          <w:rtl/>
        </w:rPr>
      </w:pPr>
      <w:proofErr w:type="spellStart"/>
      <w:r>
        <w:rPr>
          <w:rStyle w:val="blob-code-inner"/>
          <w:rFonts w:ascii="Consolas" w:hAnsi="Consolas" w:hint="cs"/>
          <w:color w:val="24292E"/>
          <w:sz w:val="18"/>
          <w:szCs w:val="18"/>
        </w:rPr>
        <w:t>m</w:t>
      </w:r>
      <w:r>
        <w:rPr>
          <w:rStyle w:val="blob-code-inner"/>
          <w:rFonts w:ascii="Consolas" w:hAnsi="Consolas"/>
          <w:color w:val="24292E"/>
          <w:sz w:val="18"/>
          <w:szCs w:val="18"/>
        </w:rPr>
        <w:t>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=$2,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proofErr w:type="spellEnd"/>
      <w:r>
        <w:rPr>
          <w:rStyle w:val="pl-s"/>
          <w:rFonts w:ascii="Consolas" w:hAnsi="Consolas"/>
          <w:color w:val="032F62"/>
          <w:sz w:val="18"/>
          <w:szCs w:val="18"/>
        </w:rPr>
        <w:t xml:space="preserv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Above_Average</w:t>
      </w:r>
      <w:proofErr w:type="spellEnd"/>
      <w:r>
        <w:rPr>
          <w:rStyle w:val="pl-s"/>
          <w:rFonts w:ascii="Consolas" w:hAnsi="Consolas"/>
          <w:color w:val="032F62"/>
          <w:sz w:val="18"/>
          <w:szCs w:val="18"/>
        </w:rPr>
        <w:t xml:space="preserve">=$4,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proofErr w:type="spellEnd"/>
      <w:r>
        <w:rPr>
          <w:rStyle w:val="pl-s"/>
          <w:rFonts w:ascii="Consolas" w:hAnsi="Consolas"/>
          <w:color w:val="032F62"/>
          <w:sz w:val="18"/>
          <w:szCs w:val="18"/>
        </w:rPr>
        <w:t xml:space="preserve">=$5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Pr>
      </w:pPr>
      <w:r>
        <w:rPr>
          <w:rStyle w:val="blob-code-inner"/>
          <w:rFonts w:ascii="Consolas" w:hAnsi="Consolas"/>
          <w:color w:val="24292E"/>
          <w:sz w:val="18"/>
          <w:szCs w:val="18"/>
        </w:rPr>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sz w:val="24"/>
          <w:szCs w:val="24"/>
          <w:rtl/>
        </w:rPr>
      </w:pPr>
    </w:p>
    <w:p w14:paraId="27A2D429" w14:textId="399D44B7" w:rsidR="00D773BE" w:rsidRDefault="00350D61" w:rsidP="0090232D">
      <w:pPr>
        <w:pStyle w:val="a7"/>
        <w:bidi w:val="0"/>
        <w:jc w:val="both"/>
        <w:rPr>
          <w:rFonts w:cstheme="minorHAnsi"/>
          <w:sz w:val="24"/>
          <w:szCs w:val="24"/>
        </w:rPr>
      </w:pPr>
      <w:hyperlink r:id="rId64" w:history="1">
        <w:r w:rsidR="00D773BE" w:rsidRPr="0098430B">
          <w:rPr>
            <w:rStyle w:val="Hyperlink"/>
            <w:rFonts w:cstheme="minorHAnsi"/>
            <w:sz w:val="24"/>
            <w:szCs w:val="24"/>
          </w:rPr>
          <w:t>https://www.veracode.com/security/sql-injection</w:t>
        </w:r>
      </w:hyperlink>
    </w:p>
    <w:p w14:paraId="184E4522" w14:textId="10097C43" w:rsidR="00D773BE" w:rsidRDefault="00350D61" w:rsidP="0090232D">
      <w:pPr>
        <w:pStyle w:val="a7"/>
        <w:bidi w:val="0"/>
        <w:jc w:val="both"/>
        <w:rPr>
          <w:rFonts w:cstheme="minorHAnsi"/>
          <w:sz w:val="24"/>
          <w:szCs w:val="24"/>
          <w:rtl/>
        </w:rPr>
      </w:pPr>
      <w:hyperlink r:id="rId65" w:history="1">
        <w:r w:rsidR="00D773BE" w:rsidRPr="0098430B">
          <w:rPr>
            <w:rStyle w:val="Hyperlink"/>
            <w:rFonts w:cstheme="minorHAnsi"/>
            <w:sz w:val="24"/>
            <w:szCs w:val="24"/>
          </w:rPr>
          <w:t>https://portswigger.net/web-security/sql-injection</w:t>
        </w:r>
      </w:hyperlink>
    </w:p>
    <w:p w14:paraId="61ECFE66" w14:textId="77777777" w:rsidR="00D773BE" w:rsidRDefault="00D773BE" w:rsidP="0090232D">
      <w:pPr>
        <w:pStyle w:val="a7"/>
        <w:bidi w:val="0"/>
        <w:jc w:val="both"/>
        <w:rPr>
          <w:rFonts w:cstheme="minorHAnsi"/>
          <w:sz w:val="24"/>
          <w:szCs w:val="24"/>
          <w:rtl/>
        </w:rPr>
      </w:pPr>
    </w:p>
    <w:p w14:paraId="76FF6C92" w14:textId="304E9A4A" w:rsidR="00947E2B" w:rsidRDefault="00D44CAC" w:rsidP="0090232D">
      <w:pPr>
        <w:pStyle w:val="a7"/>
        <w:jc w:val="both"/>
        <w:rPr>
          <w:rFonts w:cstheme="minorHAnsi"/>
          <w:sz w:val="24"/>
          <w:szCs w:val="24"/>
          <w:rtl/>
        </w:rPr>
      </w:pPr>
      <w:r w:rsidRPr="00D44CAC">
        <w:rPr>
          <w:rFonts w:cstheme="minorHAnsi"/>
          <w:sz w:val="24"/>
          <w:szCs w:val="24"/>
        </w:rPr>
        <w:t>https://www.owasp.org/images/7/72/OWASP_Top_10-2017_%28en%29.pdf.pdf</w:t>
      </w:r>
    </w:p>
    <w:p w14:paraId="356A9392" w14:textId="54AC1391" w:rsidR="00947E2B" w:rsidRDefault="00947E2B" w:rsidP="0090232D">
      <w:pPr>
        <w:pStyle w:val="a7"/>
        <w:jc w:val="both"/>
        <w:rPr>
          <w:rFonts w:cstheme="minorHAnsi"/>
          <w:sz w:val="24"/>
          <w:szCs w:val="24"/>
          <w:rtl/>
        </w:rPr>
      </w:pPr>
    </w:p>
    <w:p w14:paraId="68777F1C" w14:textId="4B54426B" w:rsidR="00947E2B" w:rsidRDefault="00947E2B" w:rsidP="0090232D">
      <w:pPr>
        <w:pStyle w:val="a7"/>
        <w:jc w:val="both"/>
        <w:rPr>
          <w:rFonts w:cstheme="minorHAnsi"/>
          <w:sz w:val="24"/>
          <w:szCs w:val="24"/>
          <w:rtl/>
        </w:rPr>
      </w:pPr>
    </w:p>
    <w:p w14:paraId="7A84D643" w14:textId="77777777" w:rsidR="00947E2B" w:rsidRPr="00F576B6" w:rsidRDefault="00947E2B" w:rsidP="0090232D">
      <w:pPr>
        <w:pStyle w:val="a7"/>
        <w:jc w:val="both"/>
        <w:rPr>
          <w:rFonts w:cstheme="minorHAnsi"/>
          <w:sz w:val="24"/>
          <w:szCs w:val="24"/>
          <w:rtl/>
        </w:rPr>
      </w:pPr>
    </w:p>
    <w:p w14:paraId="053E7B43" w14:textId="77777777" w:rsidR="00B57E0A" w:rsidRDefault="00B57E0A" w:rsidP="0090232D">
      <w:pPr>
        <w:pStyle w:val="a7"/>
        <w:ind w:left="660"/>
        <w:jc w:val="both"/>
        <w:rPr>
          <w:rFonts w:cstheme="minorHAnsi"/>
          <w:sz w:val="24"/>
          <w:szCs w:val="24"/>
        </w:rPr>
      </w:pPr>
    </w:p>
    <w:p w14:paraId="4C436FD1" w14:textId="25E1A9FE" w:rsidR="0014167A" w:rsidRPr="0014167A" w:rsidRDefault="00C013AB" w:rsidP="00E118B8">
      <w:pPr>
        <w:pStyle w:val="2"/>
        <w:jc w:val="both"/>
      </w:pPr>
      <w:bookmarkStart w:id="81" w:name="_Toc4609086"/>
      <w:r>
        <w:rPr>
          <w:rFonts w:hint="cs"/>
          <w:rtl/>
        </w:rPr>
        <w:t>4.</w:t>
      </w:r>
      <w:r w:rsidR="00E118B8">
        <w:rPr>
          <w:rFonts w:hint="cs"/>
          <w:rtl/>
        </w:rPr>
        <w:t>9</w:t>
      </w:r>
      <w:r>
        <w:rPr>
          <w:rFonts w:hint="cs"/>
          <w:rtl/>
        </w:rPr>
        <w:t xml:space="preserve"> </w:t>
      </w:r>
      <w:r w:rsidR="00BC10C3">
        <w:rPr>
          <w:rFonts w:hint="cs"/>
          <w:rtl/>
        </w:rPr>
        <w:t>תהליכים</w:t>
      </w:r>
      <w:bookmarkEnd w:id="81"/>
    </w:p>
    <w:p w14:paraId="14F3B0C0" w14:textId="27AFA783" w:rsidR="00FB3265" w:rsidRPr="00B71957" w:rsidRDefault="00FB3265" w:rsidP="0090232D">
      <w:pPr>
        <w:pStyle w:val="a7"/>
        <w:jc w:val="both"/>
        <w:rPr>
          <w:rFonts w:cstheme="minorHAnsi"/>
          <w:b/>
          <w:bCs/>
          <w:sz w:val="24"/>
          <w:szCs w:val="24"/>
          <w:rtl/>
        </w:rPr>
      </w:pPr>
      <w:r w:rsidRPr="00B71957">
        <w:rPr>
          <w:rFonts w:cstheme="minorHAnsi" w:hint="cs"/>
          <w:b/>
          <w:b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572E138" id="_x0000_t32" coordsize="21600,21600" o:spt="32" o:oned="t" path="m,l21600,21600e" filled="f">
                <v:path arrowok="t" fillok="f" o:connecttype="none"/>
                <o:lock v:ext="edit" shapetype="t"/>
              </v:shapetype>
              <v:shape id="מחבר חץ ישר 15" o:spid="_x0000_s1026" type="#_x0000_t32" style="position:absolute;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2B0BD1" id="מחבר חץ ישר 22" o:spid="_x0000_s1026" type="#_x0000_t32" style="position:absolute;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D0C88A" id="מחבר חץ ישר 20" o:spid="_x0000_s1026" type="#_x0000_t32" style="position:absolute;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lastRenderedPageBreak/>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lastRenderedPageBreak/>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422669" id="מחבר חץ ישר 30" o:spid="_x0000_s1026" type="#_x0000_t32" style="position:absolute;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הדף עצמו מספק אפשרות לבחור רמות רצויות עבור תכונות מסויימות. רק נציין שכל התכונות מוצגות ברצף אחת מתחת לשניה:</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לאחר לחיצה על אייקון מסויים,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148793"/>
                    </a:xfrm>
                    <a:prstGeom prst="rect">
                      <a:avLst/>
                    </a:prstGeom>
                  </pic:spPr>
                </pic:pic>
              </a:graphicData>
            </a:graphic>
          </wp:inline>
        </w:drawing>
      </w:r>
    </w:p>
    <w:p w14:paraId="7A71488F" w14:textId="3DCAEEBC" w:rsidR="00016530" w:rsidRDefault="00B62059" w:rsidP="0090232D">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90232D">
      <w:pPr>
        <w:pStyle w:val="a7"/>
        <w:jc w:val="both"/>
        <w:rPr>
          <w:rFonts w:cstheme="minorHAnsi"/>
          <w:sz w:val="24"/>
          <w:szCs w:val="24"/>
          <w:rtl/>
        </w:rPr>
      </w:pPr>
    </w:p>
    <w:p w14:paraId="4CD62DEB" w14:textId="77777777" w:rsidR="00016530" w:rsidRDefault="00016530" w:rsidP="0090232D">
      <w:pPr>
        <w:pStyle w:val="a7"/>
        <w:jc w:val="both"/>
        <w:rPr>
          <w:rFonts w:cstheme="minorHAnsi"/>
          <w:sz w:val="24"/>
          <w:szCs w:val="24"/>
          <w:rtl/>
        </w:rPr>
      </w:pPr>
    </w:p>
    <w:p w14:paraId="7102957B" w14:textId="2E45FAC4" w:rsidR="00BC10C3" w:rsidRDefault="00C013AB" w:rsidP="00E118B8">
      <w:pPr>
        <w:pStyle w:val="2"/>
        <w:jc w:val="both"/>
      </w:pPr>
      <w:bookmarkStart w:id="82" w:name="_Toc4609087"/>
      <w:commentRangeStart w:id="83"/>
      <w:r>
        <w:rPr>
          <w:rFonts w:hint="cs"/>
          <w:rtl/>
        </w:rPr>
        <w:t>4.</w:t>
      </w:r>
      <w:r w:rsidR="00E118B8">
        <w:rPr>
          <w:rFonts w:hint="cs"/>
          <w:rtl/>
        </w:rPr>
        <w:t>10</w:t>
      </w:r>
      <w:r>
        <w:rPr>
          <w:rFonts w:hint="cs"/>
          <w:rtl/>
        </w:rPr>
        <w:t xml:space="preserve"> </w:t>
      </w:r>
      <w:r w:rsidR="009374DB">
        <w:rPr>
          <w:rFonts w:hint="cs"/>
          <w:rtl/>
        </w:rPr>
        <w:t>פונקציונאליות</w:t>
      </w:r>
      <w:commentRangeEnd w:id="83"/>
      <w:r w:rsidR="00B21320">
        <w:rPr>
          <w:rStyle w:val="ad"/>
          <w:rFonts w:asciiTheme="minorHAnsi" w:eastAsiaTheme="minorHAnsi" w:hAnsiTheme="minorHAnsi" w:cstheme="minorBidi"/>
          <w:b w:val="0"/>
          <w:bCs w:val="0"/>
          <w:color w:val="auto"/>
          <w:rtl/>
        </w:rPr>
        <w:commentReference w:id="83"/>
      </w:r>
      <w:bookmarkEnd w:id="82"/>
    </w:p>
    <w:p w14:paraId="1A18098C" w14:textId="425361B6" w:rsidR="009374DB" w:rsidRDefault="00C013AB" w:rsidP="00E118B8">
      <w:pPr>
        <w:pStyle w:val="2"/>
        <w:jc w:val="both"/>
        <w:rPr>
          <w:rtl/>
        </w:rPr>
      </w:pPr>
      <w:bookmarkStart w:id="84" w:name="_Toc4609088"/>
      <w:r>
        <w:rPr>
          <w:rFonts w:hint="cs"/>
          <w:rtl/>
        </w:rPr>
        <w:t>4.1</w:t>
      </w:r>
      <w:r w:rsidR="00E118B8">
        <w:rPr>
          <w:rFonts w:hint="cs"/>
          <w:rtl/>
        </w:rPr>
        <w:t>1</w:t>
      </w:r>
      <w:r>
        <w:rPr>
          <w:rFonts w:hint="cs"/>
          <w:rtl/>
        </w:rPr>
        <w:t xml:space="preserve"> </w:t>
      </w:r>
      <w:r w:rsidR="00BB51FE">
        <w:rPr>
          <w:rFonts w:hint="cs"/>
          <w:rtl/>
        </w:rPr>
        <w:t>בדיקות</w:t>
      </w:r>
      <w:bookmarkEnd w:id="84"/>
    </w:p>
    <w:p w14:paraId="251E57A7" w14:textId="701519FD"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r w:rsidR="00B71957">
        <w:rPr>
          <w:rFonts w:cstheme="minorHAnsi" w:hint="cs"/>
          <w:sz w:val="24"/>
          <w:szCs w:val="24"/>
          <w:rtl/>
        </w:rPr>
        <w:t>ג</w:t>
      </w:r>
      <w:r w:rsidR="00AD4854">
        <w:rPr>
          <w:rFonts w:cstheme="minorHAnsi" w:hint="cs"/>
          <w:sz w:val="24"/>
          <w:szCs w:val="24"/>
          <w:rtl/>
        </w:rPr>
        <w:t>רסה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451B5B40"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B71957">
        <w:rPr>
          <w:rFonts w:cstheme="minorHAnsi" w:hint="cs"/>
          <w:sz w:val="24"/>
          <w:szCs w:val="24"/>
          <w:rtl/>
        </w:rPr>
        <w:t>ה-</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00B71957">
        <w:rPr>
          <w:rFonts w:cstheme="minorHAnsi" w:hint="cs"/>
          <w:sz w:val="24"/>
          <w:szCs w:val="24"/>
          <w:rtl/>
        </w:rPr>
        <w:t xml:space="preserve"> </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 xml:space="preserve">Node </w:t>
      </w:r>
      <w:proofErr w:type="spellStart"/>
      <w:r w:rsidR="00CF7F53">
        <w:rPr>
          <w:rFonts w:cstheme="minorHAnsi"/>
          <w:sz w:val="24"/>
          <w:szCs w:val="24"/>
        </w:rPr>
        <w:t>js</w:t>
      </w:r>
      <w:proofErr w:type="spellEnd"/>
      <w:r w:rsidR="00CF7F53">
        <w:rPr>
          <w:rFonts w:cstheme="minorHAnsi"/>
          <w:sz w:val="24"/>
          <w:szCs w:val="24"/>
        </w:rPr>
        <w:t xml:space="preserve"> command prompt</w:t>
      </w:r>
      <w:r w:rsidR="00CF7F53">
        <w:rPr>
          <w:rFonts w:cstheme="minorHAnsi" w:hint="cs"/>
          <w:sz w:val="24"/>
          <w:szCs w:val="24"/>
          <w:rtl/>
        </w:rPr>
        <w:t xml:space="preserve"> וע"י </w:t>
      </w:r>
      <w:proofErr w:type="spellStart"/>
      <w:r w:rsidR="00CF7F53">
        <w:rPr>
          <w:rFonts w:cstheme="minorHAnsi"/>
          <w:sz w:val="24"/>
          <w:szCs w:val="24"/>
        </w:rPr>
        <w:t>pgAdmin</w:t>
      </w:r>
      <w:proofErr w:type="spellEnd"/>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commentRangeStart w:id="85"/>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1F595308" w:rsidR="00916BEB" w:rsidRDefault="00916BEB" w:rsidP="00B71957">
      <w:pPr>
        <w:jc w:val="both"/>
        <w:rPr>
          <w:rFonts w:cstheme="minorHAnsi"/>
          <w:sz w:val="24"/>
          <w:szCs w:val="24"/>
          <w:rtl/>
        </w:rPr>
      </w:pPr>
      <w:r>
        <w:rPr>
          <w:rFonts w:cstheme="minorHAnsi" w:hint="cs"/>
          <w:sz w:val="24"/>
          <w:szCs w:val="24"/>
          <w:rtl/>
        </w:rPr>
        <w:lastRenderedPageBreak/>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r>
        <w:rPr>
          <w:rFonts w:cstheme="minorHAnsi"/>
          <w:sz w:val="24"/>
          <w:szCs w:val="24"/>
        </w:rPr>
        <w:t>Autocompl</w:t>
      </w:r>
      <w:r w:rsidR="00B71957">
        <w:rPr>
          <w:rFonts w:cstheme="minorHAnsi"/>
          <w:sz w:val="24"/>
          <w:szCs w:val="24"/>
        </w:rPr>
        <w:t>e</w:t>
      </w:r>
      <w:r>
        <w:rPr>
          <w:rFonts w:cstheme="minorHAnsi"/>
          <w:sz w:val="24"/>
          <w:szCs w:val="24"/>
        </w:rPr>
        <w:t>te</w:t>
      </w:r>
      <w:r>
        <w:rPr>
          <w:rFonts w:cstheme="minorHAnsi" w:hint="cs"/>
          <w:sz w:val="24"/>
          <w:szCs w:val="24"/>
          <w:rtl/>
        </w:rPr>
        <w:t xml:space="preserve"> ובכך ע"י לחיצת הכפתור לאישור התפקיד הרצוי הדף עובר ריענון ומיובא "הסל" של התפקיד החדש.</w:t>
      </w:r>
      <w:commentRangeEnd w:id="85"/>
      <w:r w:rsidR="00B71957">
        <w:rPr>
          <w:rStyle w:val="ad"/>
          <w:rtl/>
        </w:rPr>
        <w:commentReference w:id="85"/>
      </w:r>
    </w:p>
    <w:p w14:paraId="3322B2E3" w14:textId="535398BA" w:rsidR="005A16BC" w:rsidRPr="004B3FA2" w:rsidRDefault="00183C8E" w:rsidP="0090232D">
      <w:pPr>
        <w:jc w:val="both"/>
        <w:rPr>
          <w:rFonts w:cstheme="minorHAnsi"/>
          <w:sz w:val="24"/>
          <w:szCs w:val="24"/>
          <w:rtl/>
        </w:rPr>
      </w:pPr>
      <w:r>
        <w:rPr>
          <w:rFonts w:cstheme="minorHAnsi" w:hint="cs"/>
          <w:sz w:val="24"/>
          <w:szCs w:val="24"/>
          <w:rtl/>
        </w:rPr>
        <w:t xml:space="preserve">  </w:t>
      </w:r>
    </w:p>
    <w:p w14:paraId="175D6911" w14:textId="76DCEBBE" w:rsidR="0070366E" w:rsidRDefault="00C013AB" w:rsidP="0090232D">
      <w:pPr>
        <w:pStyle w:val="1"/>
        <w:jc w:val="both"/>
      </w:pPr>
      <w:bookmarkStart w:id="86" w:name="_Toc4609089"/>
      <w:r>
        <w:rPr>
          <w:rFonts w:hint="cs"/>
          <w:rtl/>
        </w:rPr>
        <w:t xml:space="preserve">5. </w:t>
      </w:r>
      <w:r w:rsidR="008B77AB">
        <w:rPr>
          <w:rFonts w:hint="cs"/>
          <w:rtl/>
        </w:rPr>
        <w:t>דיון</w:t>
      </w:r>
      <w:bookmarkEnd w:id="86"/>
    </w:p>
    <w:p w14:paraId="728DD3FF" w14:textId="61A1C068" w:rsidR="008B77AB" w:rsidRDefault="00C013AB" w:rsidP="0090232D">
      <w:pPr>
        <w:pStyle w:val="2"/>
        <w:jc w:val="both"/>
        <w:rPr>
          <w:rtl/>
        </w:rPr>
      </w:pPr>
      <w:bookmarkStart w:id="87" w:name="_Toc4609090"/>
      <w:r>
        <w:rPr>
          <w:rFonts w:hint="cs"/>
          <w:rtl/>
        </w:rPr>
        <w:t xml:space="preserve">5.1 </w:t>
      </w:r>
      <w:r w:rsidR="008E5199">
        <w:rPr>
          <w:rFonts w:hint="cs"/>
          <w:rtl/>
        </w:rPr>
        <w:t>יתרונות האפליקציה</w:t>
      </w:r>
      <w:bookmarkEnd w:id="87"/>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וכו'.</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651FBF9A" w:rsidR="00F10C3B" w:rsidRDefault="00F10C3B" w:rsidP="0090232D">
      <w:pPr>
        <w:jc w:val="both"/>
        <w:rPr>
          <w:rtl/>
        </w:rPr>
      </w:pPr>
      <w:r>
        <w:rPr>
          <w:rFonts w:hint="cs"/>
          <w:rtl/>
        </w:rPr>
        <w:t>ע"פ החלוקה הנ"ל קל לראות שמדובר בשרש</w:t>
      </w:r>
      <w:r w:rsidR="003E4F2B">
        <w:rPr>
          <w:rFonts w:hint="cs"/>
          <w:rtl/>
        </w:rPr>
        <w:t>ר</w:t>
      </w:r>
      <w:r>
        <w:rPr>
          <w:rFonts w:hint="cs"/>
          <w:rtl/>
        </w:rPr>
        <w:t>ת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57F05F9" w:rsidR="0040150A" w:rsidRDefault="0040150A" w:rsidP="0090232D">
      <w:pPr>
        <w:jc w:val="both"/>
        <w:rPr>
          <w:rtl/>
        </w:rPr>
      </w:pPr>
      <w:r>
        <w:rPr>
          <w:rFonts w:hint="cs"/>
          <w:rtl/>
        </w:rPr>
        <w:t>כך גם לגבי המכונים, כאן מדובר בהפסד כלכלי כאשר שולחים מועמדים שיכ</w:t>
      </w:r>
      <w:r w:rsidR="003E4F2B">
        <w:rPr>
          <w:rFonts w:hint="cs"/>
          <w:rtl/>
        </w:rPr>
        <w:t>ו</w:t>
      </w:r>
      <w:r>
        <w:rPr>
          <w:rFonts w:hint="cs"/>
          <w:rtl/>
        </w:rPr>
        <w:t>לנו לנבא את הצלחתם בשלב מוקדם יותר.</w:t>
      </w:r>
    </w:p>
    <w:p w14:paraId="2FCEAFC6" w14:textId="0E06743B" w:rsidR="0040150A" w:rsidRDefault="0040150A" w:rsidP="0090232D">
      <w:pPr>
        <w:jc w:val="both"/>
        <w:rPr>
          <w:rtl/>
        </w:rPr>
      </w:pPr>
      <w:r>
        <w:rPr>
          <w:rFonts w:hint="cs"/>
          <w:rtl/>
        </w:rPr>
        <w:t>התהליך כשלעצמו מייגע ולפעמים נוכל אכזבות וכ</w:t>
      </w:r>
      <w:r w:rsidR="003E4F2B">
        <w:rPr>
          <w:rFonts w:hint="cs"/>
          <w:rtl/>
        </w:rPr>
        <w:t>י</w:t>
      </w:r>
      <w:r>
        <w:rPr>
          <w:rFonts w:hint="cs"/>
          <w:rtl/>
        </w:rPr>
        <w:t xml:space="preserve">שלונות,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28A5A386" w:rsidR="0040150A" w:rsidRDefault="0040150A" w:rsidP="0090232D">
      <w:pPr>
        <w:jc w:val="both"/>
        <w:rPr>
          <w:rtl/>
        </w:rPr>
      </w:pPr>
      <w:r>
        <w:rPr>
          <w:rFonts w:hint="cs"/>
          <w:rtl/>
        </w:rPr>
        <w:t>כ</w:t>
      </w:r>
      <w:r w:rsidR="003E4F2B">
        <w:rPr>
          <w:rFonts w:hint="cs"/>
          <w:rtl/>
        </w:rPr>
        <w:t>י</w:t>
      </w:r>
      <w:r>
        <w:rPr>
          <w:rFonts w:hint="cs"/>
          <w:rtl/>
        </w:rPr>
        <w:t xml:space="preserve">שלונות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32CB0F68" w:rsidR="0040150A" w:rsidRDefault="0040150A" w:rsidP="003E4F2B">
      <w:pPr>
        <w:jc w:val="both"/>
        <w:rPr>
          <w:rtl/>
        </w:rPr>
      </w:pPr>
      <w:r>
        <w:rPr>
          <w:rFonts w:hint="cs"/>
          <w:rtl/>
        </w:rPr>
        <w:t>מתוך כל ה</w:t>
      </w:r>
      <w:r w:rsidR="003E4F2B">
        <w:rPr>
          <w:rFonts w:hint="cs"/>
          <w:rtl/>
        </w:rPr>
        <w:t>ערפל</w:t>
      </w:r>
      <w:r>
        <w:rPr>
          <w:rFonts w:hint="cs"/>
          <w:rtl/>
        </w:rPr>
        <w:t xml:space="preserve"> האופף את שיטה הנוכחית לגיוס עובד, החברה </w:t>
      </w:r>
      <w:r>
        <w:t>Cyber Traits</w:t>
      </w:r>
      <w:r>
        <w:rPr>
          <w:rFonts w:hint="cs"/>
          <w:rtl/>
        </w:rPr>
        <w:t xml:space="preserve"> מעוניינת להביא בשורה חדשה ומבטיחה לתחום.</w:t>
      </w:r>
    </w:p>
    <w:p w14:paraId="6B11864C" w14:textId="0B539894" w:rsidR="0040150A" w:rsidRDefault="003E4F2B" w:rsidP="003E4F2B">
      <w:pPr>
        <w:jc w:val="both"/>
        <w:rPr>
          <w:rtl/>
        </w:rPr>
      </w:pPr>
      <w:r>
        <w:rPr>
          <w:rFonts w:hint="cs"/>
          <w:rtl/>
        </w:rPr>
        <w:t>האפליקצי</w:t>
      </w:r>
      <w:r w:rsidR="0040150A">
        <w:rPr>
          <w:rFonts w:hint="cs"/>
          <w:rtl/>
        </w:rPr>
        <w:t>ה (במעמד הנוכחי) יכולה לתת מענה טוב יותר לארגונים ע"י כך שהמו</w:t>
      </w:r>
      <w:r>
        <w:rPr>
          <w:rFonts w:hint="cs"/>
          <w:rtl/>
        </w:rPr>
        <w:t>עמ</w:t>
      </w:r>
      <w:r w:rsidR="0040150A">
        <w:rPr>
          <w:rFonts w:hint="cs"/>
          <w:rtl/>
        </w:rPr>
        <w:t>ד צריך להיכנס ולמלא טפסים/שאלונים.</w:t>
      </w:r>
    </w:p>
    <w:p w14:paraId="6CF81DA2" w14:textId="394A739A" w:rsidR="00A73CF5" w:rsidRDefault="0040150A" w:rsidP="003E4F2B">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w:t>
      </w:r>
      <w:r w:rsidR="003E4F2B">
        <w:rPr>
          <w:rFonts w:hint="cs"/>
          <w:rtl/>
        </w:rPr>
        <w:t>נת</w:t>
      </w:r>
      <w:r>
        <w:rPr>
          <w:rFonts w:hint="cs"/>
          <w:rtl/>
        </w:rPr>
        <w:t xml:space="preserve"> האפשרות לאנשי ה</w:t>
      </w:r>
      <w:r>
        <w:rPr>
          <w:rFonts w:hint="cs"/>
        </w:rPr>
        <w:t>HR</w:t>
      </w:r>
      <w:r>
        <w:rPr>
          <w:rFonts w:hint="cs"/>
          <w:rtl/>
        </w:rPr>
        <w:t xml:space="preserve"> לשנו</w:t>
      </w:r>
      <w:r w:rsidR="003E4F2B">
        <w:rPr>
          <w:rFonts w:hint="cs"/>
          <w:rtl/>
        </w:rPr>
        <w:t>ת את אותן ההגדרות כפי ראות עיני</w:t>
      </w:r>
      <w:r>
        <w:rPr>
          <w:rFonts w:hint="cs"/>
          <w:rtl/>
        </w:rPr>
        <w:t>הם.</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7D5832AF" w:rsidR="00F10C3B" w:rsidRDefault="00A73CF5" w:rsidP="003E4F2B">
      <w:pPr>
        <w:jc w:val="both"/>
        <w:rPr>
          <w:rtl/>
        </w:rPr>
      </w:pPr>
      <w:r>
        <w:rPr>
          <w:rFonts w:hint="cs"/>
          <w:rtl/>
        </w:rPr>
        <w:t xml:space="preserve">כבר </w:t>
      </w:r>
      <w:r w:rsidR="003E4F2B">
        <w:rPr>
          <w:rFonts w:hint="cs"/>
          <w:rtl/>
        </w:rPr>
        <w:t xml:space="preserve">כאן </w:t>
      </w:r>
      <w:r>
        <w:rPr>
          <w:rFonts w:hint="cs"/>
          <w:rtl/>
        </w:rPr>
        <w:t xml:space="preserve">אנחנו יכולים להבין כי נדרשת פחות השקעה אפילו מצד אנשי </w:t>
      </w:r>
      <w:r>
        <w:rPr>
          <w:rFonts w:hint="cs"/>
        </w:rPr>
        <w:t>HR</w:t>
      </w:r>
      <w:r>
        <w:rPr>
          <w:rFonts w:hint="cs"/>
          <w:rtl/>
        </w:rPr>
        <w:t xml:space="preserve"> בגיוס הקיים היום, ועוד יותר חשוב</w:t>
      </w:r>
      <w:r w:rsidR="003E4F2B">
        <w:rPr>
          <w:rFonts w:hint="cs"/>
          <w:rtl/>
        </w:rPr>
        <w:t xml:space="preserve"> -</w:t>
      </w:r>
      <w:r>
        <w:rPr>
          <w:rFonts w:hint="cs"/>
          <w:rtl/>
        </w:rPr>
        <w:t xml:space="preserve"> אנחנו מורידים משמעותית את כמות המועמדים שימשיכו לשלבים הבאים (בו כמובן מעורבים, </w:t>
      </w:r>
      <w:r>
        <w:rPr>
          <w:rFonts w:hint="cs"/>
        </w:rPr>
        <w:t>TL</w:t>
      </w:r>
      <w:r>
        <w:rPr>
          <w:rFonts w:hint="cs"/>
          <w:rtl/>
        </w:rPr>
        <w:t>,מנהל, מכונים וכו'), כלומר מתקבל חיסכון משמעותי בזמן, כסף ושימוש במשאבים (ב</w:t>
      </w:r>
      <w:r w:rsidR="003E4F2B">
        <w:rPr>
          <w:rFonts w:hint="cs"/>
          <w:rtl/>
        </w:rPr>
        <w:t>זבוז</w:t>
      </w:r>
      <w:r>
        <w:rPr>
          <w:rFonts w:hint="cs"/>
          <w:rtl/>
        </w:rPr>
        <w:t xml:space="preserve"> זמן של </w:t>
      </w:r>
      <w:r>
        <w:rPr>
          <w:rFonts w:hint="cs"/>
        </w:rPr>
        <w:t>TL</w:t>
      </w:r>
      <w:r>
        <w:rPr>
          <w:rFonts w:hint="cs"/>
          <w:rtl/>
        </w:rPr>
        <w:t xml:space="preserve"> למשל)</w:t>
      </w:r>
      <w:r w:rsidR="003E4F2B">
        <w:rPr>
          <w:rFonts w:hint="cs"/>
          <w:rtl/>
        </w:rPr>
        <w:t>.</w:t>
      </w:r>
      <w:r w:rsidR="00F10C3B">
        <w:rPr>
          <w:rFonts w:hint="cs"/>
          <w:rtl/>
        </w:rPr>
        <w:t xml:space="preserve"> </w:t>
      </w:r>
    </w:p>
    <w:p w14:paraId="728473B4" w14:textId="62EC4011" w:rsidR="00690008" w:rsidRDefault="003E4F2B" w:rsidP="003E4F2B">
      <w:pPr>
        <w:jc w:val="both"/>
        <w:rPr>
          <w:rtl/>
        </w:rPr>
      </w:pPr>
      <w:r>
        <w:rPr>
          <w:rFonts w:hint="cs"/>
          <w:rtl/>
        </w:rPr>
        <w:lastRenderedPageBreak/>
        <w:t>ערך נוסף המתקבל מהאפליקצ</w:t>
      </w:r>
      <w:r w:rsidR="00690008">
        <w:rPr>
          <w:rFonts w:hint="cs"/>
          <w:rtl/>
        </w:rPr>
        <w:t>יה הוא האפשרות להרכיב צוות שיהיה המתאים</w:t>
      </w:r>
      <w:r>
        <w:rPr>
          <w:rFonts w:hint="cs"/>
          <w:rtl/>
        </w:rPr>
        <w:t xml:space="preserve"> ביותר עבור משימה שהחברה הגדירה.</w:t>
      </w:r>
      <w:r w:rsidR="00690008">
        <w:rPr>
          <w:rFonts w:hint="cs"/>
          <w:rtl/>
        </w:rPr>
        <w:t xml:space="preserve"> לא פעם מתקבלת החלטה בחברה לייצר מוצר חדש ומכאן עולים הלבטים אילו אנשים ירכיבו את הצוות, בד</w:t>
      </w:r>
      <w:r>
        <w:rPr>
          <w:rFonts w:hint="cs"/>
          <w:rtl/>
        </w:rPr>
        <w:t>רך כלל</w:t>
      </w:r>
      <w:r w:rsidR="00690008">
        <w:rPr>
          <w:rFonts w:hint="cs"/>
          <w:rtl/>
        </w:rPr>
        <w:t xml:space="preserve"> אנשי הצוות מגיעים מתוך החברה ולכן זה יותר קל אבל מצד שני איך נדע את מי </w:t>
      </w:r>
      <w:r>
        <w:rPr>
          <w:rFonts w:hint="cs"/>
          <w:rtl/>
        </w:rPr>
        <w:t>לצרף לצוות</w:t>
      </w:r>
      <w:r w:rsidR="00690008">
        <w:rPr>
          <w:rFonts w:hint="cs"/>
          <w:rtl/>
        </w:rPr>
        <w:t>?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2C944D53" w14:textId="4150420D" w:rsidR="008E5199" w:rsidRDefault="00C013AB" w:rsidP="0090232D">
      <w:pPr>
        <w:pStyle w:val="2"/>
        <w:jc w:val="both"/>
        <w:rPr>
          <w:rtl/>
        </w:rPr>
      </w:pPr>
      <w:bookmarkStart w:id="88" w:name="_Toc4609091"/>
      <w:r>
        <w:rPr>
          <w:rFonts w:hint="cs"/>
          <w:rtl/>
        </w:rPr>
        <w:t xml:space="preserve">5.2 </w:t>
      </w:r>
      <w:r w:rsidR="008E5199">
        <w:rPr>
          <w:rFonts w:hint="cs"/>
          <w:rtl/>
        </w:rPr>
        <w:t>הרחבות אפשריות למערכת</w:t>
      </w:r>
      <w:bookmarkEnd w:id="88"/>
      <w:r w:rsidR="00690008">
        <w:rPr>
          <w:rFonts w:hint="cs"/>
          <w:rtl/>
        </w:rPr>
        <w:t xml:space="preserve">  </w:t>
      </w:r>
    </w:p>
    <w:p w14:paraId="3F02C404" w14:textId="1B7D2319" w:rsidR="00690008" w:rsidRDefault="00690008" w:rsidP="003E4F2B">
      <w:pPr>
        <w:pStyle w:val="3"/>
        <w:rPr>
          <w:rtl/>
        </w:rPr>
      </w:pPr>
      <w:bookmarkStart w:id="89" w:name="_Toc4609092"/>
      <w:r>
        <w:rPr>
          <w:rFonts w:hint="cs"/>
          <w:rtl/>
        </w:rPr>
        <w:t xml:space="preserve">5.2.1 שילוב </w:t>
      </w:r>
      <w:r>
        <w:t>Machine Learning</w:t>
      </w:r>
      <w:bookmarkEnd w:id="89"/>
      <w:r>
        <w:t xml:space="preserve"> </w:t>
      </w:r>
    </w:p>
    <w:p w14:paraId="66A3C030" w14:textId="76C7DF46" w:rsidR="000375E3" w:rsidRDefault="008B11AA" w:rsidP="003E4F2B">
      <w:pPr>
        <w:jc w:val="both"/>
        <w:rPr>
          <w:rtl/>
        </w:rPr>
      </w:pPr>
      <w:commentRangeStart w:id="90"/>
      <w:r>
        <w:rPr>
          <w:rFonts w:hint="cs"/>
          <w:rtl/>
        </w:rPr>
        <w:t xml:space="preserve">הרחבה אפשרית </w:t>
      </w:r>
      <w:commentRangeEnd w:id="90"/>
      <w:r w:rsidR="003E4F2B">
        <w:rPr>
          <w:rStyle w:val="ad"/>
        </w:rPr>
        <w:commentReference w:id="90"/>
      </w:r>
      <w:r>
        <w:rPr>
          <w:rFonts w:hint="cs"/>
          <w:rtl/>
        </w:rPr>
        <w:t>היא היכולת לוותר באופן מלא או חלקי על השאלונים הממולאים באופן ידני על המועמד, כמובן שמדובר בשאלונים מבוררים היטב ע"י פסיכולוגים כדי להקשות על המו</w:t>
      </w:r>
      <w:r w:rsidR="003E4F2B">
        <w:rPr>
          <w:rFonts w:hint="cs"/>
          <w:rtl/>
        </w:rPr>
        <w:t>עמ</w:t>
      </w:r>
      <w:r>
        <w:rPr>
          <w:rFonts w:hint="cs"/>
          <w:rtl/>
        </w:rPr>
        <w:t>ד "לשקר" בתשובותיו, גם בשלב זה אנחנו נשארים במעט חוסר ביטחון מלא בי</w:t>
      </w:r>
      <w:r w:rsidR="003E4F2B">
        <w:rPr>
          <w:rFonts w:hint="cs"/>
          <w:rtl/>
        </w:rPr>
        <w:t>כולותיו ותכונות אישיות</w:t>
      </w:r>
      <w:r>
        <w:rPr>
          <w:rFonts w:hint="cs"/>
          <w:rtl/>
        </w:rPr>
        <w:t>ו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r>
        <w:t>Link</w:t>
      </w:r>
      <w:r w:rsidR="003E4F2B">
        <w:t>e</w:t>
      </w:r>
      <w:r>
        <w:t>d</w:t>
      </w:r>
      <w:r w:rsidR="003E4F2B">
        <w:t>I</w:t>
      </w:r>
      <w:r>
        <w:t>n, Facebook</w:t>
      </w:r>
      <w:r>
        <w:rPr>
          <w:rFonts w:hint="cs"/>
          <w:rtl/>
        </w:rPr>
        <w:t xml:space="preserve"> וכו',</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1BE3B26" w:rsidR="00CE062A" w:rsidRDefault="00CE062A" w:rsidP="0090232D">
      <w:pPr>
        <w:pStyle w:val="2"/>
        <w:jc w:val="both"/>
        <w:rPr>
          <w:rtl/>
        </w:rPr>
      </w:pPr>
      <w:bookmarkStart w:id="91" w:name="_Toc4609093"/>
      <w:r>
        <w:rPr>
          <w:rFonts w:hint="cs"/>
          <w:rtl/>
        </w:rPr>
        <w:t>5.3 אתגרים שהתמודדנו איתם במהלך</w:t>
      </w:r>
      <w:r w:rsidR="00340F8E">
        <w:rPr>
          <w:rFonts w:hint="cs"/>
          <w:rtl/>
        </w:rPr>
        <w:t xml:space="preserve"> הפרו</w:t>
      </w:r>
      <w:r>
        <w:rPr>
          <w:rFonts w:hint="cs"/>
          <w:rtl/>
        </w:rPr>
        <w:t>יקט</w:t>
      </w:r>
      <w:bookmarkEnd w:id="91"/>
    </w:p>
    <w:p w14:paraId="28DE5283" w14:textId="2F03C1C7" w:rsidR="00310D09" w:rsidRPr="002D105B" w:rsidRDefault="00310D09" w:rsidP="0090232D">
      <w:pPr>
        <w:pStyle w:val="3"/>
        <w:jc w:val="both"/>
        <w:rPr>
          <w:rtl/>
        </w:rPr>
      </w:pPr>
      <w:bookmarkStart w:id="92" w:name="_Toc4609094"/>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92"/>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48200" cy="3495675"/>
                    </a:xfrm>
                    <a:prstGeom prst="rect">
                      <a:avLst/>
                    </a:prstGeom>
                  </pic:spPr>
                </pic:pic>
              </a:graphicData>
            </a:graphic>
          </wp:inline>
        </w:drawing>
      </w:r>
    </w:p>
    <w:p w14:paraId="10E1EFE7" w14:textId="77777777" w:rsidR="00E118B8" w:rsidRDefault="002D105B" w:rsidP="00E118B8">
      <w:pPr>
        <w:jc w:val="both"/>
        <w:rPr>
          <w:rFonts w:cstheme="minorHAnsi"/>
          <w:rtl/>
        </w:rPr>
      </w:pPr>
      <w:r w:rsidRPr="002D105B">
        <w:rPr>
          <w:rFonts w:cstheme="minorHAnsi"/>
          <w:rtl/>
        </w:rPr>
        <w:lastRenderedPageBreak/>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00E118B8">
        <w:rPr>
          <w:rFonts w:cstheme="minorHAnsi" w:hint="cs"/>
          <w:rtl/>
        </w:rPr>
        <w:t>,</w:t>
      </w:r>
      <w:r w:rsidRPr="002D105B">
        <w:rPr>
          <w:rFonts w:cstheme="minorHAnsi" w:hint="cs"/>
          <w:rtl/>
        </w:rPr>
        <w:t xml:space="preserve"> במקרה שלנו </w:t>
      </w:r>
      <w:r w:rsidR="00E118B8">
        <w:rPr>
          <w:rFonts w:cstheme="minorHAnsi" w:hint="cs"/>
          <w:rtl/>
        </w:rPr>
        <w:t xml:space="preserve">מדובר </w:t>
      </w:r>
      <w:r w:rsidRPr="002D105B">
        <w:rPr>
          <w:rFonts w:cstheme="minorHAnsi" w:hint="cs"/>
          <w:rtl/>
        </w:rPr>
        <w:t>בתו</w:t>
      </w:r>
      <w:r w:rsidR="00E118B8">
        <w:rPr>
          <w:rFonts w:cstheme="minorHAnsi" w:hint="cs"/>
          <w:rtl/>
        </w:rPr>
        <w:t xml:space="preserve"> נקודה </w:t>
      </w:r>
      <w:r w:rsidR="00E118B8">
        <w:rPr>
          <w:rFonts w:cstheme="minorHAnsi"/>
          <w:rtl/>
        </w:rPr>
        <w:t>–</w:t>
      </w:r>
      <w:r w:rsidR="00E118B8">
        <w:rPr>
          <w:rFonts w:cstheme="minorHAnsi" w:hint="cs"/>
          <w:rtl/>
        </w:rPr>
        <w:t xml:space="preserve">  '</w:t>
      </w:r>
      <w:r w:rsidRPr="002D105B">
        <w:rPr>
          <w:rFonts w:cstheme="minorHAnsi" w:hint="cs"/>
          <w:rtl/>
        </w:rPr>
        <w:t>.</w:t>
      </w:r>
      <w:r w:rsidR="00E118B8">
        <w:rPr>
          <w:rFonts w:cstheme="minorHAnsi" w:hint="cs"/>
          <w:rtl/>
        </w:rPr>
        <w:t>' שיכול להופיע בתוך ערכים אבל לא בתוך מפתחות. במקרה שלנו הוא הופיע גם בתוך מפתחות:</w:t>
      </w:r>
    </w:p>
    <w:p w14:paraId="7069ABA6" w14:textId="77777777" w:rsidR="00E118B8" w:rsidRDefault="00E118B8" w:rsidP="00E118B8">
      <w:pPr>
        <w:jc w:val="both"/>
        <w:rPr>
          <w:rFonts w:cstheme="minorHAnsi"/>
          <w:rtl/>
        </w:rPr>
      </w:pPr>
      <w:r w:rsidRPr="002D105B">
        <w:rPr>
          <w:rFonts w:cstheme="minorHAnsi"/>
          <w:noProof/>
        </w:rPr>
        <w:drawing>
          <wp:inline distT="0" distB="0" distL="0" distR="0" wp14:anchorId="2EADB708" wp14:editId="59536C2C">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14700" cy="2095500"/>
                    </a:xfrm>
                    <a:prstGeom prst="rect">
                      <a:avLst/>
                    </a:prstGeom>
                  </pic:spPr>
                </pic:pic>
              </a:graphicData>
            </a:graphic>
          </wp:inline>
        </w:drawing>
      </w:r>
    </w:p>
    <w:p w14:paraId="10CCA70D" w14:textId="68ED9EDA" w:rsidR="002D105B" w:rsidRPr="002D105B" w:rsidRDefault="002D105B" w:rsidP="00E118B8">
      <w:pPr>
        <w:jc w:val="both"/>
        <w:rPr>
          <w:rFonts w:cstheme="minorHAnsi"/>
          <w:rtl/>
        </w:rPr>
      </w:pPr>
      <w:r w:rsidRPr="002D105B">
        <w:rPr>
          <w:rFonts w:cstheme="minorHAnsi" w:hint="cs"/>
          <w:rtl/>
        </w:rPr>
        <w:t xml:space="preserve">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w:t>
      </w:r>
      <w:r w:rsidR="00E118B8">
        <w:rPr>
          <w:rFonts w:cstheme="minorHAnsi" w:hint="cs"/>
          <w:rtl/>
        </w:rPr>
        <w:t>לאפיין את כל המקרים בהם זה מופיע במפתח,</w:t>
      </w:r>
      <w:r w:rsidRPr="002D105B">
        <w:rPr>
          <w:rFonts w:cstheme="minorHAnsi" w:hint="cs"/>
          <w:rtl/>
        </w:rPr>
        <w:t xml:space="preserve"> ולכן נדרשנו ל</w:t>
      </w:r>
      <w:r w:rsidR="00E118B8">
        <w:rPr>
          <w:rFonts w:cstheme="minorHAnsi" w:hint="cs"/>
          <w:rtl/>
        </w:rPr>
        <w:t>השתמש בביטוי רגולרי. ניסינו לקחת את הב</w:t>
      </w:r>
      <w:r w:rsidRPr="002D105B">
        <w:rPr>
          <w:rFonts w:cstheme="minorHAnsi" w:hint="cs"/>
          <w:rtl/>
        </w:rPr>
        <w:t>יטוי הבא</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\d\d\d\d</w:t>
      </w:r>
      <w:r w:rsidR="00E118B8">
        <w:rPr>
          <w:rStyle w:val="ab"/>
          <w:rFonts w:cstheme="minorHAnsi"/>
        </w:rPr>
        <w:footnoteReference w:id="24"/>
      </w:r>
      <w:r w:rsidRPr="002D105B">
        <w:rPr>
          <w:rFonts w:cstheme="minorHAnsi"/>
        </w:rPr>
        <w:t>\x2e</w:t>
      </w:r>
      <w:r w:rsidR="00E118B8">
        <w:rPr>
          <w:rFonts w:cstheme="minorHAnsi"/>
        </w:rPr>
        <w:t>"</w:t>
      </w:r>
      <w:r w:rsidRPr="002D105B">
        <w:rPr>
          <w:rFonts w:cstheme="minorHAnsi" w:hint="cs"/>
          <w:rtl/>
        </w:rPr>
        <w:t xml:space="preserve"> ולהחליפו ב</w:t>
      </w:r>
      <w:r w:rsidR="00E118B8">
        <w:rPr>
          <w:rFonts w:cstheme="minorHAnsi" w:hint="cs"/>
          <w:rtl/>
        </w:rPr>
        <w:t>-"</w:t>
      </w:r>
      <w:r w:rsidRPr="002D105B">
        <w:rPr>
          <w:rFonts w:cstheme="minorHAnsi" w:hint="cs"/>
          <w:rtl/>
        </w:rPr>
        <w:t xml:space="preserve"> </w:t>
      </w:r>
      <w:r w:rsidRPr="002D105B">
        <w:rPr>
          <w:rFonts w:cstheme="minorHAnsi"/>
        </w:rPr>
        <w:t>\d\d\d\d_</w:t>
      </w:r>
      <w:r w:rsidR="00E118B8">
        <w:rPr>
          <w:rFonts w:cstheme="minorHAnsi" w:hint="cs"/>
          <w:rtl/>
        </w:rPr>
        <w:t xml:space="preserve">". </w:t>
      </w:r>
      <w:r w:rsidRPr="002D105B">
        <w:rPr>
          <w:rFonts w:cstheme="minorHAnsi" w:hint="cs"/>
          <w:rtl/>
        </w:rPr>
        <w:t>נתקלנו בבעיה שלא שמרנו על המפתחות אלא החלפנו גם את הערכים המספריים שלהם למחרוזת</w:t>
      </w:r>
      <w:r w:rsidR="00E118B8">
        <w:rPr>
          <w:rFonts w:cstheme="minorHAnsi" w:hint="cs"/>
          <w:rtl/>
        </w:rPr>
        <w:t xml:space="preserve"> "</w:t>
      </w:r>
      <w:proofErr w:type="spellStart"/>
      <w:r w:rsidRPr="002D105B">
        <w:rPr>
          <w:rFonts w:cstheme="minorHAnsi"/>
        </w:rPr>
        <w:t>dddd</w:t>
      </w:r>
      <w:proofErr w:type="spellEnd"/>
      <w:r w:rsidR="00E118B8">
        <w:rPr>
          <w:rFonts w:cstheme="minorHAnsi" w:hint="cs"/>
          <w:rtl/>
        </w:rPr>
        <w:t>"</w:t>
      </w:r>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w:t>
      </w:r>
      <w:r w:rsidR="00E118B8">
        <w:rPr>
          <w:rFonts w:cstheme="minorHAnsi" w:hint="cs"/>
          <w:rtl/>
        </w:rPr>
        <w:t xml:space="preserve">להמיר את </w:t>
      </w:r>
      <w:r w:rsidR="00E118B8">
        <w:rPr>
          <w:rFonts w:cstheme="minorHAnsi"/>
        </w:rPr>
        <w:t>"</w:t>
      </w:r>
      <w:r w:rsidRPr="002D105B">
        <w:rPr>
          <w:rFonts w:cstheme="minorHAnsi"/>
        </w:rPr>
        <w:t>(\d\d\d\d)\x2e</w:t>
      </w:r>
      <w:r w:rsidR="00E118B8">
        <w:rPr>
          <w:rFonts w:cstheme="minorHAnsi"/>
        </w:rPr>
        <w:t>"</w:t>
      </w:r>
      <w:r w:rsidRPr="002D105B">
        <w:rPr>
          <w:rFonts w:cstheme="minorHAnsi" w:hint="cs"/>
          <w:rtl/>
        </w:rPr>
        <w:t xml:space="preserve"> ל</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\1_</w:t>
      </w:r>
      <w:r w:rsidRPr="002D105B">
        <w:rPr>
          <w:rFonts w:cstheme="minorHAnsi" w:hint="cs"/>
          <w:rtl/>
        </w:rPr>
        <w:t xml:space="preserve"> </w:t>
      </w:r>
      <w:r w:rsidR="00E118B8">
        <w:rPr>
          <w:rFonts w:cstheme="minorHAnsi" w:hint="cs"/>
          <w:rtl/>
        </w:rPr>
        <w:t>כ</w:t>
      </w:r>
      <w:r w:rsidRPr="002D105B">
        <w:rPr>
          <w:rFonts w:cstheme="minorHAnsi" w:hint="cs"/>
          <w:rtl/>
        </w:rPr>
        <w:t>שלמעשה 1\ היא הקבוצה שנמצאת בסוגריים</w:t>
      </w:r>
      <w:r w:rsidR="00E118B8">
        <w:rPr>
          <w:rFonts w:cstheme="minorHAnsi" w:hint="cs"/>
          <w:rtl/>
        </w:rPr>
        <w:t>,</w:t>
      </w:r>
      <w:r w:rsidRPr="002D105B">
        <w:rPr>
          <w:rFonts w:cstheme="minorHAnsi" w:hint="cs"/>
          <w:rtl/>
        </w:rPr>
        <w:t xml:space="preserve"> וכך שמרנו על הערכים הללו</w:t>
      </w:r>
      <w:r w:rsidR="00E118B8">
        <w:rPr>
          <w:rFonts w:cstheme="minorHAnsi" w:hint="cs"/>
          <w:rtl/>
        </w:rPr>
        <w:t>.</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881630"/>
                    </a:xfrm>
                    <a:prstGeom prst="rect">
                      <a:avLst/>
                    </a:prstGeom>
                  </pic:spPr>
                </pic:pic>
              </a:graphicData>
            </a:graphic>
          </wp:inline>
        </w:drawing>
      </w:r>
    </w:p>
    <w:p w14:paraId="5B6490E1" w14:textId="30BC5C97" w:rsidR="002D105B" w:rsidRPr="002D105B" w:rsidRDefault="002D105B" w:rsidP="0090232D">
      <w:pPr>
        <w:jc w:val="both"/>
        <w:rPr>
          <w:rFonts w:cstheme="minorHAnsi"/>
        </w:rPr>
      </w:pPr>
    </w:p>
    <w:p w14:paraId="3C16EC11" w14:textId="77777777" w:rsidR="002D105B" w:rsidRPr="002D105B" w:rsidRDefault="002D105B" w:rsidP="0090232D">
      <w:pPr>
        <w:jc w:val="both"/>
        <w:rPr>
          <w:rFonts w:cstheme="minorHAnsi"/>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350D61" w:rsidP="0090232D">
      <w:pPr>
        <w:pStyle w:val="a9"/>
        <w:jc w:val="both"/>
        <w:rPr>
          <w:rStyle w:val="Hyperlink"/>
          <w:sz w:val="24"/>
          <w:szCs w:val="24"/>
          <w:rtl/>
        </w:rPr>
      </w:pPr>
      <w:hyperlink r:id="rId83"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39559AE3" w:rsidR="002D105B" w:rsidRPr="002D105B" w:rsidRDefault="002D105B" w:rsidP="00E118B8">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00E118B8">
        <w:rPr>
          <w:rFonts w:cstheme="minorHAnsi"/>
        </w:rPr>
        <w:t>S</w:t>
      </w:r>
      <w:r w:rsidRPr="002D105B">
        <w:rPr>
          <w:rFonts w:cstheme="minorHAnsi"/>
        </w:rPr>
        <w:t>tackOver</w:t>
      </w:r>
      <w:r w:rsidR="00E118B8">
        <w:rPr>
          <w:rFonts w:cstheme="minorHAnsi"/>
        </w:rPr>
        <w:t>f</w:t>
      </w:r>
      <w:r w:rsidRPr="002D105B">
        <w:rPr>
          <w:rFonts w:cstheme="minorHAnsi"/>
        </w:rPr>
        <w:t>low</w:t>
      </w:r>
      <w:proofErr w:type="spellEnd"/>
      <w:r w:rsidRPr="002D105B">
        <w:rPr>
          <w:rFonts w:cstheme="minorHAnsi" w:hint="cs"/>
          <w:rtl/>
        </w:rPr>
        <w:t xml:space="preserve"> תשובה שלפיה צריך שיהיה </w:t>
      </w:r>
      <w:r w:rsidR="00E118B8">
        <w:rPr>
          <w:rFonts w:cstheme="minorHAnsi" w:hint="cs"/>
          <w:rtl/>
        </w:rPr>
        <w:t xml:space="preserve">דווקא </w:t>
      </w:r>
      <w:r w:rsidRPr="002D105B">
        <w:rPr>
          <w:rFonts w:cstheme="minorHAnsi" w:hint="cs"/>
          <w:rtl/>
        </w:rPr>
        <w:t xml:space="preserve">קידוד </w:t>
      </w:r>
      <w:r w:rsidRPr="002D105B">
        <w:rPr>
          <w:rFonts w:cstheme="minorHAnsi"/>
        </w:rPr>
        <w:t>UTF-8</w:t>
      </w:r>
      <w:r w:rsidR="00E118B8">
        <w:rPr>
          <w:rFonts w:cstheme="minorHAnsi" w:hint="cs"/>
          <w:rtl/>
        </w:rPr>
        <w:t xml:space="preserve"> </w:t>
      </w:r>
      <w:r w:rsidRPr="002D105B">
        <w:rPr>
          <w:rFonts w:cstheme="minorHAnsi" w:hint="cs"/>
          <w:rtl/>
        </w:rPr>
        <w:t xml:space="preserve">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4AB811EC" w14:textId="3B1137C9" w:rsidR="002D105B" w:rsidRPr="002D105B" w:rsidRDefault="002D105B" w:rsidP="0090232D">
      <w:pPr>
        <w:jc w:val="both"/>
        <w:rPr>
          <w:rFonts w:cstheme="minorHAnsi"/>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19325" cy="1743075"/>
                    </a:xfrm>
                    <a:prstGeom prst="rect">
                      <a:avLst/>
                    </a:prstGeom>
                  </pic:spPr>
                </pic:pic>
              </a:graphicData>
            </a:graphic>
          </wp:inline>
        </w:drawing>
      </w:r>
    </w:p>
    <w:p w14:paraId="3A93B2B6" w14:textId="093D59F3" w:rsidR="002D105B" w:rsidRPr="002D105B" w:rsidRDefault="00350D61" w:rsidP="0090232D">
      <w:pPr>
        <w:pStyle w:val="a9"/>
        <w:jc w:val="both"/>
        <w:rPr>
          <w:rStyle w:val="Hyperlink"/>
          <w:sz w:val="24"/>
          <w:szCs w:val="24"/>
          <w:rtl/>
        </w:rPr>
      </w:pPr>
      <w:hyperlink r:id="rId85"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93" w:name="_Toc4609095"/>
      <w:r>
        <w:rPr>
          <w:rFonts w:hint="cs"/>
          <w:rtl/>
        </w:rPr>
        <w:t>5.3.2 שינוי אורך מחרוזת ב</w:t>
      </w:r>
      <w:r>
        <w:t>SQL</w:t>
      </w:r>
      <w:bookmarkEnd w:id="93"/>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54B373F6" w:rsidR="00310D09" w:rsidRPr="00310D09" w:rsidRDefault="00310D09" w:rsidP="00A64677">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00A64677">
        <w:rPr>
          <w:rFonts w:cstheme="minorHAnsi" w:hint="cs"/>
          <w:rtl/>
        </w:rPr>
        <w:t>,</w:t>
      </w:r>
      <w:r w:rsidRPr="00310D09">
        <w:rPr>
          <w:rFonts w:cstheme="minorHAnsi"/>
          <w:rtl/>
        </w:rPr>
        <w:t xml:space="preserve"> </w:t>
      </w:r>
      <w:r w:rsidR="00A64677">
        <w:rPr>
          <w:rFonts w:cstheme="minorHAnsi" w:hint="cs"/>
          <w:rtl/>
        </w:rPr>
        <w:t>שאסף את הנתונים מהאתר, עיבד אותם,</w:t>
      </w:r>
      <w:r w:rsidRPr="00310D09">
        <w:rPr>
          <w:rFonts w:cstheme="minorHAnsi"/>
          <w:rtl/>
        </w:rPr>
        <w:t xml:space="preserve"> </w:t>
      </w:r>
      <w:r w:rsidR="00A64677">
        <w:rPr>
          <w:rFonts w:cstheme="minorHAnsi" w:hint="cs"/>
          <w:rtl/>
        </w:rPr>
        <w:t>ו</w:t>
      </w:r>
      <w:r w:rsidRPr="00310D09">
        <w:rPr>
          <w:rFonts w:cstheme="minorHAnsi"/>
          <w:rtl/>
        </w:rPr>
        <w:t>הכניס את הנתונים לאחר עיבודים לתוך ה</w:t>
      </w:r>
      <w:proofErr w:type="spellStart"/>
      <w:r w:rsidRPr="00310D09">
        <w:rPr>
          <w:rFonts w:cstheme="minorHAnsi"/>
        </w:rPr>
        <w:t>postgres</w:t>
      </w:r>
      <w:proofErr w:type="spellEnd"/>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674620"/>
                    </a:xfrm>
                    <a:prstGeom prst="rect">
                      <a:avLst/>
                    </a:prstGeom>
                  </pic:spPr>
                </pic:pic>
              </a:graphicData>
            </a:graphic>
          </wp:inline>
        </w:drawing>
      </w:r>
    </w:p>
    <w:p w14:paraId="748DFED3" w14:textId="672F5A9D" w:rsidR="00310D09" w:rsidRPr="00310D09" w:rsidRDefault="00310D09" w:rsidP="00A64677">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w:t>
      </w:r>
      <w:r w:rsidR="00A64677">
        <w:rPr>
          <w:rFonts w:cstheme="minorHAnsi"/>
          <w:rtl/>
        </w:rPr>
        <w:t>בלנו תשובות שקידמו אותנו ל</w:t>
      </w:r>
      <w:r w:rsidR="00A64677">
        <w:rPr>
          <w:rFonts w:cstheme="minorHAnsi" w:hint="cs"/>
          <w:rtl/>
        </w:rPr>
        <w:t>פתרון</w:t>
      </w:r>
    </w:p>
    <w:p w14:paraId="0675CCA8" w14:textId="5C94CB4C" w:rsidR="00310D09" w:rsidRPr="00310D09" w:rsidRDefault="00A64677" w:rsidP="00A64677">
      <w:pPr>
        <w:jc w:val="both"/>
        <w:rPr>
          <w:rFonts w:cstheme="minorHAnsi"/>
          <w:rtl/>
        </w:rPr>
      </w:pPr>
      <w:r>
        <w:rPr>
          <w:rFonts w:cstheme="minorHAnsi" w:hint="cs"/>
          <w:rtl/>
        </w:rPr>
        <w:t>לאחר כמה חיפושים</w:t>
      </w:r>
      <w:r w:rsidR="00310D09" w:rsidRPr="00310D09">
        <w:rPr>
          <w:rFonts w:cstheme="minorHAnsi"/>
          <w:rtl/>
        </w:rPr>
        <w:t xml:space="preserve"> </w:t>
      </w:r>
      <w:r>
        <w:rPr>
          <w:rFonts w:cstheme="minorHAnsi" w:hint="cs"/>
          <w:rtl/>
        </w:rPr>
        <w:t>גילינו שבמצבים כאלה יש צורך בשימוש במילה נוספת -</w:t>
      </w:r>
      <w:r w:rsidR="00310D09" w:rsidRPr="00310D09">
        <w:rPr>
          <w:rFonts w:cstheme="minorHAnsi"/>
          <w:rtl/>
        </w:rPr>
        <w:t xml:space="preserve"> </w:t>
      </w:r>
    </w:p>
    <w:p w14:paraId="70390100" w14:textId="1CEDB731" w:rsidR="00310D09" w:rsidRPr="00310D09" w:rsidRDefault="00350D61" w:rsidP="0090232D">
      <w:pPr>
        <w:bidi w:val="0"/>
        <w:jc w:val="both"/>
        <w:rPr>
          <w:rFonts w:cstheme="minorHAnsi"/>
        </w:rPr>
      </w:pPr>
      <w:hyperlink r:id="rId88"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0B3C7E7F" w:rsidR="00310D09" w:rsidRPr="00310D09" w:rsidRDefault="00A64677" w:rsidP="0090232D">
      <w:pPr>
        <w:jc w:val="both"/>
        <w:rPr>
          <w:rFonts w:cstheme="minorHAnsi"/>
          <w:rtl/>
        </w:rPr>
      </w:pPr>
      <w:r>
        <w:rPr>
          <w:rFonts w:cstheme="minorHAnsi"/>
          <w:noProof/>
        </w:rPr>
        <mc:AlternateContent>
          <mc:Choice Requires="wps">
            <w:drawing>
              <wp:anchor distT="0" distB="0" distL="114300" distR="114300" simplePos="0" relativeHeight="251676160" behindDoc="0" locked="0" layoutInCell="1" allowOverlap="1" wp14:anchorId="2ACD886F" wp14:editId="78CBCC8E">
                <wp:simplePos x="0" y="0"/>
                <wp:positionH relativeFrom="column">
                  <wp:posOffset>4546600</wp:posOffset>
                </wp:positionH>
                <wp:positionV relativeFrom="paragraph">
                  <wp:posOffset>1010920</wp:posOffset>
                </wp:positionV>
                <wp:extent cx="304800" cy="685800"/>
                <wp:effectExtent l="57150" t="38100" r="19050" b="19050"/>
                <wp:wrapNone/>
                <wp:docPr id="43" name="מחבר חץ ישר 43"/>
                <wp:cNvGraphicFramePr/>
                <a:graphic xmlns:a="http://schemas.openxmlformats.org/drawingml/2006/main">
                  <a:graphicData uri="http://schemas.microsoft.com/office/word/2010/wordprocessingShape">
                    <wps:wsp>
                      <wps:cNvCnPr/>
                      <wps:spPr>
                        <a:xfrm flipH="1" flipV="1">
                          <a:off x="0" y="0"/>
                          <a:ext cx="304800" cy="685800"/>
                        </a:xfrm>
                        <a:prstGeom prst="straightConnector1">
                          <a:avLst/>
                        </a:prstGeom>
                        <a:ln w="28575">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87B785" id="מחבר חץ ישר 43" o:spid="_x0000_s1026" type="#_x0000_t32" style="position:absolute;margin-left:358pt;margin-top:79.6pt;width:24pt;height:54pt;flip:x 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" strokecolor="#92d050" strokeweight="2.25pt">
                <v:stroke endarrow="open" joinstyle="miter"/>
              </v:shape>
            </w:pict>
          </mc:Fallback>
        </mc:AlternateContent>
      </w:r>
      <w:r w:rsidR="00310D09"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609215"/>
                    </a:xfrm>
                    <a:prstGeom prst="rect">
                      <a:avLst/>
                    </a:prstGeom>
                  </pic:spPr>
                </pic:pic>
              </a:graphicData>
            </a:graphic>
          </wp:inline>
        </w:drawing>
      </w:r>
    </w:p>
    <w:p w14:paraId="53E71E0D" w14:textId="70AFBE12" w:rsidR="00310D09" w:rsidRPr="00310D09" w:rsidRDefault="00A64677" w:rsidP="0090232D">
      <w:pPr>
        <w:jc w:val="both"/>
        <w:rPr>
          <w:rFonts w:cstheme="minorHAnsi"/>
          <w:rtl/>
        </w:rPr>
      </w:pPr>
      <w:r>
        <w:rPr>
          <w:rFonts w:cstheme="minorHAnsi" w:hint="cs"/>
          <w:rtl/>
        </w:rPr>
        <w:t>(ניתן לראות שיש 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94" w:name="_Toc4609096"/>
      <w:r>
        <w:rPr>
          <w:rFonts w:hint="cs"/>
          <w:rtl/>
        </w:rPr>
        <w:t>5</w:t>
      </w:r>
      <w:r w:rsidR="00CE062A">
        <w:rPr>
          <w:rFonts w:hint="cs"/>
          <w:rtl/>
        </w:rPr>
        <w:t>.4</w:t>
      </w:r>
      <w:r>
        <w:rPr>
          <w:rFonts w:hint="cs"/>
          <w:rtl/>
        </w:rPr>
        <w:t xml:space="preserve"> </w:t>
      </w:r>
      <w:r w:rsidR="00D772B6">
        <w:rPr>
          <w:rFonts w:hint="cs"/>
          <w:rtl/>
        </w:rPr>
        <w:t>רווחים אישיים מהפרויקט</w:t>
      </w:r>
      <w:bookmarkEnd w:id="94"/>
    </w:p>
    <w:p w14:paraId="1C169CA1" w14:textId="5948DCE3" w:rsidR="005115E8" w:rsidRDefault="005115E8" w:rsidP="00E226AB">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r w:rsidR="00E226AB">
        <w:rPr>
          <w:rFonts w:ascii="Calibri" w:hAnsi="Calibri" w:cs="Calibri" w:hint="cs"/>
          <w:sz w:val="26"/>
          <w:szCs w:val="26"/>
          <w:rtl/>
        </w:rPr>
        <w:t xml:space="preserve"> </w:t>
      </w: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sidR="008A1117">
        <w:rPr>
          <w:rFonts w:ascii="Calibri" w:hAnsi="Calibri" w:cs="Calibri"/>
          <w:sz w:val="26"/>
          <w:szCs w:val="26"/>
          <w:rtl/>
        </w:rPr>
        <w:t xml:space="preserve"> </w:t>
      </w:r>
      <w:r>
        <w:rPr>
          <w:rFonts w:ascii="Calibri" w:hAnsi="Calibri" w:cs="Calibri"/>
          <w:sz w:val="26"/>
          <w:szCs w:val="26"/>
          <w:rtl/>
        </w:rPr>
        <w:t>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69D95BEA" w:rsidR="007F2C7A" w:rsidRDefault="005115E8"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commentRangeStart w:id="95"/>
      <w:r>
        <w:rPr>
          <w:rFonts w:ascii="Calibri" w:hAnsi="Calibri" w:cs="Calibri"/>
          <w:sz w:val="26"/>
          <w:szCs w:val="26"/>
        </w:rPr>
        <w:t xml:space="preserve">WEB  </w:t>
      </w:r>
      <w:r w:rsidR="00F13FDF">
        <w:rPr>
          <w:rFonts w:ascii="Calibri" w:hAnsi="Calibri" w:cs="Calibri"/>
          <w:sz w:val="26"/>
          <w:szCs w:val="26"/>
        </w:rPr>
        <w:t>&amp; Cloud</w:t>
      </w:r>
      <w:commentRangeEnd w:id="95"/>
      <w:r w:rsidR="008A1117">
        <w:rPr>
          <w:rStyle w:val="ad"/>
        </w:rPr>
        <w:commentReference w:id="95"/>
      </w:r>
      <w:r w:rsidR="007F2C7A">
        <w:rPr>
          <w:rFonts w:ascii="Calibri" w:hAnsi="Calibri" w:cs="Calibri"/>
          <w:sz w:val="26"/>
          <w:szCs w:val="26"/>
        </w:rPr>
        <w:t xml:space="preserve"> </w:t>
      </w:r>
      <w:r w:rsidR="008A1117">
        <w:rPr>
          <w:rFonts w:ascii="Calibri" w:hAnsi="Calibri" w:cs="Calibri" w:hint="cs"/>
          <w:sz w:val="26"/>
          <w:szCs w:val="26"/>
          <w:rtl/>
        </w:rPr>
        <w:t xml:space="preserve">, </w:t>
      </w:r>
      <w:del w:id="96" w:author="גמליאל" w:date="2019-03-27T20:10:00Z">
        <w:r w:rsidDel="008A1117">
          <w:rPr>
            <w:rFonts w:ascii="Calibri" w:hAnsi="Calibri" w:cs="Calibri"/>
            <w:sz w:val="26"/>
            <w:szCs w:val="26"/>
            <w:rtl/>
          </w:rPr>
          <w:delText xml:space="preserve">תחום </w:delText>
        </w:r>
      </w:del>
      <w:ins w:id="97" w:author="גמליאל" w:date="2019-03-27T20:10:00Z">
        <w:r w:rsidR="008A1117">
          <w:rPr>
            <w:rFonts w:ascii="Calibri" w:hAnsi="Calibri" w:cs="Calibri"/>
            <w:sz w:val="26"/>
            <w:szCs w:val="26"/>
            <w:rtl/>
          </w:rPr>
          <w:t>תחו</w:t>
        </w:r>
        <w:r w:rsidR="008A1117">
          <w:rPr>
            <w:rFonts w:ascii="Calibri" w:hAnsi="Calibri" w:cs="Calibri" w:hint="cs"/>
            <w:sz w:val="26"/>
            <w:szCs w:val="26"/>
            <w:rtl/>
          </w:rPr>
          <w:t>מים</w:t>
        </w:r>
        <w:r w:rsidR="008A1117">
          <w:rPr>
            <w:rFonts w:ascii="Calibri" w:hAnsi="Calibri" w:cs="Calibri"/>
            <w:sz w:val="26"/>
            <w:szCs w:val="26"/>
            <w:rtl/>
          </w:rPr>
          <w:t xml:space="preserve"> </w:t>
        </w:r>
      </w:ins>
      <w:r>
        <w:rPr>
          <w:rFonts w:ascii="Calibri" w:hAnsi="Calibri" w:cs="Calibri"/>
          <w:sz w:val="26"/>
          <w:szCs w:val="26"/>
          <w:rtl/>
        </w:rPr>
        <w:t>מבוקש</w:t>
      </w:r>
      <w:ins w:id="98" w:author="גמליאל" w:date="2019-03-27T20:10:00Z">
        <w:r w:rsidR="008A1117">
          <w:rPr>
            <w:rFonts w:ascii="Calibri" w:hAnsi="Calibri" w:cs="Calibri" w:hint="cs"/>
            <w:sz w:val="26"/>
            <w:szCs w:val="26"/>
            <w:rtl/>
          </w:rPr>
          <w:t>ים</w:t>
        </w:r>
      </w:ins>
      <w:r>
        <w:rPr>
          <w:rFonts w:ascii="Calibri" w:hAnsi="Calibri" w:cs="Calibri"/>
          <w:sz w:val="26"/>
          <w:szCs w:val="26"/>
          <w:rtl/>
        </w:rPr>
        <w:t xml:space="preserve"> </w:t>
      </w:r>
      <w:del w:id="99" w:author="גמליאל" w:date="2019-03-27T20:10:00Z">
        <w:r w:rsidDel="008A1117">
          <w:rPr>
            <w:rFonts w:ascii="Calibri" w:hAnsi="Calibri" w:cs="Calibri"/>
            <w:sz w:val="26"/>
            <w:szCs w:val="26"/>
            <w:rtl/>
          </w:rPr>
          <w:delText xml:space="preserve">שהולך </w:delText>
        </w:r>
      </w:del>
      <w:ins w:id="100" w:author="גמליאל" w:date="2019-03-27T20:10:00Z">
        <w:r w:rsidR="008A1117">
          <w:rPr>
            <w:rFonts w:ascii="Calibri" w:hAnsi="Calibri" w:cs="Calibri"/>
            <w:sz w:val="26"/>
            <w:szCs w:val="26"/>
            <w:rtl/>
          </w:rPr>
          <w:t>שהול</w:t>
        </w:r>
        <w:r w:rsidR="008A1117">
          <w:rPr>
            <w:rFonts w:ascii="Calibri" w:hAnsi="Calibri" w:cs="Calibri" w:hint="cs"/>
            <w:sz w:val="26"/>
            <w:szCs w:val="26"/>
            <w:rtl/>
          </w:rPr>
          <w:t>כים</w:t>
        </w:r>
        <w:r w:rsidR="008A1117">
          <w:rPr>
            <w:rFonts w:ascii="Calibri" w:hAnsi="Calibri" w:cs="Calibri"/>
            <w:sz w:val="26"/>
            <w:szCs w:val="26"/>
            <w:rtl/>
          </w:rPr>
          <w:t xml:space="preserve"> </w:t>
        </w:r>
      </w:ins>
      <w:r>
        <w:rPr>
          <w:rFonts w:ascii="Calibri" w:hAnsi="Calibri" w:cs="Calibri"/>
          <w:sz w:val="26"/>
          <w:szCs w:val="26"/>
          <w:rtl/>
        </w:rPr>
        <w:t>ותופס</w:t>
      </w:r>
      <w:ins w:id="101" w:author="גמליאל" w:date="2019-03-27T20:10:00Z">
        <w:r w:rsidR="008A1117">
          <w:rPr>
            <w:rFonts w:ascii="Calibri" w:hAnsi="Calibri" w:cs="Calibri" w:hint="cs"/>
            <w:sz w:val="26"/>
            <w:szCs w:val="26"/>
            <w:rtl/>
          </w:rPr>
          <w:t>ים</w:t>
        </w:r>
      </w:ins>
      <w:r>
        <w:rPr>
          <w:rFonts w:ascii="Calibri" w:hAnsi="Calibri" w:cs="Calibri"/>
          <w:sz w:val="26"/>
          <w:szCs w:val="26"/>
          <w:rtl/>
        </w:rPr>
        <w:t xml:space="preserve">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58364DCC" w:rsidR="005115E8" w:rsidRDefault="00E501DF"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המערכת פותחה באמצעות טכ</w:t>
      </w:r>
      <w:r w:rsidR="005115E8">
        <w:rPr>
          <w:rFonts w:ascii="Calibri" w:hAnsi="Calibri" w:cs="Calibri"/>
          <w:sz w:val="26"/>
          <w:szCs w:val="26"/>
          <w:rtl/>
        </w:rPr>
        <w:t>נ</w:t>
      </w:r>
      <w:r>
        <w:rPr>
          <w:rFonts w:ascii="Calibri" w:hAnsi="Calibri" w:cs="Calibri" w:hint="cs"/>
          <w:sz w:val="26"/>
          <w:szCs w:val="26"/>
          <w:rtl/>
        </w:rPr>
        <w:t>ול</w:t>
      </w:r>
      <w:r w:rsidR="005115E8">
        <w:rPr>
          <w:rFonts w:ascii="Calibri" w:hAnsi="Calibri" w:cs="Calibri"/>
          <w:sz w:val="26"/>
          <w:szCs w:val="26"/>
          <w:rtl/>
        </w:rPr>
        <w:t>וגיות שונות, חלקן הכרנו ונדרשנו להעמיק את ההכרות</w:t>
      </w:r>
    </w:p>
    <w:p w14:paraId="3378A6F9" w14:textId="52A80922"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איתן וחלקן היו חדשות עבורנו, בתחילת העבודה על הפרויקט </w:t>
      </w:r>
      <w:r w:rsidR="008A1117">
        <w:rPr>
          <w:rFonts w:ascii="Calibri" w:hAnsi="Calibri" w:cs="Calibri" w:hint="cs"/>
          <w:sz w:val="26"/>
          <w:szCs w:val="26"/>
          <w:rtl/>
        </w:rPr>
        <w:t>ו</w:t>
      </w:r>
      <w:r>
        <w:rPr>
          <w:rFonts w:ascii="Calibri" w:hAnsi="Calibri" w:cs="Calibri"/>
          <w:sz w:val="26"/>
          <w:szCs w:val="26"/>
          <w:rtl/>
        </w:rPr>
        <w:t>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13733120"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w:t>
      </w:r>
      <w:r w:rsidR="008A1117">
        <w:rPr>
          <w:rFonts w:ascii="Calibri" w:hAnsi="Calibri" w:cs="Calibri" w:hint="cs"/>
          <w:sz w:val="26"/>
          <w:szCs w:val="26"/>
          <w:rtl/>
        </w:rPr>
        <w:t>י</w:t>
      </w:r>
      <w:r>
        <w:rPr>
          <w:rFonts w:ascii="Calibri" w:hAnsi="Calibri" w:cs="Calibri"/>
          <w:sz w:val="26"/>
          <w:szCs w:val="26"/>
          <w:rtl/>
        </w:rPr>
        <w:t>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5"/>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75D52F42" w:rsidR="005115E8" w:rsidRDefault="005115E8" w:rsidP="008A1117">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בפעמים מסוימות</w:t>
      </w:r>
      <w:ins w:id="102" w:author="גמליאל" w:date="2019-03-27T20:12:00Z">
        <w:r w:rsidR="008A1117">
          <w:rPr>
            <w:rFonts w:ascii="Calibri" w:hAnsi="Calibri" w:cs="Calibri" w:hint="cs"/>
            <w:sz w:val="26"/>
            <w:szCs w:val="26"/>
            <w:rtl/>
          </w:rPr>
          <w:t>, גם לאחר שבחרנו בדרך מסויימת והמלצנו עליה למנכ"ל החברה,</w:t>
        </w:r>
      </w:ins>
      <w:r>
        <w:rPr>
          <w:rFonts w:ascii="Calibri" w:hAnsi="Calibri" w:cs="Calibri"/>
          <w:sz w:val="26"/>
          <w:szCs w:val="26"/>
          <w:rtl/>
        </w:rPr>
        <w:t xml:space="preserve"> </w:t>
      </w:r>
      <w:r w:rsidR="007F2C7A">
        <w:rPr>
          <w:rFonts w:ascii="Calibri" w:hAnsi="Calibri" w:cs="Calibri" w:hint="cs"/>
          <w:sz w:val="26"/>
          <w:szCs w:val="26"/>
          <w:rtl/>
        </w:rPr>
        <w:t xml:space="preserve">מנכ"ל החברה </w:t>
      </w:r>
      <w:del w:id="103" w:author="גמליאל" w:date="2019-03-27T20:12:00Z">
        <w:r w:rsidR="007F2C7A" w:rsidDel="008A1117">
          <w:rPr>
            <w:rFonts w:ascii="Calibri" w:hAnsi="Calibri" w:cs="Calibri" w:hint="cs"/>
            <w:sz w:val="26"/>
            <w:szCs w:val="26"/>
            <w:rtl/>
          </w:rPr>
          <w:delText>הכריע על דרך מסוימת</w:delText>
        </w:r>
      </w:del>
      <w:ins w:id="104" w:author="גמליאל" w:date="2019-03-27T20:12:00Z">
        <w:r w:rsidR="008A1117">
          <w:rPr>
            <w:rFonts w:ascii="Calibri" w:hAnsi="Calibri" w:cs="Calibri" w:hint="cs"/>
            <w:sz w:val="26"/>
            <w:szCs w:val="26"/>
            <w:rtl/>
          </w:rPr>
          <w:t>החליט לפנות לדרך אחרת</w:t>
        </w:r>
      </w:ins>
      <w:r w:rsidR="007F2C7A">
        <w:rPr>
          <w:rFonts w:ascii="Calibri" w:hAnsi="Calibri" w:cs="Calibri" w:hint="cs"/>
          <w:sz w:val="26"/>
          <w:szCs w:val="26"/>
          <w:rtl/>
        </w:rPr>
        <w:t>.</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18343725"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8A1117">
        <w:rPr>
          <w:rFonts w:ascii="Calibri" w:hAnsi="Calibri" w:cs="Calibri" w:hint="cs"/>
          <w:sz w:val="26"/>
          <w:szCs w:val="26"/>
          <w:rtl/>
        </w:rPr>
        <w:t xml:space="preserve"> איך הינו רוצים שזה יראה, מה ת</w:t>
      </w:r>
      <w:r w:rsidR="007F2C7A">
        <w:rPr>
          <w:rFonts w:ascii="Calibri" w:hAnsi="Calibri" w:cs="Calibri" w:hint="cs"/>
          <w:sz w:val="26"/>
          <w:szCs w:val="26"/>
          <w:rtl/>
        </w:rPr>
        <w:t>היה הפונקציונאליות, אילו דברים חסרים, א</w:t>
      </w:r>
      <w:r w:rsidR="008A1117">
        <w:rPr>
          <w:rFonts w:ascii="Calibri" w:hAnsi="Calibri" w:cs="Calibri" w:hint="cs"/>
          <w:sz w:val="26"/>
          <w:szCs w:val="26"/>
          <w:rtl/>
        </w:rPr>
        <w:t>י</w:t>
      </w:r>
      <w:r w:rsidR="007F2C7A">
        <w:rPr>
          <w:rFonts w:ascii="Calibri" w:hAnsi="Calibri" w:cs="Calibri" w:hint="cs"/>
          <w:sz w:val="26"/>
          <w:szCs w:val="26"/>
          <w:rtl/>
        </w:rPr>
        <w:t>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וכו</w:t>
      </w:r>
      <w:r w:rsidR="008A1117">
        <w:rPr>
          <w:rFonts w:ascii="Calibri" w:hAnsi="Calibri" w:cs="Calibri" w:hint="cs"/>
          <w:sz w:val="26"/>
          <w:szCs w:val="26"/>
          <w:rtl/>
        </w:rPr>
        <w:t>'</w:t>
      </w:r>
      <w:r w:rsidR="007F2C7A">
        <w:rPr>
          <w:rFonts w:ascii="Calibri" w:hAnsi="Calibri" w:cs="Calibri" w:hint="cs"/>
          <w:sz w:val="26"/>
          <w:szCs w:val="26"/>
          <w:rtl/>
        </w:rPr>
        <w:t>.</w:t>
      </w:r>
    </w:p>
    <w:p w14:paraId="61C8AFE5" w14:textId="412BE2A1" w:rsidR="00D772B6" w:rsidRDefault="00C013AB" w:rsidP="0090232D">
      <w:pPr>
        <w:pStyle w:val="1"/>
        <w:jc w:val="both"/>
        <w:rPr>
          <w:rtl/>
        </w:rPr>
      </w:pPr>
      <w:bookmarkStart w:id="105" w:name="_Toc4609097"/>
      <w:r>
        <w:rPr>
          <w:rFonts w:hint="cs"/>
          <w:rtl/>
        </w:rPr>
        <w:t xml:space="preserve">6. </w:t>
      </w:r>
      <w:r w:rsidR="004C3DF2">
        <w:rPr>
          <w:rFonts w:hint="cs"/>
          <w:rtl/>
        </w:rPr>
        <w:t>סיכום</w:t>
      </w:r>
      <w:bookmarkEnd w:id="105"/>
    </w:p>
    <w:p w14:paraId="4BA1FF1F" w14:textId="3716514B" w:rsidR="00281751" w:rsidRDefault="00281751" w:rsidP="0090232D">
      <w:pPr>
        <w:jc w:val="both"/>
        <w:rPr>
          <w:rtl/>
        </w:rPr>
      </w:pPr>
    </w:p>
    <w:p w14:paraId="758C6271" w14:textId="04D3EB76" w:rsidR="00281751" w:rsidRDefault="00293480" w:rsidP="008A1117">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r w:rsidR="008A1117">
        <w:rPr>
          <w:rFonts w:ascii="Calibri" w:hAnsi="Calibri" w:cs="Calibri" w:hint="cs"/>
          <w:sz w:val="26"/>
          <w:szCs w:val="26"/>
          <w:rtl/>
        </w:rPr>
        <w:t xml:space="preserve"> </w:t>
      </w:r>
      <w:r w:rsidR="00281751">
        <w:rPr>
          <w:rFonts w:ascii="Calibri" w:hAnsi="Calibri" w:cs="Calibri"/>
          <w:sz w:val="26"/>
          <w:szCs w:val="26"/>
          <w:rtl/>
        </w:rPr>
        <w:t>לתפעול תוך מימוש מודלי תכנות נאותים ויישום עקרונות ונושאים אשר נרכשו במהלך</w:t>
      </w:r>
      <w:r w:rsidR="008A1117">
        <w:rPr>
          <w:rFonts w:ascii="Calibri" w:hAnsi="Calibri" w:cs="Calibri" w:hint="cs"/>
          <w:sz w:val="26"/>
          <w:szCs w:val="26"/>
          <w:rtl/>
        </w:rPr>
        <w:t xml:space="preserve"> </w:t>
      </w:r>
      <w:r w:rsidR="00281751">
        <w:rPr>
          <w:rFonts w:ascii="Calibri" w:hAnsi="Calibri" w:cs="Calibri"/>
          <w:sz w:val="26"/>
          <w:szCs w:val="26"/>
          <w:rtl/>
        </w:rPr>
        <w:t>התואר</w:t>
      </w:r>
      <w:r w:rsidR="00281751">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הפיתוח בכלל </w:t>
      </w:r>
      <w:commentRangeStart w:id="106"/>
      <w:r>
        <w:rPr>
          <w:rFonts w:ascii="Calibri" w:hAnsi="Calibri" w:cs="Calibri"/>
          <w:sz w:val="26"/>
          <w:szCs w:val="26"/>
          <w:rtl/>
        </w:rPr>
        <w:t xml:space="preserve">ובפיתוח מערכת ושרת </w:t>
      </w:r>
      <w:commentRangeEnd w:id="106"/>
      <w:r w:rsidR="008A1117">
        <w:rPr>
          <w:rStyle w:val="ad"/>
          <w:rtl/>
        </w:rPr>
        <w:commentReference w:id="106"/>
      </w:r>
      <w:r>
        <w:rPr>
          <w:rFonts w:ascii="Calibri" w:hAnsi="Calibri" w:cs="Calibri"/>
          <w:sz w:val="26"/>
          <w:szCs w:val="26"/>
          <w:rtl/>
        </w:rPr>
        <w:t>בפרט</w:t>
      </w:r>
      <w:r>
        <w:rPr>
          <w:rFonts w:ascii="Calibri" w:hAnsi="Calibri" w:cs="Calibri"/>
          <w:sz w:val="26"/>
          <w:szCs w:val="26"/>
        </w:rPr>
        <w:t>.</w:t>
      </w:r>
    </w:p>
    <w:p w14:paraId="0FAD6EF8" w14:textId="1FA80660" w:rsidR="00281751" w:rsidRDefault="00281751" w:rsidP="008A1117">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5F24CD9A" w:rsidR="00281751" w:rsidRDefault="00281751"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w:t>
      </w:r>
      <w:del w:id="107" w:author="גמליאל" w:date="2019-03-27T20:14:00Z">
        <w:r w:rsidDel="008A1117">
          <w:rPr>
            <w:rFonts w:ascii="Calibri" w:hAnsi="Calibri" w:cs="Calibri" w:hint="cs"/>
            <w:sz w:val="26"/>
            <w:szCs w:val="26"/>
            <w:rtl/>
          </w:rPr>
          <w:delText>מתוך הכוונה</w:delText>
        </w:r>
      </w:del>
      <w:ins w:id="108" w:author="גמליאל" w:date="2019-03-27T20:14:00Z">
        <w:r w:rsidR="008A1117">
          <w:rPr>
            <w:rFonts w:ascii="Calibri" w:hAnsi="Calibri" w:cs="Calibri" w:hint="cs"/>
            <w:sz w:val="26"/>
            <w:szCs w:val="26"/>
            <w:rtl/>
          </w:rPr>
          <w:t>מה שמהווה הקדמה</w:t>
        </w:r>
      </w:ins>
      <w:r>
        <w:rPr>
          <w:rFonts w:ascii="Calibri" w:hAnsi="Calibri" w:cs="Calibri" w:hint="cs"/>
          <w:sz w:val="26"/>
          <w:szCs w:val="26"/>
          <w:rtl/>
        </w:rPr>
        <w:t xml:space="preserve">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1F06CEE"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sidR="008A1117">
        <w:rPr>
          <w:rFonts w:ascii="Calibri" w:hAnsi="Calibri" w:cs="Calibri" w:hint="cs"/>
          <w:sz w:val="26"/>
          <w:szCs w:val="26"/>
          <w:rtl/>
        </w:rPr>
        <w:t>,</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4418140E" w:rsidR="00281751" w:rsidRPr="00281751" w:rsidRDefault="00281751" w:rsidP="008A1117">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 xml:space="preserve">כי אנחנו מרגישים </w:t>
      </w:r>
      <w:r w:rsidR="008A1117">
        <w:rPr>
          <w:rFonts w:ascii="Calibri" w:hAnsi="Calibri" w:cs="Calibri" w:hint="cs"/>
          <w:sz w:val="26"/>
          <w:szCs w:val="26"/>
          <w:rtl/>
        </w:rPr>
        <w:t>ש</w:t>
      </w:r>
      <w:r>
        <w:rPr>
          <w:rFonts w:ascii="Calibri" w:hAnsi="Calibri" w:cs="Calibri" w:hint="cs"/>
          <w:sz w:val="26"/>
          <w:szCs w:val="26"/>
          <w:rtl/>
        </w:rPr>
        <w:t>הפרויקט תרם המון ליכולות הל</w:t>
      </w:r>
      <w:r w:rsidR="008A1117">
        <w:rPr>
          <w:rFonts w:ascii="Calibri" w:hAnsi="Calibri" w:cs="Calibri" w:hint="cs"/>
          <w:sz w:val="26"/>
          <w:szCs w:val="26"/>
          <w:rtl/>
        </w:rPr>
        <w:t xml:space="preserve">מידה העצמית שלנו וההתמודדות עם </w:t>
      </w:r>
      <w:r>
        <w:rPr>
          <w:rFonts w:ascii="Calibri" w:hAnsi="Calibri" w:cs="Calibri" w:hint="cs"/>
          <w:sz w:val="26"/>
          <w:szCs w:val="26"/>
          <w:rtl/>
        </w:rPr>
        <w:t>קשיים באופן עצמאי וכמובן תרם גם לניסיון שצברנו בתחום מבוקש בתעשייה.</w:t>
      </w:r>
    </w:p>
    <w:p w14:paraId="7A57A0E3" w14:textId="2C2535C8" w:rsidR="00843CFA" w:rsidRDefault="00C013AB" w:rsidP="0090232D">
      <w:pPr>
        <w:pStyle w:val="1"/>
        <w:jc w:val="both"/>
      </w:pPr>
      <w:bookmarkStart w:id="109" w:name="_Toc4609098"/>
      <w:r>
        <w:rPr>
          <w:rFonts w:hint="cs"/>
          <w:rtl/>
        </w:rPr>
        <w:t xml:space="preserve">7. </w:t>
      </w:r>
      <w:r w:rsidR="001103E5">
        <w:rPr>
          <w:rFonts w:hint="cs"/>
          <w:rtl/>
        </w:rPr>
        <w:t>ביב</w:t>
      </w:r>
      <w:r w:rsidR="004C3DF2">
        <w:rPr>
          <w:rFonts w:hint="cs"/>
          <w:rtl/>
        </w:rPr>
        <w:t>ליוגרפיה</w:t>
      </w:r>
      <w:bookmarkEnd w:id="109"/>
    </w:p>
    <w:p w14:paraId="120861E7" w14:textId="77777777" w:rsidR="006D45A9" w:rsidRDefault="006D45A9" w:rsidP="0090232D">
      <w:pPr>
        <w:pStyle w:val="a7"/>
        <w:jc w:val="both"/>
        <w:rPr>
          <w:rFonts w:cstheme="minorHAnsi"/>
          <w:sz w:val="24"/>
          <w:szCs w:val="24"/>
          <w:rtl/>
        </w:rPr>
      </w:pPr>
    </w:p>
    <w:p w14:paraId="63E8B7D0" w14:textId="751E1C6F" w:rsidR="00B05902" w:rsidRPr="00B05902" w:rsidRDefault="00350D61" w:rsidP="00B05902">
      <w:pPr>
        <w:pStyle w:val="a7"/>
        <w:numPr>
          <w:ilvl w:val="0"/>
          <w:numId w:val="18"/>
        </w:numPr>
        <w:bidi w:val="0"/>
        <w:jc w:val="both"/>
        <w:rPr>
          <w:rFonts w:cstheme="minorHAnsi"/>
          <w:sz w:val="24"/>
          <w:szCs w:val="24"/>
        </w:rPr>
      </w:pPr>
      <w:hyperlink r:id="rId92" w:history="1">
        <w:r w:rsidR="00B05902" w:rsidRPr="00B05902">
          <w:rPr>
            <w:rStyle w:val="Hyperlink"/>
            <w:rFonts w:cstheme="minorHAnsi"/>
            <w:sz w:val="24"/>
            <w:szCs w:val="24"/>
          </w:rPr>
          <w:t>https://www.synerion.co.il/hr_recruitment</w:t>
        </w:r>
        <w:r w:rsidR="00B05902" w:rsidRPr="00B05902">
          <w:rPr>
            <w:rStyle w:val="Hyperlink"/>
            <w:rFonts w:cs="Calibri"/>
            <w:sz w:val="24"/>
            <w:szCs w:val="24"/>
            <w:rtl/>
          </w:rPr>
          <w:t>/</w:t>
        </w:r>
      </w:hyperlink>
    </w:p>
    <w:p w14:paraId="37796968" w14:textId="51FD52B7" w:rsidR="00B05902" w:rsidRPr="00B05902" w:rsidRDefault="00350D61" w:rsidP="00B05902">
      <w:pPr>
        <w:pStyle w:val="a7"/>
        <w:numPr>
          <w:ilvl w:val="0"/>
          <w:numId w:val="18"/>
        </w:numPr>
        <w:bidi w:val="0"/>
        <w:jc w:val="both"/>
        <w:rPr>
          <w:rFonts w:cstheme="minorHAnsi"/>
          <w:sz w:val="24"/>
          <w:szCs w:val="24"/>
        </w:rPr>
      </w:pPr>
      <w:hyperlink r:id="rId93" w:history="1">
        <w:r w:rsidR="00B05902" w:rsidRPr="00B05902">
          <w:rPr>
            <w:rStyle w:val="Hyperlink"/>
            <w:rFonts w:cstheme="minorHAnsi"/>
            <w:sz w:val="24"/>
            <w:szCs w:val="24"/>
          </w:rPr>
          <w:t>https://g-rafa.co.il/60131-2ai-is-now-analyzing-candidates-facial-expressions-during-video-job-interviews</w:t>
        </w:r>
        <w:r w:rsidR="00B05902" w:rsidRPr="00B05902">
          <w:rPr>
            <w:rStyle w:val="Hyperlink"/>
            <w:rFonts w:cstheme="minorHAnsi"/>
            <w:sz w:val="24"/>
            <w:szCs w:val="24"/>
            <w:rtl/>
          </w:rPr>
          <w:t>/</w:t>
        </w:r>
      </w:hyperlink>
    </w:p>
    <w:p w14:paraId="47CD9E96" w14:textId="2C6644EF" w:rsidR="00B05902" w:rsidRPr="00B05902" w:rsidRDefault="00350D61" w:rsidP="00B05902">
      <w:pPr>
        <w:pStyle w:val="a7"/>
        <w:numPr>
          <w:ilvl w:val="0"/>
          <w:numId w:val="18"/>
        </w:numPr>
        <w:bidi w:val="0"/>
        <w:jc w:val="both"/>
        <w:rPr>
          <w:rFonts w:cstheme="minorHAnsi"/>
          <w:sz w:val="24"/>
          <w:szCs w:val="24"/>
        </w:rPr>
      </w:pPr>
      <w:hyperlink r:id="rId94" w:history="1">
        <w:r w:rsidR="00B05902"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350D61" w:rsidP="00B05902">
      <w:pPr>
        <w:pStyle w:val="a7"/>
        <w:numPr>
          <w:ilvl w:val="0"/>
          <w:numId w:val="18"/>
        </w:numPr>
        <w:bidi w:val="0"/>
        <w:jc w:val="both"/>
        <w:rPr>
          <w:rFonts w:cstheme="minorHAnsi"/>
          <w:sz w:val="24"/>
          <w:szCs w:val="24"/>
        </w:rPr>
      </w:pPr>
      <w:hyperlink r:id="rId95" w:history="1">
        <w:r w:rsidR="00B05902" w:rsidRPr="00B05902">
          <w:rPr>
            <w:rStyle w:val="Hyperlink"/>
            <w:rFonts w:cstheme="minorHAnsi"/>
            <w:sz w:val="24"/>
            <w:szCs w:val="24"/>
          </w:rPr>
          <w:t>https://en.wikipedia.org/wiki/Client%E2%80%93server_model</w:t>
        </w:r>
      </w:hyperlink>
      <w:r w:rsidR="00B05902" w:rsidRPr="00B05902">
        <w:rPr>
          <w:rFonts w:cstheme="minorHAnsi"/>
          <w:sz w:val="24"/>
          <w:szCs w:val="24"/>
          <w:rtl/>
        </w:rPr>
        <w:t xml:space="preserve"> </w:t>
      </w:r>
    </w:p>
    <w:p w14:paraId="452DA42C" w14:textId="2F7CD88F" w:rsidR="00B05902" w:rsidRPr="00B05902" w:rsidRDefault="00350D61" w:rsidP="00B05902">
      <w:pPr>
        <w:pStyle w:val="a7"/>
        <w:numPr>
          <w:ilvl w:val="0"/>
          <w:numId w:val="18"/>
        </w:numPr>
        <w:bidi w:val="0"/>
        <w:jc w:val="both"/>
        <w:rPr>
          <w:rFonts w:cstheme="minorHAnsi"/>
          <w:sz w:val="24"/>
          <w:szCs w:val="24"/>
        </w:rPr>
      </w:pPr>
      <w:hyperlink r:id="rId96" w:history="1">
        <w:r w:rsidR="00B05902" w:rsidRPr="00B05902">
          <w:rPr>
            <w:rStyle w:val="Hyperlink"/>
            <w:rFonts w:cstheme="minorHAnsi"/>
            <w:sz w:val="24"/>
            <w:szCs w:val="24"/>
          </w:rPr>
          <w:t>http://webmaster.org.il/articles/how-does-server-side-works</w:t>
        </w:r>
      </w:hyperlink>
      <w:r w:rsidR="00B05902" w:rsidRPr="00B05902">
        <w:rPr>
          <w:rFonts w:cstheme="minorHAnsi"/>
          <w:sz w:val="24"/>
          <w:szCs w:val="24"/>
          <w:rtl/>
        </w:rPr>
        <w:t xml:space="preserve"> </w:t>
      </w:r>
    </w:p>
    <w:p w14:paraId="030005AD" w14:textId="56E30F1F" w:rsidR="00B05902" w:rsidRPr="00B05902" w:rsidRDefault="00350D61" w:rsidP="00B05902">
      <w:pPr>
        <w:pStyle w:val="a7"/>
        <w:numPr>
          <w:ilvl w:val="0"/>
          <w:numId w:val="18"/>
        </w:numPr>
        <w:bidi w:val="0"/>
        <w:jc w:val="both"/>
        <w:rPr>
          <w:rFonts w:cstheme="minorHAnsi"/>
          <w:sz w:val="24"/>
          <w:szCs w:val="24"/>
        </w:rPr>
      </w:pPr>
      <w:hyperlink r:id="rId97" w:history="1">
        <w:r w:rsidR="00B05902" w:rsidRPr="00B05902">
          <w:rPr>
            <w:rStyle w:val="Hyperlink"/>
            <w:rFonts w:cstheme="minorHAnsi"/>
            <w:sz w:val="24"/>
            <w:szCs w:val="24"/>
          </w:rPr>
          <w:t>https://en.wikipedia.org/wiki/Client-side</w:t>
        </w:r>
      </w:hyperlink>
    </w:p>
    <w:p w14:paraId="32E68195" w14:textId="0005A0B7" w:rsidR="00B05902" w:rsidRPr="00B05902" w:rsidRDefault="00350D61" w:rsidP="00B05902">
      <w:pPr>
        <w:pStyle w:val="a7"/>
        <w:numPr>
          <w:ilvl w:val="0"/>
          <w:numId w:val="18"/>
        </w:numPr>
        <w:bidi w:val="0"/>
        <w:jc w:val="both"/>
        <w:rPr>
          <w:rFonts w:cstheme="minorHAnsi"/>
          <w:sz w:val="24"/>
          <w:szCs w:val="24"/>
        </w:rPr>
      </w:pPr>
      <w:hyperlink r:id="rId98" w:history="1">
        <w:r w:rsidR="00B05902" w:rsidRPr="00B05902">
          <w:rPr>
            <w:rStyle w:val="Hyperlink"/>
            <w:rFonts w:cstheme="minorHAnsi"/>
            <w:sz w:val="24"/>
            <w:szCs w:val="24"/>
          </w:rPr>
          <w:t>https://skillcrush.com/2012/07/30/client-side-vs-server-side</w:t>
        </w:r>
        <w:r w:rsidR="00B05902" w:rsidRPr="00B05902">
          <w:rPr>
            <w:rStyle w:val="Hyperlink"/>
            <w:rFonts w:cstheme="minorHAnsi"/>
            <w:sz w:val="24"/>
            <w:szCs w:val="24"/>
            <w:rtl/>
          </w:rPr>
          <w:t>/</w:t>
        </w:r>
      </w:hyperlink>
    </w:p>
    <w:p w14:paraId="500612C3" w14:textId="398AEFF2" w:rsidR="00B05902" w:rsidRPr="00B05902" w:rsidRDefault="00350D61" w:rsidP="00B05902">
      <w:pPr>
        <w:pStyle w:val="a7"/>
        <w:numPr>
          <w:ilvl w:val="0"/>
          <w:numId w:val="18"/>
        </w:numPr>
        <w:bidi w:val="0"/>
        <w:jc w:val="both"/>
        <w:rPr>
          <w:rFonts w:cstheme="minorHAnsi"/>
          <w:sz w:val="24"/>
          <w:szCs w:val="24"/>
        </w:rPr>
      </w:pPr>
      <w:hyperlink r:id="rId99" w:history="1">
        <w:r w:rsidR="00B05902" w:rsidRPr="00B05902">
          <w:rPr>
            <w:rStyle w:val="Hyperlink"/>
            <w:rFonts w:cstheme="minorHAnsi"/>
            <w:sz w:val="24"/>
            <w:szCs w:val="24"/>
          </w:rPr>
          <w:t>https://confluence.jetbrains.com/display/PYH/Getting+Started+with+PyCharm</w:t>
        </w:r>
      </w:hyperlink>
    </w:p>
    <w:p w14:paraId="140AA752" w14:textId="46F16DA1" w:rsidR="00B05902" w:rsidRPr="00B05902" w:rsidRDefault="00350D61" w:rsidP="00B05902">
      <w:pPr>
        <w:pStyle w:val="a7"/>
        <w:numPr>
          <w:ilvl w:val="0"/>
          <w:numId w:val="18"/>
        </w:numPr>
        <w:bidi w:val="0"/>
        <w:jc w:val="both"/>
        <w:rPr>
          <w:rFonts w:cstheme="minorHAnsi"/>
          <w:sz w:val="24"/>
          <w:szCs w:val="24"/>
        </w:rPr>
      </w:pPr>
      <w:hyperlink r:id="rId100" w:history="1">
        <w:r w:rsidR="00B05902" w:rsidRPr="00B05902">
          <w:rPr>
            <w:rStyle w:val="Hyperlink"/>
            <w:rFonts w:cstheme="minorHAnsi"/>
            <w:sz w:val="24"/>
            <w:szCs w:val="24"/>
          </w:rPr>
          <w:t>https://he.wikipedia.org/wiki/Notepad%2B%2B</w:t>
        </w:r>
      </w:hyperlink>
    </w:p>
    <w:p w14:paraId="77C1BE84" w14:textId="4AFE1A75" w:rsidR="00B05902" w:rsidRPr="00B05902" w:rsidRDefault="00350D61" w:rsidP="00B05902">
      <w:pPr>
        <w:pStyle w:val="a7"/>
        <w:numPr>
          <w:ilvl w:val="0"/>
          <w:numId w:val="18"/>
        </w:numPr>
        <w:bidi w:val="0"/>
        <w:jc w:val="both"/>
        <w:rPr>
          <w:rFonts w:cstheme="minorHAnsi"/>
          <w:sz w:val="24"/>
          <w:szCs w:val="24"/>
        </w:rPr>
      </w:pPr>
      <w:hyperlink r:id="rId101" w:history="1">
        <w:r w:rsidR="00B05902" w:rsidRPr="00B05902">
          <w:rPr>
            <w:rStyle w:val="Hyperlink"/>
            <w:rFonts w:cstheme="minorHAnsi"/>
            <w:sz w:val="24"/>
            <w:szCs w:val="24"/>
          </w:rPr>
          <w:t>http://www.sitqad.co.il/%D7%90%D7%A0%D7%9C%D7%99%D7%A1%D7%98-%D7%9E%D7%A0%D7%94%D7%9C-bi-%D7%9E%D7%97%D7%A4%D7%A9-%D7%9C%D7%A2%D7%A0%D7%95%D7%AA-%D7%A2%D7%9C-%D7%A9%D7%90%D7%9C%D7%95%D7%AA-%D7%91%D7%9E%D7%94%D7%99%D7%A8</w:t>
        </w:r>
        <w:r w:rsidR="00B05902" w:rsidRPr="00B05902">
          <w:rPr>
            <w:rStyle w:val="Hyperlink"/>
            <w:rFonts w:cstheme="minorHAnsi"/>
            <w:sz w:val="24"/>
            <w:szCs w:val="24"/>
            <w:rtl/>
          </w:rPr>
          <w:t>/</w:t>
        </w:r>
      </w:hyperlink>
    </w:p>
    <w:p w14:paraId="5EB6C3F7" w14:textId="59CAA07C" w:rsidR="00B05902" w:rsidRPr="00B05902" w:rsidRDefault="00350D61" w:rsidP="00B05902">
      <w:pPr>
        <w:pStyle w:val="a7"/>
        <w:numPr>
          <w:ilvl w:val="0"/>
          <w:numId w:val="18"/>
        </w:numPr>
        <w:bidi w:val="0"/>
        <w:jc w:val="both"/>
        <w:rPr>
          <w:rFonts w:cstheme="minorHAnsi"/>
          <w:sz w:val="24"/>
          <w:szCs w:val="24"/>
        </w:rPr>
      </w:pPr>
      <w:hyperlink r:id="rId102" w:history="1">
        <w:r w:rsidR="00B05902" w:rsidRPr="00B05902">
          <w:rPr>
            <w:rStyle w:val="Hyperlink"/>
            <w:rFonts w:cstheme="minorHAnsi"/>
            <w:sz w:val="24"/>
            <w:szCs w:val="24"/>
          </w:rPr>
          <w:t>https://www.naya-college.co.il/%D7%9E%D7%94-%D7%96%D7%94-tableau</w:t>
        </w:r>
        <w:r w:rsidR="00B05902" w:rsidRPr="00B05902">
          <w:rPr>
            <w:rStyle w:val="Hyperlink"/>
            <w:rFonts w:cstheme="minorHAnsi"/>
            <w:sz w:val="24"/>
            <w:szCs w:val="24"/>
            <w:rtl/>
          </w:rPr>
          <w:t>/</w:t>
        </w:r>
      </w:hyperlink>
    </w:p>
    <w:p w14:paraId="2488B7DE" w14:textId="598C1C51" w:rsidR="00B05902" w:rsidRPr="00B05902" w:rsidRDefault="00350D61" w:rsidP="00B05902">
      <w:pPr>
        <w:pStyle w:val="a7"/>
        <w:numPr>
          <w:ilvl w:val="0"/>
          <w:numId w:val="18"/>
        </w:numPr>
        <w:bidi w:val="0"/>
        <w:jc w:val="both"/>
        <w:rPr>
          <w:rFonts w:cstheme="minorHAnsi"/>
          <w:sz w:val="24"/>
          <w:szCs w:val="24"/>
        </w:rPr>
      </w:pPr>
      <w:hyperlink r:id="rId103" w:history="1">
        <w:r w:rsidR="00B05902" w:rsidRPr="00B05902">
          <w:rPr>
            <w:rStyle w:val="Hyperlink"/>
            <w:rFonts w:cstheme="minorHAnsi"/>
            <w:sz w:val="24"/>
            <w:szCs w:val="24"/>
          </w:rPr>
          <w:t>https://he.wikipedia.org/wiki/%D7%90%D7%AA%D7%A8_%D7%90%D7%99%D7%A0%D7%98%D7%A8%D7%A0%D7%98</w:t>
        </w:r>
      </w:hyperlink>
    </w:p>
    <w:p w14:paraId="2C029106" w14:textId="05AF6F0B" w:rsidR="00B05902" w:rsidRPr="00B05902" w:rsidRDefault="00350D61" w:rsidP="00B05902">
      <w:pPr>
        <w:pStyle w:val="a7"/>
        <w:numPr>
          <w:ilvl w:val="0"/>
          <w:numId w:val="18"/>
        </w:numPr>
        <w:bidi w:val="0"/>
        <w:jc w:val="both"/>
        <w:rPr>
          <w:rFonts w:cstheme="minorHAnsi"/>
          <w:sz w:val="24"/>
          <w:szCs w:val="24"/>
        </w:rPr>
      </w:pPr>
      <w:hyperlink r:id="rId104"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798250B1" w14:textId="542FB550" w:rsidR="00B05902" w:rsidRPr="00B05902" w:rsidRDefault="00350D61" w:rsidP="00B05902">
      <w:pPr>
        <w:pStyle w:val="a7"/>
        <w:numPr>
          <w:ilvl w:val="0"/>
          <w:numId w:val="18"/>
        </w:numPr>
        <w:bidi w:val="0"/>
        <w:jc w:val="both"/>
        <w:rPr>
          <w:rFonts w:cstheme="minorHAnsi"/>
          <w:sz w:val="24"/>
          <w:szCs w:val="24"/>
        </w:rPr>
      </w:pPr>
      <w:hyperlink r:id="rId105" w:history="1">
        <w:r w:rsidR="00B05902" w:rsidRPr="00B05902">
          <w:rPr>
            <w:rStyle w:val="Hyperlink"/>
            <w:rFonts w:cstheme="minorHAnsi"/>
            <w:sz w:val="24"/>
            <w:szCs w:val="24"/>
          </w:rPr>
          <w:t>https://internet-israel.com/category/%D7%9E%D7%93%D7%A8%D7%99%D7%9B%D7%99%D7%9D/node-js-%D7%9E%D7%93%D7%A8%D7%99%D7%9B%D7%99%D7%9D</w:t>
        </w:r>
        <w:r w:rsidR="00B05902" w:rsidRPr="00B05902">
          <w:rPr>
            <w:rStyle w:val="Hyperlink"/>
            <w:rFonts w:cstheme="minorHAnsi"/>
            <w:sz w:val="24"/>
            <w:szCs w:val="24"/>
            <w:rtl/>
          </w:rPr>
          <w:t>/</w:t>
        </w:r>
      </w:hyperlink>
    </w:p>
    <w:p w14:paraId="175E9B60" w14:textId="3E5A0B2E" w:rsidR="00B05902" w:rsidRPr="00B05902" w:rsidRDefault="00350D61" w:rsidP="00B05902">
      <w:pPr>
        <w:pStyle w:val="a7"/>
        <w:numPr>
          <w:ilvl w:val="0"/>
          <w:numId w:val="18"/>
        </w:numPr>
        <w:bidi w:val="0"/>
        <w:jc w:val="both"/>
        <w:rPr>
          <w:rFonts w:cstheme="minorHAnsi"/>
          <w:sz w:val="24"/>
          <w:szCs w:val="24"/>
        </w:rPr>
      </w:pPr>
      <w:hyperlink r:id="rId106" w:history="1">
        <w:r w:rsidR="00B05902" w:rsidRPr="00B05902">
          <w:rPr>
            <w:rStyle w:val="Hyperlink"/>
            <w:rFonts w:cstheme="minorHAnsi"/>
            <w:sz w:val="24"/>
            <w:szCs w:val="24"/>
          </w:rPr>
          <w:t>https://en.wikipedia.org/wiki/Firebase</w:t>
        </w:r>
      </w:hyperlink>
    </w:p>
    <w:p w14:paraId="237B7C22" w14:textId="62CC250C" w:rsidR="00B05902" w:rsidRPr="00B05902" w:rsidRDefault="00350D61" w:rsidP="00B05902">
      <w:pPr>
        <w:pStyle w:val="a7"/>
        <w:numPr>
          <w:ilvl w:val="0"/>
          <w:numId w:val="18"/>
        </w:numPr>
        <w:bidi w:val="0"/>
        <w:jc w:val="both"/>
        <w:rPr>
          <w:rFonts w:cstheme="minorHAnsi"/>
          <w:sz w:val="24"/>
          <w:szCs w:val="24"/>
        </w:rPr>
      </w:pPr>
      <w:hyperlink r:id="rId107" w:history="1">
        <w:r w:rsidR="00B05902" w:rsidRPr="00B05902">
          <w:rPr>
            <w:rStyle w:val="Hyperlink"/>
            <w:rFonts w:cstheme="minorHAnsi"/>
            <w:sz w:val="24"/>
            <w:szCs w:val="24"/>
          </w:rPr>
          <w:t>http://meta-pa.blogspot.com/2017/08/firebase.html</w:t>
        </w:r>
      </w:hyperlink>
    </w:p>
    <w:p w14:paraId="5355D80D" w14:textId="72363F6A" w:rsidR="00B05902" w:rsidRPr="00B05902" w:rsidRDefault="00350D61" w:rsidP="00B05902">
      <w:pPr>
        <w:pStyle w:val="a7"/>
        <w:numPr>
          <w:ilvl w:val="0"/>
          <w:numId w:val="18"/>
        </w:numPr>
        <w:bidi w:val="0"/>
        <w:jc w:val="both"/>
        <w:rPr>
          <w:rFonts w:cstheme="minorHAnsi"/>
          <w:sz w:val="24"/>
          <w:szCs w:val="24"/>
        </w:rPr>
      </w:pPr>
      <w:hyperlink r:id="rId108" w:history="1">
        <w:r w:rsidR="00B05902" w:rsidRPr="00B05902">
          <w:rPr>
            <w:rStyle w:val="Hyperlink"/>
            <w:rFonts w:cstheme="minorHAnsi"/>
            <w:sz w:val="24"/>
            <w:szCs w:val="24"/>
          </w:rPr>
          <w:t>https://www.israelclouds.com/glossary</w:t>
        </w:r>
      </w:hyperlink>
    </w:p>
    <w:p w14:paraId="1F4E514D" w14:textId="4A812526" w:rsidR="00B05902" w:rsidRPr="00B05902" w:rsidRDefault="00350D61" w:rsidP="00B05902">
      <w:pPr>
        <w:pStyle w:val="a7"/>
        <w:numPr>
          <w:ilvl w:val="0"/>
          <w:numId w:val="18"/>
        </w:numPr>
        <w:bidi w:val="0"/>
        <w:jc w:val="both"/>
        <w:rPr>
          <w:rFonts w:cstheme="minorHAnsi"/>
          <w:sz w:val="24"/>
          <w:szCs w:val="24"/>
        </w:rPr>
      </w:pPr>
      <w:hyperlink r:id="rId109" w:history="1">
        <w:r w:rsidR="00B05902" w:rsidRPr="00B05902">
          <w:rPr>
            <w:rStyle w:val="Hyperlink"/>
            <w:rFonts w:cstheme="minorHAnsi"/>
            <w:sz w:val="24"/>
            <w:szCs w:val="24"/>
          </w:rPr>
          <w:t>https://aws.amazon.com/rds</w:t>
        </w:r>
        <w:r w:rsidR="00B05902" w:rsidRPr="00B05902">
          <w:rPr>
            <w:rStyle w:val="Hyperlink"/>
            <w:rFonts w:cstheme="minorHAnsi"/>
            <w:sz w:val="24"/>
            <w:szCs w:val="24"/>
            <w:rtl/>
          </w:rPr>
          <w:t>/</w:t>
        </w:r>
      </w:hyperlink>
    </w:p>
    <w:p w14:paraId="1A91C400" w14:textId="1D12CAB0" w:rsidR="00B05902" w:rsidRPr="00B05902" w:rsidRDefault="00350D61" w:rsidP="00B05902">
      <w:pPr>
        <w:pStyle w:val="a7"/>
        <w:numPr>
          <w:ilvl w:val="0"/>
          <w:numId w:val="18"/>
        </w:numPr>
        <w:bidi w:val="0"/>
        <w:jc w:val="both"/>
        <w:rPr>
          <w:rFonts w:cstheme="minorHAnsi"/>
          <w:sz w:val="24"/>
          <w:szCs w:val="24"/>
        </w:rPr>
      </w:pPr>
      <w:hyperlink r:id="rId110" w:history="1">
        <w:r w:rsidR="00B05902" w:rsidRPr="00B05902">
          <w:rPr>
            <w:rStyle w:val="Hyperlink"/>
            <w:rFonts w:cstheme="minorHAnsi"/>
            <w:sz w:val="24"/>
            <w:szCs w:val="24"/>
          </w:rPr>
          <w:t>https://he.wikipedia.org/wiki/Amazon_Web_Services</w:t>
        </w:r>
      </w:hyperlink>
    </w:p>
    <w:p w14:paraId="65190359" w14:textId="52E5FB8A" w:rsidR="00B05902" w:rsidRPr="00B05902" w:rsidRDefault="00350D61" w:rsidP="00B05902">
      <w:pPr>
        <w:pStyle w:val="a7"/>
        <w:numPr>
          <w:ilvl w:val="0"/>
          <w:numId w:val="18"/>
        </w:numPr>
        <w:bidi w:val="0"/>
        <w:jc w:val="both"/>
        <w:rPr>
          <w:rFonts w:cstheme="minorHAnsi"/>
          <w:sz w:val="24"/>
          <w:szCs w:val="24"/>
        </w:rPr>
      </w:pPr>
      <w:hyperlink r:id="rId111" w:history="1">
        <w:r w:rsidR="00B05902" w:rsidRPr="00B05902">
          <w:rPr>
            <w:rStyle w:val="Hyperlink"/>
            <w:rFonts w:cstheme="minorHAnsi"/>
            <w:sz w:val="24"/>
            <w:szCs w:val="24"/>
          </w:rPr>
          <w:t>https://dapps.co.il/%D7%A9%D7%99%D7%A8%D7%95%D7%AA%D7%99-%D7%94%D7%A2%D7%A0%D7%9F-%D7%A9%D7%9C-amazon-%D7%A9%D7%90%D7%AA%D7%9D-%D7%97%D7%99%D7%99%D7%91%D7%99%D7%9D-%D7%9C%D7%94%D7%9B%D7%99%D7%A8-%D7%95%D7%93%D7%A8%D7%9B</w:t>
        </w:r>
        <w:r w:rsidR="00B05902" w:rsidRPr="00B05902">
          <w:rPr>
            <w:rStyle w:val="Hyperlink"/>
            <w:rFonts w:cstheme="minorHAnsi"/>
            <w:sz w:val="24"/>
            <w:szCs w:val="24"/>
            <w:rtl/>
          </w:rPr>
          <w:t>/</w:t>
        </w:r>
      </w:hyperlink>
    </w:p>
    <w:p w14:paraId="0BA254E3" w14:textId="621892D3" w:rsidR="00B05902" w:rsidRPr="00B05902" w:rsidRDefault="00350D61" w:rsidP="00B05902">
      <w:pPr>
        <w:pStyle w:val="a7"/>
        <w:numPr>
          <w:ilvl w:val="0"/>
          <w:numId w:val="18"/>
        </w:numPr>
        <w:bidi w:val="0"/>
        <w:jc w:val="both"/>
        <w:rPr>
          <w:rFonts w:cstheme="minorHAnsi"/>
          <w:sz w:val="24"/>
          <w:szCs w:val="24"/>
        </w:rPr>
      </w:pPr>
      <w:hyperlink r:id="rId112" w:history="1">
        <w:r w:rsidR="00B05902" w:rsidRPr="00B05902">
          <w:rPr>
            <w:rStyle w:val="Hyperlink"/>
            <w:rFonts w:cstheme="minorHAnsi"/>
            <w:sz w:val="24"/>
            <w:szCs w:val="24"/>
          </w:rPr>
          <w:t>https://www.matrix.co.il/About/Pages/amazon.aspx</w:t>
        </w:r>
      </w:hyperlink>
    </w:p>
    <w:p w14:paraId="6D9F3CFD" w14:textId="0F966B22" w:rsidR="00B05902" w:rsidRPr="00B05902" w:rsidRDefault="00350D61" w:rsidP="00B05902">
      <w:pPr>
        <w:pStyle w:val="a7"/>
        <w:numPr>
          <w:ilvl w:val="0"/>
          <w:numId w:val="18"/>
        </w:numPr>
        <w:bidi w:val="0"/>
        <w:jc w:val="both"/>
        <w:rPr>
          <w:rFonts w:cstheme="minorHAnsi"/>
          <w:sz w:val="24"/>
          <w:szCs w:val="24"/>
        </w:rPr>
      </w:pPr>
      <w:hyperlink r:id="rId113" w:history="1">
        <w:r w:rsidR="00B05902" w:rsidRPr="00B05902">
          <w:rPr>
            <w:rStyle w:val="Hyperlink"/>
            <w:rFonts w:cstheme="minorHAnsi"/>
            <w:sz w:val="24"/>
            <w:szCs w:val="24"/>
          </w:rPr>
          <w:t>https://www.mrcoral.co.il/%D7%9E%D7%94-%D7%96%D7%94-git-%D7%92%D7%99%D7%98</w:t>
        </w:r>
        <w:r w:rsidR="00B05902" w:rsidRPr="00B05902">
          <w:rPr>
            <w:rStyle w:val="Hyperlink"/>
            <w:rFonts w:cstheme="minorHAnsi"/>
            <w:sz w:val="24"/>
            <w:szCs w:val="24"/>
            <w:rtl/>
          </w:rPr>
          <w:t>/</w:t>
        </w:r>
      </w:hyperlink>
    </w:p>
    <w:p w14:paraId="10F39C6A" w14:textId="17ABBCAB" w:rsidR="00B05902" w:rsidRPr="00B05902" w:rsidRDefault="00350D61" w:rsidP="00B05902">
      <w:pPr>
        <w:pStyle w:val="a7"/>
        <w:numPr>
          <w:ilvl w:val="0"/>
          <w:numId w:val="18"/>
        </w:numPr>
        <w:bidi w:val="0"/>
        <w:jc w:val="both"/>
        <w:rPr>
          <w:rFonts w:cstheme="minorHAnsi"/>
          <w:sz w:val="24"/>
          <w:szCs w:val="24"/>
        </w:rPr>
      </w:pPr>
      <w:hyperlink r:id="rId114" w:history="1">
        <w:r w:rsidR="00B05902" w:rsidRPr="00B05902">
          <w:rPr>
            <w:rStyle w:val="Hyperlink"/>
            <w:rFonts w:cstheme="minorHAnsi"/>
            <w:sz w:val="24"/>
            <w:szCs w:val="24"/>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00B05902" w:rsidRPr="00B05902">
          <w:rPr>
            <w:rStyle w:val="Hyperlink"/>
            <w:rFonts w:cstheme="minorHAnsi"/>
            <w:sz w:val="24"/>
            <w:szCs w:val="24"/>
            <w:rtl/>
          </w:rPr>
          <w:t>/</w:t>
        </w:r>
      </w:hyperlink>
    </w:p>
    <w:p w14:paraId="6CC45490" w14:textId="720E7B9B" w:rsidR="00B05902" w:rsidRPr="00B05902" w:rsidRDefault="00350D61" w:rsidP="00B05902">
      <w:pPr>
        <w:pStyle w:val="a7"/>
        <w:numPr>
          <w:ilvl w:val="0"/>
          <w:numId w:val="18"/>
        </w:numPr>
        <w:bidi w:val="0"/>
        <w:jc w:val="both"/>
        <w:rPr>
          <w:rFonts w:cstheme="minorHAnsi"/>
          <w:sz w:val="24"/>
          <w:szCs w:val="24"/>
        </w:rPr>
      </w:pPr>
      <w:hyperlink r:id="rId115" w:history="1">
        <w:r w:rsidR="00B05902" w:rsidRPr="00B05902">
          <w:rPr>
            <w:rStyle w:val="Hyperlink"/>
            <w:rFonts w:cstheme="minorHAnsi"/>
            <w:sz w:val="24"/>
            <w:szCs w:val="24"/>
          </w:rPr>
          <w:t>https://he.wikipedia.org/wiki/%D7%A7%D7%A0%D7%91%D7%9F</w:t>
        </w:r>
      </w:hyperlink>
    </w:p>
    <w:p w14:paraId="42ED1225" w14:textId="4EA496AE" w:rsidR="00B05902" w:rsidRPr="00B05902" w:rsidRDefault="00350D61" w:rsidP="00B05902">
      <w:pPr>
        <w:pStyle w:val="a7"/>
        <w:numPr>
          <w:ilvl w:val="0"/>
          <w:numId w:val="18"/>
        </w:numPr>
        <w:bidi w:val="0"/>
        <w:jc w:val="both"/>
        <w:rPr>
          <w:rFonts w:cstheme="minorHAnsi"/>
          <w:sz w:val="24"/>
          <w:szCs w:val="24"/>
        </w:rPr>
      </w:pPr>
      <w:hyperlink r:id="rId116" w:history="1">
        <w:r w:rsidR="00B05902" w:rsidRPr="00B05902">
          <w:rPr>
            <w:rStyle w:val="Hyperlink"/>
            <w:rFonts w:cstheme="minorHAnsi"/>
            <w:sz w:val="24"/>
            <w:szCs w:val="24"/>
          </w:rPr>
          <w:t>https://business-excellence.co.il/blog/513-kanban-system</w:t>
        </w:r>
      </w:hyperlink>
    </w:p>
    <w:p w14:paraId="1BDDFCC5" w14:textId="1AFCEDB6" w:rsidR="00B05902" w:rsidRPr="00B05902" w:rsidRDefault="00350D61" w:rsidP="00B05902">
      <w:pPr>
        <w:pStyle w:val="a7"/>
        <w:numPr>
          <w:ilvl w:val="0"/>
          <w:numId w:val="18"/>
        </w:numPr>
        <w:bidi w:val="0"/>
        <w:jc w:val="both"/>
        <w:rPr>
          <w:rFonts w:cstheme="minorHAnsi"/>
          <w:sz w:val="24"/>
          <w:szCs w:val="24"/>
        </w:rPr>
      </w:pPr>
      <w:hyperlink r:id="rId117" w:history="1">
        <w:r w:rsidR="00B05902" w:rsidRPr="00B05902">
          <w:rPr>
            <w:rStyle w:val="Hyperlink"/>
            <w:rFonts w:cstheme="minorHAnsi"/>
            <w:sz w:val="24"/>
            <w:szCs w:val="24"/>
          </w:rPr>
          <w:t>https://he.wikipedia.org/wiki/%D7%A7%D7%A0%D7%91%D7%9F</w:t>
        </w:r>
      </w:hyperlink>
    </w:p>
    <w:p w14:paraId="2E36D78D" w14:textId="264E1E12" w:rsidR="00B05902" w:rsidRPr="00B05902" w:rsidRDefault="00350D61" w:rsidP="00B05902">
      <w:pPr>
        <w:pStyle w:val="a7"/>
        <w:numPr>
          <w:ilvl w:val="0"/>
          <w:numId w:val="18"/>
        </w:numPr>
        <w:bidi w:val="0"/>
        <w:jc w:val="both"/>
        <w:rPr>
          <w:rFonts w:cstheme="minorHAnsi"/>
          <w:sz w:val="24"/>
          <w:szCs w:val="24"/>
        </w:rPr>
      </w:pPr>
      <w:hyperlink r:id="rId118" w:history="1">
        <w:r w:rsidR="00B05902" w:rsidRPr="00B05902">
          <w:rPr>
            <w:rStyle w:val="Hyperlink"/>
            <w:rFonts w:cstheme="minorHAnsi"/>
            <w:sz w:val="24"/>
            <w:szCs w:val="24"/>
          </w:rPr>
          <w:t>https://en.wikipedia.org/wiki/Kanban_(development</w:t>
        </w:r>
        <w:r w:rsidR="00B05902" w:rsidRPr="00B05902">
          <w:rPr>
            <w:rStyle w:val="Hyperlink"/>
            <w:rFonts w:cstheme="minorHAnsi"/>
            <w:sz w:val="24"/>
            <w:szCs w:val="24"/>
            <w:rtl/>
          </w:rPr>
          <w:t>)</w:t>
        </w:r>
      </w:hyperlink>
    </w:p>
    <w:p w14:paraId="08F808BA" w14:textId="70BC2B8A" w:rsidR="00B05902" w:rsidRPr="00B05902" w:rsidRDefault="00350D61" w:rsidP="00B05902">
      <w:pPr>
        <w:pStyle w:val="a7"/>
        <w:numPr>
          <w:ilvl w:val="0"/>
          <w:numId w:val="18"/>
        </w:numPr>
        <w:bidi w:val="0"/>
        <w:jc w:val="both"/>
        <w:rPr>
          <w:rFonts w:cstheme="minorHAnsi"/>
          <w:sz w:val="24"/>
          <w:szCs w:val="24"/>
        </w:rPr>
      </w:pPr>
      <w:hyperlink r:id="rId119" w:history="1">
        <w:r w:rsidR="00B05902" w:rsidRPr="00B05902">
          <w:rPr>
            <w:rStyle w:val="Hyperlink"/>
            <w:rFonts w:cstheme="minorHAnsi"/>
            <w:sz w:val="24"/>
            <w:szCs w:val="24"/>
          </w:rPr>
          <w:t>https://developers.google.com/web/tools/chrome-devtools</w:t>
        </w:r>
        <w:r w:rsidR="00B05902" w:rsidRPr="00B05902">
          <w:rPr>
            <w:rStyle w:val="Hyperlink"/>
            <w:rFonts w:cstheme="minorHAnsi"/>
            <w:sz w:val="24"/>
            <w:szCs w:val="24"/>
            <w:rtl/>
          </w:rPr>
          <w:t>/</w:t>
        </w:r>
      </w:hyperlink>
    </w:p>
    <w:p w14:paraId="2E738C81" w14:textId="205E657B" w:rsidR="00B05902" w:rsidRPr="00B05902" w:rsidRDefault="00350D61" w:rsidP="00B05902">
      <w:pPr>
        <w:pStyle w:val="a7"/>
        <w:numPr>
          <w:ilvl w:val="0"/>
          <w:numId w:val="18"/>
        </w:numPr>
        <w:bidi w:val="0"/>
        <w:jc w:val="both"/>
        <w:rPr>
          <w:rFonts w:cstheme="minorHAnsi"/>
          <w:sz w:val="24"/>
          <w:szCs w:val="24"/>
        </w:rPr>
      </w:pPr>
      <w:hyperlink r:id="rId120" w:history="1">
        <w:r w:rsidR="00B05902"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350D61" w:rsidP="00B05902">
      <w:pPr>
        <w:pStyle w:val="a7"/>
        <w:numPr>
          <w:ilvl w:val="0"/>
          <w:numId w:val="18"/>
        </w:numPr>
        <w:bidi w:val="0"/>
        <w:jc w:val="both"/>
        <w:rPr>
          <w:rFonts w:cstheme="minorHAnsi"/>
          <w:sz w:val="24"/>
          <w:szCs w:val="24"/>
        </w:rPr>
      </w:pPr>
      <w:hyperlink r:id="rId121" w:history="1">
        <w:r w:rsidR="00B05902" w:rsidRPr="00B05902">
          <w:rPr>
            <w:rStyle w:val="Hyperlink"/>
            <w:rFonts w:cstheme="minorHAnsi"/>
            <w:sz w:val="24"/>
            <w:szCs w:val="24"/>
          </w:rPr>
          <w:t>https://he.wikipedia.org/wiki/%D7%91%D7%A1%D7%99%D7%A1_%D7%A0%D7%AA%D7%95%D7%A0%D7%99%D7%9D</w:t>
        </w:r>
      </w:hyperlink>
    </w:p>
    <w:p w14:paraId="786265D1" w14:textId="340CE872" w:rsidR="00B05902" w:rsidRPr="00B05902" w:rsidRDefault="00350D61" w:rsidP="00B05902">
      <w:pPr>
        <w:pStyle w:val="a7"/>
        <w:numPr>
          <w:ilvl w:val="0"/>
          <w:numId w:val="18"/>
        </w:numPr>
        <w:bidi w:val="0"/>
        <w:jc w:val="both"/>
        <w:rPr>
          <w:rFonts w:cstheme="minorHAnsi"/>
          <w:sz w:val="24"/>
          <w:szCs w:val="24"/>
        </w:rPr>
      </w:pPr>
      <w:hyperlink r:id="rId122" w:history="1">
        <w:r w:rsidR="00B05902" w:rsidRPr="00B05902">
          <w:rPr>
            <w:rStyle w:val="Hyperlink"/>
            <w:rFonts w:cstheme="minorHAnsi"/>
            <w:sz w:val="24"/>
            <w:szCs w:val="24"/>
          </w:rPr>
          <w:t>https://en.wikipedia.org/wiki/Database</w:t>
        </w:r>
      </w:hyperlink>
    </w:p>
    <w:p w14:paraId="71E90214" w14:textId="115BA0DD" w:rsidR="00B05902" w:rsidRPr="00B05902" w:rsidRDefault="00350D61" w:rsidP="00B05902">
      <w:pPr>
        <w:pStyle w:val="a7"/>
        <w:numPr>
          <w:ilvl w:val="0"/>
          <w:numId w:val="18"/>
        </w:numPr>
        <w:bidi w:val="0"/>
        <w:jc w:val="both"/>
        <w:rPr>
          <w:rFonts w:cstheme="minorHAnsi"/>
          <w:sz w:val="24"/>
          <w:szCs w:val="24"/>
        </w:rPr>
      </w:pPr>
      <w:hyperlink r:id="rId123" w:history="1">
        <w:r w:rsidR="00B05902" w:rsidRPr="00B05902">
          <w:rPr>
            <w:rStyle w:val="Hyperlink"/>
            <w:rFonts w:cstheme="minorHAnsi"/>
            <w:sz w:val="24"/>
            <w:szCs w:val="24"/>
          </w:rPr>
          <w:t>https://searchsqlserver.techtarget.com/definition/database</w:t>
        </w:r>
      </w:hyperlink>
    </w:p>
    <w:p w14:paraId="13019C8C" w14:textId="1EAE7683" w:rsidR="00B05902" w:rsidRPr="00B05902" w:rsidRDefault="00350D61" w:rsidP="00B05902">
      <w:pPr>
        <w:pStyle w:val="a7"/>
        <w:numPr>
          <w:ilvl w:val="0"/>
          <w:numId w:val="18"/>
        </w:numPr>
        <w:bidi w:val="0"/>
        <w:jc w:val="both"/>
        <w:rPr>
          <w:rFonts w:cstheme="minorHAnsi"/>
          <w:sz w:val="24"/>
          <w:szCs w:val="24"/>
        </w:rPr>
      </w:pPr>
      <w:hyperlink r:id="rId124" w:history="1">
        <w:r w:rsidR="00B05902" w:rsidRPr="00B05902">
          <w:rPr>
            <w:rStyle w:val="Hyperlink"/>
            <w:rFonts w:cstheme="minorHAnsi"/>
            <w:sz w:val="24"/>
            <w:szCs w:val="24"/>
          </w:rPr>
          <w:t>https://www.postgresql.org/about</w:t>
        </w:r>
        <w:r w:rsidR="00B05902" w:rsidRPr="00B05902">
          <w:rPr>
            <w:rStyle w:val="Hyperlink"/>
            <w:rFonts w:cstheme="minorHAnsi"/>
            <w:sz w:val="24"/>
            <w:szCs w:val="24"/>
            <w:rtl/>
          </w:rPr>
          <w:t>/</w:t>
        </w:r>
      </w:hyperlink>
    </w:p>
    <w:p w14:paraId="3FDF7443" w14:textId="5D52C7B8" w:rsidR="00B05902" w:rsidRPr="00B05902" w:rsidRDefault="00350D61" w:rsidP="00B05902">
      <w:pPr>
        <w:pStyle w:val="a7"/>
        <w:numPr>
          <w:ilvl w:val="0"/>
          <w:numId w:val="18"/>
        </w:numPr>
        <w:bidi w:val="0"/>
        <w:jc w:val="both"/>
        <w:rPr>
          <w:rFonts w:cstheme="minorHAnsi"/>
          <w:sz w:val="24"/>
          <w:szCs w:val="24"/>
        </w:rPr>
      </w:pPr>
      <w:hyperlink r:id="rId125" w:history="1">
        <w:r w:rsidR="00B05902" w:rsidRPr="00B05902">
          <w:rPr>
            <w:rStyle w:val="Hyperlink"/>
            <w:rFonts w:cstheme="minorHAnsi"/>
            <w:sz w:val="24"/>
            <w:szCs w:val="24"/>
          </w:rPr>
          <w:t>http://www.json.org/json-he.html</w:t>
        </w:r>
      </w:hyperlink>
    </w:p>
    <w:p w14:paraId="7A7BFA2A" w14:textId="54DC6C4C" w:rsidR="00B05902" w:rsidRPr="00B05902" w:rsidRDefault="00350D61" w:rsidP="00B05902">
      <w:pPr>
        <w:pStyle w:val="a7"/>
        <w:numPr>
          <w:ilvl w:val="0"/>
          <w:numId w:val="18"/>
        </w:numPr>
        <w:bidi w:val="0"/>
        <w:jc w:val="both"/>
        <w:rPr>
          <w:rFonts w:cstheme="minorHAnsi"/>
          <w:sz w:val="24"/>
          <w:szCs w:val="24"/>
        </w:rPr>
      </w:pPr>
      <w:hyperlink r:id="rId126" w:history="1">
        <w:r w:rsidR="00B05902" w:rsidRPr="00B05902">
          <w:rPr>
            <w:rStyle w:val="Hyperlink"/>
            <w:rFonts w:cstheme="minorHAnsi"/>
            <w:sz w:val="24"/>
            <w:szCs w:val="24"/>
          </w:rPr>
          <w:t>https://he.wikipedia.org/wiki/JSON</w:t>
        </w:r>
      </w:hyperlink>
    </w:p>
    <w:p w14:paraId="01391692" w14:textId="7D0FAD9E" w:rsidR="00B05902" w:rsidRPr="00B05902" w:rsidRDefault="00350D61" w:rsidP="00B05902">
      <w:pPr>
        <w:pStyle w:val="a7"/>
        <w:numPr>
          <w:ilvl w:val="0"/>
          <w:numId w:val="18"/>
        </w:numPr>
        <w:bidi w:val="0"/>
        <w:jc w:val="both"/>
        <w:rPr>
          <w:rFonts w:cstheme="minorHAnsi"/>
          <w:sz w:val="24"/>
          <w:szCs w:val="24"/>
        </w:rPr>
      </w:pPr>
      <w:hyperlink r:id="rId127" w:history="1">
        <w:r w:rsidR="00B05902" w:rsidRPr="00B05902">
          <w:rPr>
            <w:rStyle w:val="Hyperlink"/>
            <w:rFonts w:cstheme="minorHAnsi"/>
            <w:sz w:val="24"/>
            <w:szCs w:val="24"/>
          </w:rPr>
          <w:t>https://en.wikipedia.org/wiki/Hypertext_Transfer_Protocol</w:t>
        </w:r>
      </w:hyperlink>
    </w:p>
    <w:p w14:paraId="06239584" w14:textId="73E9A3F5" w:rsidR="00B05902" w:rsidRPr="00B05902" w:rsidRDefault="00350D61" w:rsidP="00B05902">
      <w:pPr>
        <w:pStyle w:val="a7"/>
        <w:numPr>
          <w:ilvl w:val="0"/>
          <w:numId w:val="18"/>
        </w:numPr>
        <w:bidi w:val="0"/>
        <w:jc w:val="both"/>
        <w:rPr>
          <w:rFonts w:cstheme="minorHAnsi"/>
          <w:sz w:val="24"/>
          <w:szCs w:val="24"/>
        </w:rPr>
      </w:pPr>
      <w:hyperlink r:id="rId128" w:history="1">
        <w:r w:rsidR="00B05902" w:rsidRPr="00B05902">
          <w:rPr>
            <w:rStyle w:val="Hyperlink"/>
            <w:rFonts w:cstheme="minorHAnsi"/>
            <w:sz w:val="24"/>
            <w:szCs w:val="24"/>
          </w:rPr>
          <w:t>https://he.wikipedia.org/wiki/Hypertext_Transfer_Protocol</w:t>
        </w:r>
      </w:hyperlink>
    </w:p>
    <w:p w14:paraId="1E2B9E75" w14:textId="73952AFE" w:rsidR="00B05902" w:rsidRPr="00B05902" w:rsidRDefault="00350D61" w:rsidP="00B05902">
      <w:pPr>
        <w:pStyle w:val="a7"/>
        <w:numPr>
          <w:ilvl w:val="0"/>
          <w:numId w:val="18"/>
        </w:numPr>
        <w:bidi w:val="0"/>
        <w:jc w:val="both"/>
        <w:rPr>
          <w:rFonts w:cstheme="minorHAnsi"/>
          <w:sz w:val="24"/>
          <w:szCs w:val="24"/>
        </w:rPr>
      </w:pPr>
      <w:hyperlink r:id="rId129" w:history="1">
        <w:r w:rsidR="00B05902" w:rsidRPr="00B05902">
          <w:rPr>
            <w:rStyle w:val="Hyperlink"/>
            <w:rFonts w:cstheme="minorHAnsi"/>
            <w:sz w:val="24"/>
            <w:szCs w:val="24"/>
          </w:rPr>
          <w:t>https://he.wikipedia.org/wiki/%D7%90%D7%AA%D7%A8_%D7%90%D7%99%D7%A0%D7%98%D7%A8%D7%A0%D7%98</w:t>
        </w:r>
      </w:hyperlink>
    </w:p>
    <w:p w14:paraId="0A6AA1A4" w14:textId="0A063F9D" w:rsidR="00B05902" w:rsidRPr="00B05902" w:rsidRDefault="00350D61" w:rsidP="00B05902">
      <w:pPr>
        <w:pStyle w:val="a7"/>
        <w:numPr>
          <w:ilvl w:val="0"/>
          <w:numId w:val="18"/>
        </w:numPr>
        <w:bidi w:val="0"/>
        <w:jc w:val="both"/>
        <w:rPr>
          <w:rFonts w:cstheme="minorHAnsi"/>
          <w:sz w:val="24"/>
          <w:szCs w:val="24"/>
        </w:rPr>
      </w:pPr>
      <w:hyperlink r:id="rId130"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37C7CE6F" w14:textId="14099254" w:rsidR="00B05902" w:rsidRPr="00B05902" w:rsidRDefault="00350D61" w:rsidP="00B05902">
      <w:pPr>
        <w:pStyle w:val="a7"/>
        <w:numPr>
          <w:ilvl w:val="0"/>
          <w:numId w:val="18"/>
        </w:numPr>
        <w:bidi w:val="0"/>
        <w:jc w:val="both"/>
        <w:rPr>
          <w:rFonts w:cstheme="minorHAnsi"/>
          <w:sz w:val="24"/>
          <w:szCs w:val="24"/>
        </w:rPr>
      </w:pPr>
      <w:hyperlink r:id="rId131" w:history="1">
        <w:r w:rsidR="00B05902" w:rsidRPr="00B05902">
          <w:rPr>
            <w:rStyle w:val="Hyperlink"/>
            <w:rFonts w:cstheme="minorHAnsi"/>
            <w:sz w:val="24"/>
            <w:szCs w:val="24"/>
          </w:rPr>
          <w:t>https://en.wikipedia.org/wiki/HTML</w:t>
        </w:r>
      </w:hyperlink>
    </w:p>
    <w:p w14:paraId="07473CDA" w14:textId="20E22A68" w:rsidR="00B05902" w:rsidRPr="00B05902" w:rsidRDefault="00350D61" w:rsidP="00B05902">
      <w:pPr>
        <w:pStyle w:val="a7"/>
        <w:numPr>
          <w:ilvl w:val="0"/>
          <w:numId w:val="18"/>
        </w:numPr>
        <w:bidi w:val="0"/>
        <w:jc w:val="both"/>
        <w:rPr>
          <w:rFonts w:cstheme="minorHAnsi"/>
          <w:sz w:val="24"/>
          <w:szCs w:val="24"/>
        </w:rPr>
      </w:pPr>
      <w:hyperlink r:id="rId132" w:history="1">
        <w:r w:rsidR="00B05902" w:rsidRPr="00B05902">
          <w:rPr>
            <w:rStyle w:val="Hyperlink"/>
            <w:rFonts w:cstheme="minorHAnsi"/>
            <w:sz w:val="24"/>
            <w:szCs w:val="24"/>
          </w:rPr>
          <w:t>https://www.w3schools.com/html/html_intro.asp</w:t>
        </w:r>
      </w:hyperlink>
    </w:p>
    <w:p w14:paraId="52F61BC2" w14:textId="1F5D2C7A" w:rsidR="00B05902" w:rsidRPr="00B05902" w:rsidRDefault="00350D61" w:rsidP="00B05902">
      <w:pPr>
        <w:pStyle w:val="a7"/>
        <w:numPr>
          <w:ilvl w:val="0"/>
          <w:numId w:val="18"/>
        </w:numPr>
        <w:bidi w:val="0"/>
        <w:jc w:val="both"/>
        <w:rPr>
          <w:rFonts w:cstheme="minorHAnsi"/>
          <w:sz w:val="24"/>
          <w:szCs w:val="24"/>
        </w:rPr>
      </w:pPr>
      <w:hyperlink r:id="rId133" w:history="1">
        <w:r w:rsidR="00B05902" w:rsidRPr="00B05902">
          <w:rPr>
            <w:rStyle w:val="Hyperlink"/>
            <w:rFonts w:cstheme="minorHAnsi"/>
            <w:sz w:val="24"/>
            <w:szCs w:val="24"/>
          </w:rPr>
          <w:t>https://he.wikipedia.org/wiki/%D7%A4%D7%99%D7%99%D7%AA%D7%95%D7%9F</w:t>
        </w:r>
      </w:hyperlink>
    </w:p>
    <w:p w14:paraId="4693D3E4" w14:textId="16A1B452" w:rsidR="00B05902" w:rsidRPr="00B05902" w:rsidRDefault="00350D61" w:rsidP="00B05902">
      <w:pPr>
        <w:pStyle w:val="a7"/>
        <w:numPr>
          <w:ilvl w:val="0"/>
          <w:numId w:val="18"/>
        </w:numPr>
        <w:bidi w:val="0"/>
        <w:jc w:val="both"/>
        <w:rPr>
          <w:rFonts w:cstheme="minorHAnsi"/>
          <w:sz w:val="24"/>
          <w:szCs w:val="24"/>
        </w:rPr>
      </w:pPr>
      <w:hyperlink r:id="rId134" w:history="1">
        <w:r w:rsidR="00B05902"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350D61" w:rsidP="00B05902">
      <w:pPr>
        <w:pStyle w:val="a7"/>
        <w:numPr>
          <w:ilvl w:val="0"/>
          <w:numId w:val="18"/>
        </w:numPr>
        <w:bidi w:val="0"/>
        <w:jc w:val="both"/>
        <w:rPr>
          <w:rFonts w:cstheme="minorHAnsi"/>
          <w:sz w:val="24"/>
          <w:szCs w:val="24"/>
        </w:rPr>
      </w:pPr>
      <w:hyperlink r:id="rId135" w:history="1">
        <w:r w:rsidR="00B05902" w:rsidRPr="00B05902">
          <w:rPr>
            <w:rStyle w:val="Hyperlink"/>
            <w:rFonts w:cstheme="minorHAnsi"/>
            <w:sz w:val="24"/>
            <w:szCs w:val="24"/>
          </w:rPr>
          <w:t>http://www.methodacloud.com/content/pages/kit_agile/H_Guide.htm</w:t>
        </w:r>
      </w:hyperlink>
    </w:p>
    <w:p w14:paraId="71C4189B" w14:textId="622931BA" w:rsidR="00B05902" w:rsidRPr="00B05902" w:rsidRDefault="00350D61" w:rsidP="00B05902">
      <w:pPr>
        <w:pStyle w:val="a7"/>
        <w:numPr>
          <w:ilvl w:val="0"/>
          <w:numId w:val="18"/>
        </w:numPr>
        <w:bidi w:val="0"/>
        <w:jc w:val="both"/>
        <w:rPr>
          <w:rFonts w:cstheme="minorHAnsi"/>
          <w:sz w:val="24"/>
          <w:szCs w:val="24"/>
        </w:rPr>
      </w:pPr>
      <w:hyperlink r:id="rId136" w:history="1">
        <w:r w:rsidR="00B05902" w:rsidRPr="00B05902">
          <w:rPr>
            <w:rStyle w:val="Hyperlink"/>
            <w:rFonts w:cstheme="minorHAnsi"/>
            <w:sz w:val="24"/>
            <w:szCs w:val="24"/>
          </w:rPr>
          <w:t>https://en.wikipedia.org/wiki/Software_development_process</w:t>
        </w:r>
      </w:hyperlink>
    </w:p>
    <w:p w14:paraId="0AF0EEB1" w14:textId="0A7EC9A6" w:rsidR="00B05902" w:rsidRPr="00B05902" w:rsidRDefault="00350D61" w:rsidP="00B05902">
      <w:pPr>
        <w:pStyle w:val="a7"/>
        <w:numPr>
          <w:ilvl w:val="0"/>
          <w:numId w:val="18"/>
        </w:numPr>
        <w:bidi w:val="0"/>
        <w:jc w:val="both"/>
        <w:rPr>
          <w:rFonts w:cstheme="minorHAnsi"/>
          <w:sz w:val="24"/>
          <w:szCs w:val="24"/>
        </w:rPr>
      </w:pPr>
      <w:hyperlink r:id="rId137" w:history="1">
        <w:r w:rsidR="00B05902" w:rsidRPr="00B05902">
          <w:rPr>
            <w:rStyle w:val="Hyperlink"/>
            <w:rFonts w:cstheme="minorHAnsi"/>
            <w:sz w:val="24"/>
            <w:szCs w:val="24"/>
          </w:rPr>
          <w:t>https://he.wikipedia.org/wiki/CVSS</w:t>
        </w:r>
      </w:hyperlink>
    </w:p>
    <w:p w14:paraId="5801C3DB" w14:textId="56556CFB" w:rsidR="00B05902" w:rsidRPr="00B05902" w:rsidRDefault="00350D61" w:rsidP="00B05902">
      <w:pPr>
        <w:pStyle w:val="a7"/>
        <w:numPr>
          <w:ilvl w:val="0"/>
          <w:numId w:val="18"/>
        </w:numPr>
        <w:bidi w:val="0"/>
        <w:jc w:val="both"/>
        <w:rPr>
          <w:rFonts w:cstheme="minorHAnsi"/>
          <w:sz w:val="24"/>
          <w:szCs w:val="24"/>
        </w:rPr>
      </w:pPr>
      <w:hyperlink r:id="rId138" w:history="1">
        <w:r w:rsidR="00B05902" w:rsidRPr="00B05902">
          <w:rPr>
            <w:rStyle w:val="Hyperlink"/>
            <w:rFonts w:cstheme="minorHAnsi"/>
            <w:sz w:val="24"/>
            <w:szCs w:val="24"/>
          </w:rPr>
          <w:t>https://www.veracode.com/security/sql-injection</w:t>
        </w:r>
      </w:hyperlink>
    </w:p>
    <w:p w14:paraId="56C3944E" w14:textId="5543284F" w:rsidR="00B05902" w:rsidRPr="00B05902" w:rsidRDefault="00350D61" w:rsidP="00B05902">
      <w:pPr>
        <w:pStyle w:val="a7"/>
        <w:numPr>
          <w:ilvl w:val="0"/>
          <w:numId w:val="18"/>
        </w:numPr>
        <w:bidi w:val="0"/>
        <w:jc w:val="both"/>
        <w:rPr>
          <w:rFonts w:cstheme="minorHAnsi"/>
          <w:sz w:val="24"/>
          <w:szCs w:val="24"/>
        </w:rPr>
      </w:pPr>
      <w:hyperlink r:id="rId139" w:history="1">
        <w:r w:rsidR="00B05902" w:rsidRPr="00B05902">
          <w:rPr>
            <w:rStyle w:val="Hyperlink"/>
            <w:rFonts w:cstheme="minorHAnsi"/>
            <w:sz w:val="24"/>
            <w:szCs w:val="24"/>
          </w:rPr>
          <w:t>https://portswigger.net/web-security/sql-injection</w:t>
        </w:r>
      </w:hyperlink>
    </w:p>
    <w:p w14:paraId="281D55D2" w14:textId="6060A97B" w:rsidR="00B05902" w:rsidRPr="00B05902" w:rsidRDefault="00350D61" w:rsidP="00B05902">
      <w:pPr>
        <w:pStyle w:val="a7"/>
        <w:numPr>
          <w:ilvl w:val="0"/>
          <w:numId w:val="18"/>
        </w:numPr>
        <w:bidi w:val="0"/>
        <w:jc w:val="both"/>
        <w:rPr>
          <w:rFonts w:cstheme="minorHAnsi"/>
          <w:sz w:val="24"/>
          <w:szCs w:val="24"/>
        </w:rPr>
      </w:pPr>
      <w:hyperlink r:id="rId140" w:history="1">
        <w:r w:rsidR="00B05902" w:rsidRPr="00B05902">
          <w:rPr>
            <w:rStyle w:val="Hyperlink"/>
            <w:rFonts w:cstheme="minorHAnsi"/>
            <w:sz w:val="24"/>
            <w:szCs w:val="24"/>
          </w:rPr>
          <w:t>https://www.owasp.org/images/7/72/OWASP_Top_10-2017_%28en%29.pdf.pdf</w:t>
        </w:r>
      </w:hyperlink>
    </w:p>
    <w:p w14:paraId="087218D5" w14:textId="2DB3A3A3" w:rsidR="00B05902" w:rsidRPr="00B05902" w:rsidRDefault="00350D61" w:rsidP="00B05902">
      <w:pPr>
        <w:pStyle w:val="a7"/>
        <w:numPr>
          <w:ilvl w:val="0"/>
          <w:numId w:val="18"/>
        </w:numPr>
        <w:bidi w:val="0"/>
        <w:jc w:val="both"/>
        <w:rPr>
          <w:rFonts w:cstheme="minorHAnsi"/>
          <w:sz w:val="24"/>
          <w:szCs w:val="24"/>
        </w:rPr>
      </w:pPr>
      <w:hyperlink r:id="rId141" w:history="1">
        <w:r w:rsidR="00B05902"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350D61" w:rsidP="00B05902">
      <w:pPr>
        <w:pStyle w:val="a7"/>
        <w:numPr>
          <w:ilvl w:val="0"/>
          <w:numId w:val="18"/>
        </w:numPr>
        <w:bidi w:val="0"/>
        <w:jc w:val="both"/>
        <w:rPr>
          <w:rFonts w:cstheme="minorHAnsi"/>
          <w:sz w:val="24"/>
          <w:szCs w:val="24"/>
        </w:rPr>
      </w:pPr>
      <w:hyperlink r:id="rId142" w:history="1">
        <w:r w:rsidR="00B05902"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350D61" w:rsidP="00B05902">
      <w:pPr>
        <w:pStyle w:val="a7"/>
        <w:numPr>
          <w:ilvl w:val="0"/>
          <w:numId w:val="18"/>
        </w:numPr>
        <w:bidi w:val="0"/>
        <w:jc w:val="both"/>
        <w:rPr>
          <w:rFonts w:cstheme="minorHAnsi"/>
          <w:sz w:val="24"/>
          <w:szCs w:val="24"/>
        </w:rPr>
      </w:pPr>
      <w:hyperlink r:id="rId143" w:history="1">
        <w:r w:rsidR="00B05902" w:rsidRPr="00B05902">
          <w:rPr>
            <w:rStyle w:val="Hyperlink"/>
            <w:rFonts w:cstheme="minorHAnsi"/>
            <w:sz w:val="24"/>
            <w:szCs w:val="24"/>
          </w:rPr>
          <w:t>http://www.firebirdfaq.org/faq285</w:t>
        </w:r>
        <w:r w:rsidR="00B05902" w:rsidRPr="00B05902">
          <w:rPr>
            <w:rStyle w:val="Hyperlink"/>
            <w:rFonts w:cstheme="minorHAnsi"/>
            <w:sz w:val="24"/>
            <w:szCs w:val="24"/>
            <w:rtl/>
          </w:rPr>
          <w:t>/</w:t>
        </w:r>
      </w:hyperlink>
      <w:r w:rsidR="00B05902"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sz w:val="24"/>
          <w:szCs w:val="24"/>
        </w:rPr>
      </w:pPr>
    </w:p>
    <w:p w14:paraId="34A0A137" w14:textId="11557A00" w:rsidR="00590B70" w:rsidRDefault="00590B70" w:rsidP="0090232D">
      <w:pPr>
        <w:pStyle w:val="a7"/>
        <w:jc w:val="both"/>
        <w:rPr>
          <w:rFonts w:cstheme="minorHAnsi"/>
          <w:sz w:val="24"/>
          <w:szCs w:val="24"/>
        </w:rPr>
      </w:pPr>
    </w:p>
    <w:p w14:paraId="1735FC43" w14:textId="09824C8F" w:rsidR="00590B70" w:rsidRPr="00CD7833" w:rsidRDefault="008E4768" w:rsidP="0090232D">
      <w:pPr>
        <w:pStyle w:val="a7"/>
        <w:jc w:val="both"/>
        <w:rPr>
          <w:rFonts w:cstheme="minorHAnsi"/>
          <w:sz w:val="24"/>
          <w:szCs w:val="24"/>
        </w:rPr>
      </w:pPr>
      <w:r>
        <w:rPr>
          <w:noProof/>
        </w:rPr>
        <w:lastRenderedPageBreak/>
        <w:drawing>
          <wp:inline distT="0" distB="0" distL="0" distR="0" wp14:anchorId="27C3DAE2" wp14:editId="5F6AE937">
            <wp:extent cx="5274310" cy="27114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sectPr w:rsidR="00590B70" w:rsidRPr="00CD7833" w:rsidSect="00D63B93">
      <w:headerReference w:type="default" r:id="rId145"/>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גמליאל" w:date="2019-03-27T19:44:00Z" w:initials="ג">
    <w:p w14:paraId="6EFB5B2A" w14:textId="05E30634" w:rsidR="00F451C7" w:rsidRDefault="00F451C7">
      <w:pPr>
        <w:pStyle w:val="ae"/>
        <w:rPr>
          <w:rtl/>
        </w:rPr>
      </w:pPr>
      <w:r>
        <w:rPr>
          <w:rStyle w:val="ad"/>
        </w:rPr>
        <w:annotationRef/>
      </w:r>
      <w:r>
        <w:rPr>
          <w:rFonts w:hint="cs"/>
          <w:rtl/>
        </w:rPr>
        <w:t>לא מספיק ברור. אם החברה שלכם מתבססת על מחקרים של שנים ארוכות לגבי פרופילים ברשתות החברתיות, אז קופצות שתי שאלות:</w:t>
      </w:r>
    </w:p>
    <w:p w14:paraId="71719CA1" w14:textId="0B919966" w:rsidR="00F451C7" w:rsidRDefault="00F451C7" w:rsidP="002F6754">
      <w:pPr>
        <w:pStyle w:val="ae"/>
        <w:numPr>
          <w:ilvl w:val="0"/>
          <w:numId w:val="17"/>
        </w:numPr>
      </w:pPr>
      <w:r>
        <w:rPr>
          <w:rFonts w:hint="cs"/>
          <w:rtl/>
        </w:rPr>
        <w:t>למה אתם מתחילים קודם בשלב של שאלונים? הרי את המחקרים כבר עשיתם!</w:t>
      </w:r>
    </w:p>
    <w:p w14:paraId="6BB68ED5" w14:textId="4C0E196E" w:rsidR="00F451C7" w:rsidRDefault="00F451C7" w:rsidP="002F6754">
      <w:pPr>
        <w:pStyle w:val="ae"/>
        <w:numPr>
          <w:ilvl w:val="0"/>
          <w:numId w:val="17"/>
        </w:numPr>
      </w:pPr>
      <w:r>
        <w:rPr>
          <w:rFonts w:hint="cs"/>
          <w:rtl/>
        </w:rPr>
        <w:t xml:space="preserve"> למה אתם קופצים ישר ל</w:t>
      </w:r>
      <w:r>
        <w:t>ML</w:t>
      </w:r>
      <w:r>
        <w:rPr>
          <w:rFonts w:hint="cs"/>
          <w:rtl/>
        </w:rPr>
        <w:t>? איפה כל המחקרים המכובדים שעשיתם? זרקתם אותם לפח?</w:t>
      </w:r>
    </w:p>
    <w:p w14:paraId="7D02C636" w14:textId="77777777" w:rsidR="00F451C7" w:rsidRDefault="00F451C7" w:rsidP="003E4F2B">
      <w:pPr>
        <w:pStyle w:val="ae"/>
        <w:rPr>
          <w:rtl/>
        </w:rPr>
      </w:pPr>
    </w:p>
    <w:p w14:paraId="7DF4B98E" w14:textId="4CB731CD" w:rsidR="00F451C7" w:rsidRDefault="00F451C7" w:rsidP="003E4F2B">
      <w:pPr>
        <w:pStyle w:val="ae"/>
        <w:rPr>
          <w:rtl/>
        </w:rPr>
      </w:pPr>
      <w:r>
        <w:rPr>
          <w:rFonts w:hint="cs"/>
          <w:rtl/>
        </w:rPr>
        <w:t>אם אני מבין נכון, השימוש ברשתות חברתיות יקרה בלי קשר לשימוש ב</w:t>
      </w:r>
      <w:r>
        <w:t>ML</w:t>
      </w:r>
      <w:r>
        <w:rPr>
          <w:rFonts w:hint="cs"/>
          <w:rtl/>
        </w:rPr>
        <w:t xml:space="preserve">, אלא כבר לפני זה ינותחו הנתונים מהרשתות החברתיות על בסיס מחקרים. בנוסף לזה, בעתיד הניתוח יבוצע לא לפי מחקרים אלא לפי </w:t>
      </w:r>
      <w:r>
        <w:t>ML</w:t>
      </w:r>
      <w:r>
        <w:rPr>
          <w:rFonts w:hint="cs"/>
          <w:rtl/>
        </w:rPr>
        <w:t>, וזה באמת שלב עתידי ורחוק יותר. ככה אני מבין את זה גם בשרטוט שיוני הכין.</w:t>
      </w:r>
    </w:p>
    <w:p w14:paraId="6E7AF422" w14:textId="77777777" w:rsidR="00F451C7" w:rsidRDefault="00F451C7" w:rsidP="003E4F2B">
      <w:pPr>
        <w:pStyle w:val="ae"/>
      </w:pPr>
    </w:p>
  </w:comment>
  <w:comment w:id="21" w:author="גמליאל" w:date="2019-03-27T19:35:00Z" w:initials="ג">
    <w:p w14:paraId="32D95576" w14:textId="11856D16" w:rsidR="00F451C7" w:rsidRDefault="00F451C7">
      <w:pPr>
        <w:pStyle w:val="ae"/>
      </w:pPr>
      <w:r>
        <w:rPr>
          <w:rStyle w:val="ad"/>
        </w:rPr>
        <w:annotationRef/>
      </w:r>
      <w:r>
        <w:rPr>
          <w:rFonts w:hint="cs"/>
          <w:rtl/>
        </w:rPr>
        <w:t xml:space="preserve">אולי כדאי פשוט להפנות לסעיף שבו פירטנו על הפרוטוקול? </w:t>
      </w:r>
      <w:r>
        <w:rPr>
          <w:rtl/>
        </w:rPr>
        <w:t>–</w:t>
      </w:r>
      <w:r>
        <w:rPr>
          <w:rFonts w:hint="cs"/>
          <w:rtl/>
        </w:rPr>
        <w:t xml:space="preserve"> </w:t>
      </w:r>
      <w:r w:rsidRPr="005C14F5">
        <w:rPr>
          <w:rFonts w:hint="cs"/>
          <w:b/>
          <w:bCs/>
          <w:rtl/>
        </w:rPr>
        <w:t>כמה שיותר לכתוב הרי זה משובח, כפל קוד בפייתון זה איסור דרבנן אבל כפל מידע במקומות אקדמיים זה מצווה מדאורייתא</w:t>
      </w:r>
    </w:p>
  </w:comment>
  <w:comment w:id="29" w:author="גמליאל" w:date="2019-03-27T19:35:00Z" w:initials="ג">
    <w:p w14:paraId="66FB3A24" w14:textId="77777777" w:rsidR="00F451C7" w:rsidRDefault="00F451C7">
      <w:pPr>
        <w:pStyle w:val="ae"/>
        <w:rPr>
          <w:rtl/>
        </w:rPr>
      </w:pPr>
      <w:r>
        <w:rPr>
          <w:rStyle w:val="ad"/>
        </w:rPr>
        <w:annotationRef/>
      </w:r>
      <w:r>
        <w:rPr>
          <w:rFonts w:hint="cs"/>
          <w:rtl/>
        </w:rPr>
        <w:t>אולי "קונבנציית"? זאת קונבנציה אחת, לא?</w:t>
      </w:r>
    </w:p>
    <w:p w14:paraId="6F0AA2BB" w14:textId="418E3B84" w:rsidR="00F451C7" w:rsidRPr="005C14F5" w:rsidRDefault="00F451C7">
      <w:pPr>
        <w:pStyle w:val="ae"/>
        <w:rPr>
          <w:b/>
          <w:bCs/>
        </w:rPr>
      </w:pPr>
      <w:r>
        <w:rPr>
          <w:rFonts w:hint="cs"/>
          <w:b/>
          <w:bCs/>
          <w:rtl/>
        </w:rPr>
        <w:t>לפי מה שאני מלמד במגשימים זה קונבנציות</w:t>
      </w:r>
    </w:p>
  </w:comment>
  <w:comment w:id="32" w:author="גמליאל" w:date="2019-03-27T19:35:00Z" w:initials="ג">
    <w:p w14:paraId="05CF96B5" w14:textId="0CDAD07E" w:rsidR="00F451C7" w:rsidRPr="00986C3D" w:rsidRDefault="00F451C7">
      <w:pPr>
        <w:pStyle w:val="ae"/>
        <w:rPr>
          <w:b/>
          <w:bCs/>
        </w:rPr>
      </w:pPr>
      <w:r>
        <w:rPr>
          <w:rStyle w:val="ad"/>
        </w:rPr>
        <w:annotationRef/>
      </w:r>
      <w:r>
        <w:rPr>
          <w:rFonts w:hint="cs"/>
          <w:rtl/>
        </w:rPr>
        <w:t>?-</w:t>
      </w:r>
      <w:r>
        <w:rPr>
          <w:rFonts w:hint="cs"/>
          <w:b/>
          <w:bCs/>
          <w:rtl/>
        </w:rPr>
        <w:t xml:space="preserve"> יש פה הגיון רק שאני כבר לא זוכר מה הלך פה, זכור לי שעשיתי סלט עם כמה מקורות, אנסה לברר</w:t>
      </w:r>
    </w:p>
  </w:comment>
  <w:comment w:id="36" w:author="גמליאל" w:date="2019-03-27T19:35:00Z" w:initials="ג">
    <w:p w14:paraId="417221E0" w14:textId="3D536592" w:rsidR="00F451C7" w:rsidRPr="00986C3D" w:rsidRDefault="00F451C7">
      <w:pPr>
        <w:pStyle w:val="ae"/>
        <w:rPr>
          <w:b/>
          <w:bCs/>
        </w:rPr>
      </w:pPr>
      <w:r>
        <w:rPr>
          <w:rStyle w:val="ad"/>
        </w:rPr>
        <w:annotationRef/>
      </w:r>
      <w:r>
        <w:rPr>
          <w:rFonts w:hint="cs"/>
          <w:rtl/>
        </w:rPr>
        <w:t xml:space="preserve">אבל בכותרת כתוב שיש יחידת מסירה אחת - </w:t>
      </w:r>
      <w:r>
        <w:rPr>
          <w:rFonts w:hint="cs"/>
          <w:b/>
          <w:bCs/>
          <w:rtl/>
        </w:rPr>
        <w:t xml:space="preserve"> סיכוי טוב שהעתקתי</w:t>
      </w:r>
    </w:p>
  </w:comment>
  <w:comment w:id="49" w:author="Daniel Danan" w:date="2019-03-27T19:35:00Z" w:initials="DD">
    <w:p w14:paraId="6A3056AE" w14:textId="2E8ED83B" w:rsidR="00F451C7" w:rsidRPr="0068070B" w:rsidRDefault="00F451C7">
      <w:pPr>
        <w:pStyle w:val="ae"/>
        <w:rPr>
          <w:rFonts w:cs="Arial"/>
          <w:rtl/>
        </w:rPr>
      </w:pPr>
      <w:r>
        <w:rPr>
          <w:rStyle w:val="ad"/>
        </w:rPr>
        <w:annotationRef/>
      </w:r>
      <w:r>
        <w:rPr>
          <w:rFonts w:hint="cs"/>
          <w:rtl/>
        </w:rPr>
        <w:t xml:space="preserve">אני חושב שכאן יוני יוכל לעזור הרבה, אני מניח שהוא בנה </w:t>
      </w:r>
      <w:proofErr w:type="spellStart"/>
      <w:r>
        <w:t>usecase&amp;user</w:t>
      </w:r>
      <w:proofErr w:type="spellEnd"/>
      <w:r>
        <w:t xml:space="preserve">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r>
        <w:rPr>
          <w:rFonts w:ascii="Segoe UI Emoji" w:eastAsia="Segoe UI Emoji" w:hAnsi="Segoe UI Emoji" w:cs="Arial" w:hint="cs"/>
          <w:rtl/>
        </w:rPr>
        <w:t xml:space="preserve">פונ' של כלל המערכת </w:t>
      </w:r>
    </w:p>
  </w:comment>
  <w:comment w:id="53" w:author="Daniel Danan" w:date="2019-03-27T19:35:00Z" w:initials="DD">
    <w:p w14:paraId="0B4097B4" w14:textId="77777777" w:rsidR="00F451C7" w:rsidRDefault="00F451C7">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F451C7" w:rsidRDefault="00F451C7">
      <w:pPr>
        <w:pStyle w:val="ae"/>
        <w:rPr>
          <w:rtl/>
        </w:rPr>
      </w:pPr>
      <w:r>
        <w:rPr>
          <w:rFonts w:hint="cs"/>
          <w:rtl/>
        </w:rPr>
        <w:t>למשל אם הוגדר שתיהיה אפשרות לעדכן תפקיד קיים, אז בצד השרת צריך להסביר את הפעולות הנדרשות לכך, כמו למשל צריך שתיהיה גישה לבסיס הנתונים ולבצע חיפוש וכו'</w:t>
      </w:r>
    </w:p>
    <w:p w14:paraId="42AB93C4" w14:textId="6A5C292A" w:rsidR="00F451C7" w:rsidRDefault="00F451C7">
      <w:pPr>
        <w:pStyle w:val="ae"/>
      </w:pPr>
      <w:r>
        <w:rPr>
          <w:rFonts w:hint="cs"/>
          <w:rtl/>
        </w:rPr>
        <w:t>מצד הלקוח צריך שתיהיה חלונית שבה הלקוח יוכל להכניס את שם התפקיד ומשם זה ילקח לחיפוש בצד השרת וכו'</w:t>
      </w:r>
    </w:p>
  </w:comment>
  <w:comment w:id="54" w:author="גמליאל" w:date="2019-03-27T19:35:00Z" w:initials="ג">
    <w:p w14:paraId="13EA72B2" w14:textId="77777777" w:rsidR="00F451C7" w:rsidRDefault="00F451C7">
      <w:pPr>
        <w:pStyle w:val="ae"/>
        <w:rPr>
          <w:rtl/>
        </w:rPr>
      </w:pPr>
      <w:r>
        <w:rPr>
          <w:rStyle w:val="ad"/>
        </w:rPr>
        <w:annotationRef/>
      </w:r>
      <w:r>
        <w:rPr>
          <w:rFonts w:hint="cs"/>
          <w:rtl/>
        </w:rPr>
        <w:t>זה ממש לא מה שיש עכשיו. כרגע יש רק תיאור כללי. הכוונה שככה זה אמור להיראות בסוף?</w:t>
      </w:r>
    </w:p>
    <w:p w14:paraId="2CF99E44" w14:textId="4E962B23" w:rsidR="00F451C7" w:rsidRPr="00BF49E7" w:rsidRDefault="00F451C7">
      <w:pPr>
        <w:pStyle w:val="ae"/>
        <w:rPr>
          <w:b/>
          <w:bCs/>
        </w:rPr>
      </w:pPr>
      <w:r>
        <w:rPr>
          <w:rFonts w:hint="cs"/>
          <w:b/>
          <w:bCs/>
          <w:rtl/>
        </w:rPr>
        <w:t>זה לא המצב? אני זוכר שכשעבדנו על זה ביחד כבר היינו במקום הזה</w:t>
      </w:r>
    </w:p>
  </w:comment>
  <w:comment w:id="56" w:author="גמליאל" w:date="2019-03-27T19:35:00Z" w:initials="ג">
    <w:p w14:paraId="2B5BBEA7" w14:textId="4C733E28" w:rsidR="00F451C7" w:rsidRPr="00175B68" w:rsidRDefault="00F451C7">
      <w:pPr>
        <w:pStyle w:val="ae"/>
        <w:rPr>
          <w:b/>
          <w:bCs/>
        </w:rPr>
      </w:pPr>
      <w:r>
        <w:rPr>
          <w:rStyle w:val="ad"/>
        </w:rPr>
        <w:annotationRef/>
      </w:r>
      <w:r w:rsidRPr="00175B68">
        <w:rPr>
          <w:rFonts w:hint="cs"/>
          <w:b/>
          <w:bCs/>
          <w:rtl/>
        </w:rPr>
        <w:t>"נמל אשדוד"?</w:t>
      </w:r>
    </w:p>
  </w:comment>
  <w:comment w:id="58" w:author="Daniel Danan" w:date="2019-03-27T19:35:00Z" w:initials="DD">
    <w:p w14:paraId="0E6AC283" w14:textId="7327B7B6" w:rsidR="00F451C7" w:rsidRDefault="00F451C7">
      <w:pPr>
        <w:pStyle w:val="ae"/>
      </w:pPr>
      <w:r>
        <w:rPr>
          <w:rStyle w:val="ad"/>
        </w:rPr>
        <w:annotationRef/>
      </w:r>
      <w:r>
        <w:rPr>
          <w:rFonts w:hint="cs"/>
          <w:rtl/>
        </w:rPr>
        <w:t xml:space="preserve">לגבי אפיון המערכת זכור לי שראיתי משהו אצל יוני מסודר בנושא </w:t>
      </w:r>
    </w:p>
  </w:comment>
  <w:comment w:id="59" w:author="גמליאל" w:date="2019-03-27T19:35:00Z" w:initials="ג">
    <w:p w14:paraId="41CCAB09" w14:textId="479DD02C" w:rsidR="00F451C7" w:rsidRDefault="00F451C7">
      <w:pPr>
        <w:pStyle w:val="ae"/>
      </w:pPr>
      <w:r>
        <w:rPr>
          <w:rStyle w:val="ad"/>
        </w:rPr>
        <w:annotationRef/>
      </w:r>
      <w:r>
        <w:rPr>
          <w:rFonts w:hint="cs"/>
          <w:rtl/>
        </w:rPr>
        <w:t>עכשיו זה כבר עונה לדרישה?</w:t>
      </w:r>
    </w:p>
  </w:comment>
  <w:comment w:id="62" w:author="גמליאל" w:date="2019-03-27T19:35:00Z" w:initials="ג">
    <w:p w14:paraId="6C0F6C65" w14:textId="210FCF04" w:rsidR="00F451C7" w:rsidRDefault="00F451C7" w:rsidP="00973242">
      <w:pPr>
        <w:pStyle w:val="ae"/>
        <w:rPr>
          <w:rtl/>
        </w:rPr>
      </w:pPr>
      <w:r>
        <w:rPr>
          <w:rStyle w:val="ad"/>
        </w:rPr>
        <w:annotationRef/>
      </w:r>
      <w:r>
        <w:rPr>
          <w:rFonts w:hint="cs"/>
          <w:rtl/>
        </w:rPr>
        <w:t xml:space="preserve">בבלוק העליון צריך להיות כתוב </w:t>
      </w:r>
      <w:r>
        <w:t xml:space="preserve">prof. researches </w:t>
      </w:r>
    </w:p>
    <w:p w14:paraId="1B3E53D7" w14:textId="7FB01482" w:rsidR="00F451C7" w:rsidRDefault="00F451C7">
      <w:pPr>
        <w:pStyle w:val="ae"/>
        <w:rPr>
          <w:rtl/>
        </w:rPr>
      </w:pPr>
      <w:r>
        <w:rPr>
          <w:rFonts w:hint="cs"/>
          <w:rtl/>
        </w:rPr>
        <w:t xml:space="preserve">ובתחתון </w:t>
      </w:r>
      <w:r>
        <w:t xml:space="preserve">user defined requirements. Can be based on processed information from </w:t>
      </w:r>
      <w:proofErr w:type="spellStart"/>
      <w:r>
        <w:t>onetcenter</w:t>
      </w:r>
      <w:proofErr w:type="spellEnd"/>
      <w:r>
        <w:rPr>
          <w:rFonts w:hint="cs"/>
          <w:rtl/>
        </w:rPr>
        <w:t>.</w:t>
      </w:r>
    </w:p>
    <w:p w14:paraId="56826E4D" w14:textId="768595CE" w:rsidR="00F451C7" w:rsidRDefault="00F451C7" w:rsidP="00973242">
      <w:pPr>
        <w:pStyle w:val="ae"/>
        <w:rPr>
          <w:rtl/>
        </w:rPr>
      </w:pPr>
      <w:r>
        <w:rPr>
          <w:rFonts w:hint="cs"/>
          <w:rtl/>
        </w:rPr>
        <w:t xml:space="preserve">כלומר </w:t>
      </w:r>
      <w:r>
        <w:rPr>
          <w:rtl/>
        </w:rPr>
        <w:t>–</w:t>
      </w:r>
      <w:r>
        <w:rPr>
          <w:rFonts w:hint="cs"/>
          <w:rtl/>
        </w:rPr>
        <w:t xml:space="preserve"> יש או מידע שאנחנו סיפקנו, או מה שהוא בוחר. </w:t>
      </w:r>
    </w:p>
    <w:p w14:paraId="38468158" w14:textId="77777777" w:rsidR="00F451C7" w:rsidRDefault="00F451C7" w:rsidP="00973242">
      <w:pPr>
        <w:pStyle w:val="ae"/>
        <w:rPr>
          <w:rtl/>
        </w:rPr>
      </w:pPr>
      <w:r>
        <w:rPr>
          <w:rFonts w:hint="cs"/>
          <w:rtl/>
        </w:rPr>
        <w:t>כל השרטוט כולל כרגע רק את האפשרות של הגדרת תפקיד, ולא של התאמת מועמדים לתפקיד (הפסקה השנייה). כדאי להוסיף גם את זה.</w:t>
      </w:r>
    </w:p>
    <w:p w14:paraId="12DF208A" w14:textId="77777777" w:rsidR="00457075" w:rsidRDefault="00457075" w:rsidP="00973242">
      <w:pPr>
        <w:pStyle w:val="ae"/>
        <w:rPr>
          <w:rtl/>
        </w:rPr>
      </w:pPr>
    </w:p>
    <w:p w14:paraId="7DD0F95E" w14:textId="3EA956B8" w:rsidR="00457075" w:rsidRPr="00457075" w:rsidRDefault="00457075" w:rsidP="00973242">
      <w:pPr>
        <w:pStyle w:val="ae"/>
        <w:rPr>
          <w:b/>
          <w:bCs/>
          <w:rtl/>
        </w:rPr>
      </w:pPr>
      <w:r>
        <w:rPr>
          <w:rFonts w:hint="cs"/>
          <w:b/>
          <w:bCs/>
          <w:rtl/>
        </w:rPr>
        <w:t>תוכל לראות בבקשה שלזה התכוונת</w:t>
      </w:r>
    </w:p>
  </w:comment>
  <w:comment w:id="63" w:author="גמליאל" w:date="2019-03-27T19:35:00Z" w:initials="ג">
    <w:p w14:paraId="50E1F3C1" w14:textId="77777777" w:rsidR="00F451C7" w:rsidRDefault="00F451C7">
      <w:pPr>
        <w:pStyle w:val="ae"/>
        <w:rPr>
          <w:rtl/>
        </w:rPr>
      </w:pPr>
      <w:r>
        <w:rPr>
          <w:rStyle w:val="ad"/>
        </w:rPr>
        <w:annotationRef/>
      </w:r>
      <w:r>
        <w:rPr>
          <w:rFonts w:hint="cs"/>
          <w:rtl/>
        </w:rPr>
        <w:t>נראה לי גם כאן עדיף להמיר את התיאור לתיאור סיפורי, כמו ב</w:t>
      </w:r>
      <w:r>
        <w:t>3.2.1</w:t>
      </w:r>
    </w:p>
    <w:p w14:paraId="69C22912" w14:textId="2008D561" w:rsidR="00F451C7" w:rsidRPr="00806AB0" w:rsidRDefault="00F451C7">
      <w:pPr>
        <w:pStyle w:val="ae"/>
        <w:rPr>
          <w:b/>
          <w:bCs/>
          <w:rtl/>
        </w:rPr>
      </w:pPr>
      <w:r>
        <w:rPr>
          <w:rFonts w:hint="cs"/>
          <w:b/>
          <w:bCs/>
          <w:rtl/>
        </w:rPr>
        <w:t>תוכל לטפל בתיאור הסיפורי? אני צריך לחשוב איך יראה התהליך של הרכבת הצוותים, אם תוכל תחשוב על סיפור גם בשבילו ותוך כדי אכין ציור</w:t>
      </w:r>
    </w:p>
  </w:comment>
  <w:comment w:id="66" w:author="Daniel Danan" w:date="2019-03-27T19:35:00Z" w:initials="DD">
    <w:p w14:paraId="22B2B1E9" w14:textId="1872E909" w:rsidR="00F451C7" w:rsidRDefault="00F451C7">
      <w:pPr>
        <w:pStyle w:val="ae"/>
      </w:pPr>
      <w:r>
        <w:rPr>
          <w:rStyle w:val="ad"/>
        </w:rPr>
        <w:annotationRef/>
      </w:r>
      <w:r>
        <w:rPr>
          <w:rFonts w:hint="cs"/>
          <w:rtl/>
        </w:rPr>
        <w:t>אולי כדאי להוסיף כאן שרטוט</w:t>
      </w:r>
    </w:p>
  </w:comment>
  <w:comment w:id="69" w:author="Daniel Danan" w:date="2019-03-27T19:35:00Z" w:initials="DD">
    <w:p w14:paraId="185A1598" w14:textId="77777777" w:rsidR="00F451C7" w:rsidRDefault="00F451C7">
      <w:pPr>
        <w:pStyle w:val="ae"/>
        <w:rPr>
          <w:rtl/>
        </w:rPr>
      </w:pPr>
      <w:r>
        <w:rPr>
          <w:rStyle w:val="ad"/>
        </w:rPr>
        <w:annotationRef/>
      </w:r>
      <w:r>
        <w:rPr>
          <w:rFonts w:hint="cs"/>
          <w:rtl/>
        </w:rPr>
        <w:t>אולי כדאי כאן להתחיל בחשבנו לעבוד עם הכלים וכו' או שקיבלנו הוראה ממנכ"ל החברה להשתמש בכלים וכו', ראינו שישנה בעיה לבצע תוסף לטבלאו ישבנו עם המנכל ושנינו כיוון ל...</w:t>
      </w:r>
    </w:p>
    <w:p w14:paraId="1263DBA3" w14:textId="5D431FCC" w:rsidR="00F451C7" w:rsidRDefault="00F451C7">
      <w:pPr>
        <w:pStyle w:val="ae"/>
      </w:pPr>
    </w:p>
  </w:comment>
  <w:comment w:id="73" w:author="Daniel Danan" w:date="2019-03-27T19:35:00Z" w:initials="DD">
    <w:p w14:paraId="6F41CAB2" w14:textId="77777777" w:rsidR="00F451C7" w:rsidRDefault="00F451C7">
      <w:pPr>
        <w:pStyle w:val="ae"/>
        <w:rPr>
          <w:rtl/>
        </w:rPr>
      </w:pPr>
      <w:r>
        <w:rPr>
          <w:rStyle w:val="ad"/>
        </w:rPr>
        <w:annotationRef/>
      </w:r>
      <w:r>
        <w:rPr>
          <w:rFonts w:hint="cs"/>
          <w:rtl/>
        </w:rPr>
        <w:t>אולי כדאי להוסיף קצת על הקמת השרת וקביעת הפורט וכו'</w:t>
      </w:r>
    </w:p>
    <w:p w14:paraId="7D623DFB" w14:textId="77777777" w:rsidR="00F451C7" w:rsidRDefault="00F451C7">
      <w:pPr>
        <w:pStyle w:val="ae"/>
        <w:rPr>
          <w:rtl/>
        </w:rPr>
      </w:pPr>
    </w:p>
    <w:p w14:paraId="562092E0" w14:textId="77777777" w:rsidR="00F451C7" w:rsidRDefault="00F451C7">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F451C7" w:rsidRDefault="00F451C7">
      <w:pPr>
        <w:pStyle w:val="ae"/>
      </w:pPr>
      <w:r>
        <w:rPr>
          <w:rFonts w:hint="cs"/>
          <w:rtl/>
        </w:rPr>
        <w:t>-צריך איפשהו להכניס את ה</w:t>
      </w:r>
      <w:r>
        <w:t xml:space="preserve"> </w:t>
      </w:r>
      <w:proofErr w:type="spellStart"/>
      <w:r>
        <w:t>SQLinjection</w:t>
      </w:r>
      <w:proofErr w:type="spellEnd"/>
    </w:p>
  </w:comment>
  <w:comment w:id="78" w:author="גמליאל" w:date="2019-03-27T19:35:00Z" w:initials="ג">
    <w:p w14:paraId="30A50A7D" w14:textId="23543E91" w:rsidR="00F451C7" w:rsidRDefault="00F451C7">
      <w:pPr>
        <w:pStyle w:val="ae"/>
      </w:pPr>
      <w:r>
        <w:rPr>
          <w:rStyle w:val="ad"/>
        </w:rPr>
        <w:annotationRef/>
      </w:r>
      <w:r>
        <w:rPr>
          <w:rFonts w:ascii="Arial" w:eastAsia="Times New Roman" w:hAnsi="Arial" w:cs="Arial" w:hint="cs"/>
          <w:color w:val="3E556C"/>
          <w:sz w:val="24"/>
          <w:szCs w:val="24"/>
          <w:rtl/>
        </w:rPr>
        <w:t>לדעתי שינוי נתונים יותר גרוע מחשיפה שלהם. לא יודע להגיד בוודאות.</w:t>
      </w:r>
    </w:p>
  </w:comment>
  <w:comment w:id="79" w:author="גמליאל" w:date="2019-03-27T19:35:00Z" w:initials="ג">
    <w:p w14:paraId="5F173A99" w14:textId="60A2BD21" w:rsidR="00F451C7" w:rsidRDefault="00F451C7">
      <w:pPr>
        <w:pStyle w:val="ae"/>
      </w:pPr>
      <w:r>
        <w:rPr>
          <w:rStyle w:val="ad"/>
        </w:rPr>
        <w:annotationRef/>
      </w:r>
      <w:hyperlink r:id="rId1" w:history="1">
        <w:r w:rsidRPr="0084026E">
          <w:rPr>
            <w:rStyle w:val="Hyperlink"/>
          </w:rPr>
          <w:t>https://he.wikipedia.org/wiki/CVSS</w:t>
        </w:r>
      </w:hyperlink>
      <w:r>
        <w:rPr>
          <w:rFonts w:hint="cs"/>
          <w:rtl/>
        </w:rPr>
        <w:t xml:space="preserve"> - זה ערך שאני יצרתי בויקיפדיה במיוחד בשבילנו</w:t>
      </w:r>
    </w:p>
  </w:comment>
  <w:comment w:id="80" w:author="גמליאל" w:date="2019-03-27T19:35:00Z" w:initials="ג">
    <w:p w14:paraId="38181A84" w14:textId="08EAB15B" w:rsidR="00F451C7" w:rsidRDefault="00F451C7">
      <w:pPr>
        <w:pStyle w:val="ae"/>
      </w:pPr>
      <w:r>
        <w:rPr>
          <w:rStyle w:val="ad"/>
        </w:rPr>
        <w:annotationRef/>
      </w:r>
      <w:r>
        <w:rPr>
          <w:rFonts w:hint="cs"/>
          <w:rtl/>
        </w:rPr>
        <w:t>?</w:t>
      </w:r>
    </w:p>
  </w:comment>
  <w:comment w:id="83" w:author="Daniel Danan" w:date="2019-03-27T19:35:00Z" w:initials="DD">
    <w:p w14:paraId="4B2AE649" w14:textId="67151C8E" w:rsidR="00F451C7" w:rsidRDefault="00F451C7">
      <w:pPr>
        <w:pStyle w:val="ae"/>
      </w:pPr>
      <w:r>
        <w:rPr>
          <w:rStyle w:val="ad"/>
          <w:rFonts w:hint="cs"/>
        </w:rPr>
        <w:annotationRef/>
      </w:r>
      <w:r>
        <w:rPr>
          <w:rFonts w:hint="cs"/>
          <w:rtl/>
        </w:rPr>
        <w:t>אולי זה יהיה מחובר עם דרישות המערכת</w:t>
      </w:r>
    </w:p>
  </w:comment>
  <w:comment w:id="85" w:author="גמליאל" w:date="2019-03-27T19:35:00Z" w:initials="ג">
    <w:p w14:paraId="40D31E9E" w14:textId="78C90871" w:rsidR="00F451C7" w:rsidRDefault="00F451C7">
      <w:pPr>
        <w:pStyle w:val="ae"/>
      </w:pPr>
      <w:r>
        <w:rPr>
          <w:rStyle w:val="ad"/>
        </w:rPr>
        <w:annotationRef/>
      </w:r>
      <w:r>
        <w:rPr>
          <w:rFonts w:hint="cs"/>
          <w:rtl/>
        </w:rPr>
        <w:t>זה כבר לא רלוונטי, לא?</w:t>
      </w:r>
    </w:p>
  </w:comment>
  <w:comment w:id="90" w:author="גמליאל" w:date="2019-03-27T19:44:00Z" w:initials="ג">
    <w:p w14:paraId="5AEE75B4" w14:textId="7B92B21E" w:rsidR="00F451C7" w:rsidRDefault="00F451C7">
      <w:pPr>
        <w:pStyle w:val="ae"/>
        <w:rPr>
          <w:rtl/>
        </w:rPr>
      </w:pPr>
      <w:r>
        <w:rPr>
          <w:rStyle w:val="ad"/>
        </w:rPr>
        <w:annotationRef/>
      </w:r>
      <w:r>
        <w:rPr>
          <w:rFonts w:hint="cs"/>
          <w:rtl/>
        </w:rPr>
        <w:t>נראה לי שזה עיקר הבשורה של החברה, לא? אמנם כרגע זה עדיין לא המצב, אבל זה רק כי עוד לא הגיעו לשלב ה"אמיתי". נראה לי שבשלב האמיתי כבר נשתמש במידע מהרשתות החברתיות. אם אני מבין נכון, זה יקרה בלי קשר לשימוש ב</w:t>
      </w:r>
      <w:r>
        <w:t>ML</w:t>
      </w:r>
      <w:r>
        <w:rPr>
          <w:rFonts w:hint="cs"/>
          <w:rtl/>
        </w:rPr>
        <w:t xml:space="preserve">, אלא כבר לפני זה ינותחו הנתונים מהרשתות החברתיות על בסיס מחקרים, ובעתיד הניתוח יבוצע לא לפי מחקרים אלא לפי </w:t>
      </w:r>
      <w:r>
        <w:t>ML</w:t>
      </w:r>
      <w:r>
        <w:rPr>
          <w:rFonts w:hint="cs"/>
          <w:rtl/>
        </w:rPr>
        <w:t>, וזה באמת שלב עתידי ורחוק יותר. ככה אני מבין את זה גם בשרטוט שיוני הכין.</w:t>
      </w:r>
    </w:p>
  </w:comment>
  <w:comment w:id="95" w:author="גמליאל" w:date="2019-03-27T20:10:00Z" w:initials="ג">
    <w:p w14:paraId="51289850" w14:textId="06001FE3" w:rsidR="00F451C7" w:rsidRDefault="00F451C7">
      <w:pPr>
        <w:pStyle w:val="ae"/>
        <w:rPr>
          <w:rtl/>
        </w:rPr>
      </w:pPr>
      <w:r>
        <w:rPr>
          <w:rStyle w:val="ad"/>
        </w:rPr>
        <w:annotationRef/>
      </w:r>
      <w:r>
        <w:rPr>
          <w:rFonts w:hint="cs"/>
          <w:rtl/>
        </w:rPr>
        <w:t>זה שני תחומים. לא עדיף לכתוב על כל תחום בנפרד? זה קצת סלט</w:t>
      </w:r>
    </w:p>
  </w:comment>
  <w:comment w:id="106" w:author="גמליאל" w:date="2019-03-27T20:13:00Z" w:initials="ג">
    <w:p w14:paraId="50FCC2D7" w14:textId="1D2E98C9" w:rsidR="00F451C7" w:rsidRDefault="00F451C7">
      <w:pPr>
        <w:pStyle w:val="ae"/>
      </w:pPr>
      <w:r>
        <w:rPr>
          <w:rStyle w:val="ad"/>
        </w:rPr>
        <w:annotationRef/>
      </w:r>
      <w:r>
        <w:rPr>
          <w:rFonts w:hint="cs"/>
          <w:rtl/>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7AF422" w15:done="0"/>
  <w15:commentEx w15:paraId="32D95576" w15:done="0"/>
  <w15:commentEx w15:paraId="6F0AA2BB" w15:done="0"/>
  <w15:commentEx w15:paraId="05CF96B5" w15:done="0"/>
  <w15:commentEx w15:paraId="417221E0" w15:done="0"/>
  <w15:commentEx w15:paraId="6A3056AE" w15:done="0"/>
  <w15:commentEx w15:paraId="42AB93C4" w15:done="0"/>
  <w15:commentEx w15:paraId="2CF99E44" w15:done="0"/>
  <w15:commentEx w15:paraId="2B5BBEA7" w15:done="0"/>
  <w15:commentEx w15:paraId="0E6AC283" w15:done="0"/>
  <w15:commentEx w15:paraId="41CCAB09" w15:done="0"/>
  <w15:commentEx w15:paraId="7DD0F95E" w15:done="0"/>
  <w15:commentEx w15:paraId="69C22912" w15:done="0"/>
  <w15:commentEx w15:paraId="22B2B1E9" w15:done="0"/>
  <w15:commentEx w15:paraId="1263DBA3" w15:done="0"/>
  <w15:commentEx w15:paraId="64E64CEC" w15:done="0"/>
  <w15:commentEx w15:paraId="30A50A7D" w15:done="0"/>
  <w15:commentEx w15:paraId="5F173A99" w15:done="0"/>
  <w15:commentEx w15:paraId="38181A84" w15:done="0"/>
  <w15:commentEx w15:paraId="4B2AE649" w15:done="0"/>
  <w15:commentEx w15:paraId="40D31E9E" w15:done="0"/>
  <w15:commentEx w15:paraId="5AEE75B4" w15:done="0"/>
  <w15:commentEx w15:paraId="51289850" w15:done="0"/>
  <w15:commentEx w15:paraId="50FCC2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7AF422" w16cid:durableId="204664AB"/>
  <w16cid:commentId w16cid:paraId="32D95576" w16cid:durableId="204664B0"/>
  <w16cid:commentId w16cid:paraId="6F0AA2BB" w16cid:durableId="204664B1"/>
  <w16cid:commentId w16cid:paraId="05CF96B5" w16cid:durableId="204664B3"/>
  <w16cid:commentId w16cid:paraId="417221E0" w16cid:durableId="204664B5"/>
  <w16cid:commentId w16cid:paraId="6A3056AE" w16cid:durableId="202A467A"/>
  <w16cid:commentId w16cid:paraId="42AB93C4" w16cid:durableId="202A4738"/>
  <w16cid:commentId w16cid:paraId="2CF99E44" w16cid:durableId="204664BB"/>
  <w16cid:commentId w16cid:paraId="2B5BBEA7" w16cid:durableId="2047255F"/>
  <w16cid:commentId w16cid:paraId="0E6AC283" w16cid:durableId="202A483E"/>
  <w16cid:commentId w16cid:paraId="41CCAB09" w16cid:durableId="204664BF"/>
  <w16cid:commentId w16cid:paraId="69C22912" w16cid:durableId="204664C1"/>
  <w16cid:commentId w16cid:paraId="22B2B1E9" w16cid:durableId="202A462B"/>
  <w16cid:commentId w16cid:paraId="1263DBA3" w16cid:durableId="202A48E2"/>
  <w16cid:commentId w16cid:paraId="64E64CEC" w16cid:durableId="202A4AA9"/>
  <w16cid:commentId w16cid:paraId="30A50A7D" w16cid:durableId="204664C5"/>
  <w16cid:commentId w16cid:paraId="5F173A99" w16cid:durableId="204664C6"/>
  <w16cid:commentId w16cid:paraId="38181A84" w16cid:durableId="204664C7"/>
  <w16cid:commentId w16cid:paraId="4B2AE649" w16cid:durableId="202A4BAC"/>
  <w16cid:commentId w16cid:paraId="40D31E9E" w16cid:durableId="204664C9"/>
  <w16cid:commentId w16cid:paraId="5AEE75B4" w16cid:durableId="204664CA"/>
  <w16cid:commentId w16cid:paraId="51289850" w16cid:durableId="204664CB"/>
  <w16cid:commentId w16cid:paraId="50FCC2D7" w16cid:durableId="204664C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732089" w14:textId="77777777" w:rsidR="00350D61" w:rsidRDefault="00350D61" w:rsidP="001159A7">
      <w:pPr>
        <w:spacing w:after="0" w:line="240" w:lineRule="auto"/>
      </w:pPr>
      <w:r>
        <w:separator/>
      </w:r>
    </w:p>
  </w:endnote>
  <w:endnote w:type="continuationSeparator" w:id="0">
    <w:p w14:paraId="2F4CD3BE" w14:textId="77777777" w:rsidR="00350D61" w:rsidRDefault="00350D61" w:rsidP="001159A7">
      <w:pPr>
        <w:spacing w:after="0" w:line="240" w:lineRule="auto"/>
      </w:pPr>
      <w:r>
        <w:continuationSeparator/>
      </w:r>
    </w:p>
  </w:endnote>
  <w:endnote w:type="continuationNotice" w:id="1">
    <w:p w14:paraId="61647CC0" w14:textId="77777777" w:rsidR="00350D61" w:rsidRDefault="00350D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EBA195" w14:textId="77777777" w:rsidR="00350D61" w:rsidRDefault="00350D61" w:rsidP="001159A7">
      <w:pPr>
        <w:spacing w:after="0" w:line="240" w:lineRule="auto"/>
      </w:pPr>
      <w:r>
        <w:separator/>
      </w:r>
    </w:p>
  </w:footnote>
  <w:footnote w:type="continuationSeparator" w:id="0">
    <w:p w14:paraId="5D995A67" w14:textId="77777777" w:rsidR="00350D61" w:rsidRDefault="00350D61" w:rsidP="001159A7">
      <w:pPr>
        <w:spacing w:after="0" w:line="240" w:lineRule="auto"/>
      </w:pPr>
      <w:r>
        <w:continuationSeparator/>
      </w:r>
    </w:p>
  </w:footnote>
  <w:footnote w:type="continuationNotice" w:id="1">
    <w:p w14:paraId="064B73C4" w14:textId="77777777" w:rsidR="00350D61" w:rsidRDefault="00350D61">
      <w:pPr>
        <w:spacing w:after="0" w:line="240" w:lineRule="auto"/>
      </w:pPr>
    </w:p>
  </w:footnote>
  <w:footnote w:id="2">
    <w:p w14:paraId="1B069D74" w14:textId="1B35D988" w:rsidR="00F451C7" w:rsidRDefault="00F451C7">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F451C7" w:rsidRPr="008C034B" w:rsidRDefault="00F451C7"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F451C7" w:rsidRDefault="00F451C7" w:rsidP="008C034B">
      <w:pPr>
        <w:pStyle w:val="a7"/>
        <w:rPr>
          <w:rFonts w:cstheme="minorHAnsi"/>
          <w:sz w:val="24"/>
          <w:szCs w:val="24"/>
          <w:rtl/>
        </w:rPr>
      </w:pPr>
      <w:r w:rsidRPr="00AD28E9">
        <w:rPr>
          <w:rFonts w:cstheme="minorHAnsi"/>
          <w:sz w:val="24"/>
          <w:szCs w:val="24"/>
        </w:rPr>
        <w:t xml:space="preserve"> </w:t>
      </w:r>
    </w:p>
    <w:p w14:paraId="3427BFD6" w14:textId="77777777" w:rsidR="00F451C7" w:rsidRPr="008C034B" w:rsidRDefault="00350D61" w:rsidP="008C034B">
      <w:pPr>
        <w:pStyle w:val="a7"/>
        <w:rPr>
          <w:rStyle w:val="Hyperlink"/>
          <w:sz w:val="16"/>
          <w:szCs w:val="16"/>
        </w:rPr>
      </w:pPr>
      <w:hyperlink r:id="rId2" w:history="1">
        <w:r w:rsidR="00F451C7" w:rsidRPr="008C034B">
          <w:rPr>
            <w:rStyle w:val="Hyperlink"/>
            <w:rFonts w:cstheme="minorHAnsi"/>
            <w:sz w:val="16"/>
            <w:szCs w:val="16"/>
          </w:rPr>
          <w:t>https://en.wikipedia.org/wiki/Client%E2%80%93server_model</w:t>
        </w:r>
      </w:hyperlink>
      <w:r w:rsidR="00F451C7" w:rsidRPr="008C034B">
        <w:rPr>
          <w:rStyle w:val="Hyperlink"/>
          <w:sz w:val="16"/>
          <w:szCs w:val="16"/>
        </w:rPr>
        <w:t xml:space="preserve"> </w:t>
      </w:r>
    </w:p>
    <w:p w14:paraId="73F734CE" w14:textId="77777777" w:rsidR="00F451C7" w:rsidRDefault="00F451C7" w:rsidP="008C034B">
      <w:pPr>
        <w:pStyle w:val="a7"/>
        <w:rPr>
          <w:rFonts w:cstheme="minorHAnsi"/>
          <w:sz w:val="24"/>
          <w:szCs w:val="24"/>
        </w:rPr>
      </w:pPr>
    </w:p>
    <w:p w14:paraId="6DB1A849" w14:textId="77777777" w:rsidR="00F451C7" w:rsidRDefault="00350D61" w:rsidP="008C034B">
      <w:pPr>
        <w:pStyle w:val="a7"/>
        <w:rPr>
          <w:rFonts w:cstheme="minorHAnsi"/>
          <w:sz w:val="24"/>
          <w:szCs w:val="24"/>
        </w:rPr>
      </w:pPr>
      <w:hyperlink r:id="rId3" w:history="1">
        <w:r w:rsidR="00F451C7" w:rsidRPr="008C034B">
          <w:rPr>
            <w:rStyle w:val="Hyperlink"/>
            <w:rFonts w:cstheme="minorHAnsi"/>
            <w:sz w:val="16"/>
            <w:szCs w:val="16"/>
          </w:rPr>
          <w:t>http://webmaster.org.il/articles/how-does-server-side-works</w:t>
        </w:r>
      </w:hyperlink>
      <w:r w:rsidR="00F451C7" w:rsidRPr="00AD28E9">
        <w:rPr>
          <w:rFonts w:cstheme="minorHAnsi"/>
          <w:sz w:val="24"/>
          <w:szCs w:val="24"/>
        </w:rPr>
        <w:t xml:space="preserve"> </w:t>
      </w:r>
    </w:p>
    <w:p w14:paraId="5391F679" w14:textId="77777777" w:rsidR="00F451C7" w:rsidRDefault="00F451C7" w:rsidP="008C034B">
      <w:pPr>
        <w:pStyle w:val="a7"/>
        <w:rPr>
          <w:rFonts w:cstheme="minorHAnsi"/>
          <w:sz w:val="24"/>
          <w:szCs w:val="24"/>
        </w:rPr>
      </w:pPr>
    </w:p>
    <w:p w14:paraId="21A966D6" w14:textId="77777777" w:rsidR="00F451C7" w:rsidRPr="008C034B" w:rsidRDefault="00350D61" w:rsidP="008C034B">
      <w:pPr>
        <w:pStyle w:val="a7"/>
        <w:rPr>
          <w:rStyle w:val="Hyperlink"/>
          <w:sz w:val="16"/>
          <w:szCs w:val="16"/>
        </w:rPr>
      </w:pPr>
      <w:hyperlink r:id="rId4" w:history="1">
        <w:r w:rsidR="00F451C7" w:rsidRPr="008C034B">
          <w:rPr>
            <w:rStyle w:val="Hyperlink"/>
            <w:rFonts w:cstheme="minorHAnsi"/>
            <w:sz w:val="16"/>
            <w:szCs w:val="16"/>
          </w:rPr>
          <w:t>https://en.wikipedia.org/wiki/Client-side</w:t>
        </w:r>
      </w:hyperlink>
    </w:p>
    <w:p w14:paraId="7ADAE246" w14:textId="77777777" w:rsidR="00F451C7" w:rsidRPr="008C034B" w:rsidRDefault="00350D61" w:rsidP="008C034B">
      <w:pPr>
        <w:pStyle w:val="a7"/>
        <w:rPr>
          <w:rStyle w:val="Hyperlink"/>
          <w:sz w:val="16"/>
          <w:szCs w:val="16"/>
          <w:rtl/>
        </w:rPr>
      </w:pPr>
      <w:hyperlink r:id="rId5" w:history="1">
        <w:r w:rsidR="00F451C7" w:rsidRPr="008C034B">
          <w:rPr>
            <w:rStyle w:val="Hyperlink"/>
            <w:rFonts w:cstheme="minorHAnsi"/>
            <w:sz w:val="16"/>
            <w:szCs w:val="16"/>
          </w:rPr>
          <w:t>https://skillcrush.com/2012/07/30/client-side-vs-server-side/</w:t>
        </w:r>
      </w:hyperlink>
    </w:p>
    <w:p w14:paraId="3A27A306" w14:textId="77777777" w:rsidR="00F451C7" w:rsidRDefault="00F451C7" w:rsidP="008C034B">
      <w:pPr>
        <w:pStyle w:val="a7"/>
        <w:bidi w:val="0"/>
        <w:rPr>
          <w:rFonts w:cstheme="minorHAnsi"/>
          <w:sz w:val="24"/>
          <w:szCs w:val="24"/>
        </w:rPr>
      </w:pPr>
    </w:p>
    <w:p w14:paraId="0FBF6925" w14:textId="2B76D8AC" w:rsidR="00F451C7" w:rsidRPr="008C034B" w:rsidRDefault="00F451C7" w:rsidP="008C034B">
      <w:pPr>
        <w:pStyle w:val="a9"/>
        <w:rPr>
          <w:rtl/>
        </w:rPr>
      </w:pPr>
    </w:p>
  </w:footnote>
  <w:footnote w:id="4">
    <w:p w14:paraId="76FE61A1" w14:textId="77777777" w:rsidR="00F451C7" w:rsidRDefault="00F451C7"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F451C7" w:rsidRDefault="00F451C7"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F451C7" w:rsidRDefault="00F451C7">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1DE3B2B1" w:rsidR="00F451C7" w:rsidRDefault="00350D61" w:rsidP="0050249D">
      <w:pPr>
        <w:pStyle w:val="a9"/>
      </w:pPr>
      <w:hyperlink r:id="rId9" w:history="1">
        <w:r w:rsidR="00F451C7" w:rsidRPr="007F0DA5">
          <w:rPr>
            <w:rStyle w:val="Hyperlink"/>
          </w:rPr>
          <w:t>https://www.naya-college.co.il/%D7%9E%D7%94-%D7%96%D7%94-tableau</w:t>
        </w:r>
        <w:r w:rsidR="00F451C7" w:rsidRPr="007F0DA5">
          <w:rPr>
            <w:rStyle w:val="Hyperlink"/>
            <w:rFonts w:cs="Arial"/>
            <w:rtl/>
          </w:rPr>
          <w:t>/</w:t>
        </w:r>
      </w:hyperlink>
    </w:p>
  </w:footnote>
  <w:footnote w:id="7">
    <w:p w14:paraId="2A23D739" w14:textId="77777777" w:rsidR="00F451C7" w:rsidRPr="00EF5872" w:rsidRDefault="00F451C7"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F451C7" w:rsidRDefault="00350D61" w:rsidP="0063082E">
      <w:pPr>
        <w:pStyle w:val="a9"/>
        <w:rPr>
          <w:rtl/>
        </w:rPr>
      </w:pPr>
      <w:hyperlink r:id="rId11" w:history="1">
        <w:r w:rsidR="00F451C7" w:rsidRPr="00EF5872">
          <w:rPr>
            <w:rStyle w:val="Hyperlink"/>
          </w:rPr>
          <w:t>https://skillcrush.com/2012/04/05/javascript/</w:t>
        </w:r>
      </w:hyperlink>
    </w:p>
    <w:p w14:paraId="1F487652" w14:textId="26D36593" w:rsidR="00F451C7" w:rsidRPr="00EF5872" w:rsidRDefault="00350D61" w:rsidP="00A975FB">
      <w:pPr>
        <w:pStyle w:val="a9"/>
        <w:rPr>
          <w:rtl/>
        </w:rPr>
      </w:pPr>
      <w:hyperlink r:id="rId12" w:history="1">
        <w:r w:rsidR="00F451C7" w:rsidRPr="005F1518">
          <w:rPr>
            <w:rStyle w:val="Hyperlink"/>
          </w:rPr>
          <w:t>https://internet-israel.com/category/%D7%9E%D7%93%D7%A8%D7%99%D7%9B%D7%99%D7%9D/node-js-%D7%9E%D7%93%D7%A8%D7%99%D7%9B%D7%99%D7%9D</w:t>
        </w:r>
        <w:r w:rsidR="00F451C7" w:rsidRPr="005F1518">
          <w:rPr>
            <w:rStyle w:val="Hyperlink"/>
            <w:rFonts w:cs="Arial"/>
            <w:rtl/>
          </w:rPr>
          <w:t>/</w:t>
        </w:r>
      </w:hyperlink>
    </w:p>
    <w:p w14:paraId="0EC14788" w14:textId="77777777" w:rsidR="00F451C7" w:rsidRDefault="00F451C7" w:rsidP="0063082E">
      <w:pPr>
        <w:pStyle w:val="a9"/>
        <w:rPr>
          <w:rtl/>
        </w:rPr>
      </w:pPr>
    </w:p>
  </w:footnote>
  <w:footnote w:id="8">
    <w:p w14:paraId="2D32A84F" w14:textId="77777777" w:rsidR="00F451C7" w:rsidRPr="008C034B" w:rsidRDefault="00F451C7"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41FD001F" w14:textId="48221FAD" w:rsidR="00F451C7" w:rsidRDefault="00350D61" w:rsidP="008C034B">
      <w:pPr>
        <w:pStyle w:val="a9"/>
        <w:rPr>
          <w:rtl/>
        </w:rPr>
      </w:pPr>
      <w:hyperlink r:id="rId14" w:history="1">
        <w:r w:rsidR="00F451C7" w:rsidRPr="008C034B">
          <w:rPr>
            <w:rStyle w:val="Hyperlink"/>
          </w:rPr>
          <w:t>http://meta-pa.blogspot.com/2017/08/firebase.html</w:t>
        </w:r>
      </w:hyperlink>
    </w:p>
  </w:footnote>
  <w:footnote w:id="9">
    <w:p w14:paraId="70FCAFE5" w14:textId="7656852A" w:rsidR="00F451C7" w:rsidRDefault="00F451C7">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54F2F5DA" w14:textId="38B6761E" w:rsidR="00F451C7" w:rsidRDefault="00350D61">
      <w:pPr>
        <w:pStyle w:val="a9"/>
        <w:rPr>
          <w:rFonts w:cs="Arial"/>
          <w:rtl/>
        </w:rPr>
      </w:pPr>
      <w:hyperlink r:id="rId16" w:history="1">
        <w:r w:rsidR="00F451C7" w:rsidRPr="001A037D">
          <w:rPr>
            <w:rStyle w:val="Hyperlink"/>
          </w:rPr>
          <w:t>https://aws.amazon.com/rds</w:t>
        </w:r>
        <w:r w:rsidR="00F451C7" w:rsidRPr="001A037D">
          <w:rPr>
            <w:rStyle w:val="Hyperlink"/>
            <w:rFonts w:cs="Arial"/>
            <w:rtl/>
          </w:rPr>
          <w:t>/</w:t>
        </w:r>
      </w:hyperlink>
    </w:p>
    <w:p w14:paraId="7846D0A4" w14:textId="4601FE1E" w:rsidR="00F451C7" w:rsidRDefault="00350D61">
      <w:pPr>
        <w:pStyle w:val="a9"/>
        <w:rPr>
          <w:rtl/>
        </w:rPr>
      </w:pPr>
      <w:hyperlink r:id="rId17" w:history="1">
        <w:r w:rsidR="00F451C7" w:rsidRPr="001A037D">
          <w:rPr>
            <w:rStyle w:val="Hyperlink"/>
          </w:rPr>
          <w:t>https://he.wikipedia.org/wiki/Amazon_Web_Services</w:t>
        </w:r>
      </w:hyperlink>
    </w:p>
    <w:p w14:paraId="35B9E369" w14:textId="24B41914" w:rsidR="00F451C7" w:rsidRDefault="00350D61">
      <w:pPr>
        <w:pStyle w:val="a9"/>
        <w:rPr>
          <w:rFonts w:cs="Arial"/>
          <w:rtl/>
        </w:rPr>
      </w:pPr>
      <w:hyperlink r:id="rId18" w:history="1">
        <w:r w:rsidR="00F451C7" w:rsidRPr="001A037D">
          <w:rPr>
            <w:rStyle w:val="Hyperlink"/>
          </w:rPr>
          <w:t>https://dapps.co.il/%D7%A9%D7%99%D7%A8%D7%95%D7%AA%D7%99-%D7%94%D7%A2%D7%A0%D7%9F-%D7%A9%D7%9C-amazon-%D7%A9%D7%90%D7%AA%D7%9D-%D7%97%D7%99%D7%99%D7%91%D7%99%D7%9D-%D7%9C%D7%94%D7%9B%D7%99%D7%A8-%D7%95%D7%93%D7%A8%D7%9B</w:t>
        </w:r>
        <w:r w:rsidR="00F451C7" w:rsidRPr="001A037D">
          <w:rPr>
            <w:rStyle w:val="Hyperlink"/>
            <w:rFonts w:cs="Arial"/>
            <w:rtl/>
          </w:rPr>
          <w:t>/</w:t>
        </w:r>
      </w:hyperlink>
    </w:p>
    <w:p w14:paraId="4433AEC1" w14:textId="1FB750A7" w:rsidR="00F451C7" w:rsidRDefault="00350D61" w:rsidP="0044541D">
      <w:pPr>
        <w:pStyle w:val="a9"/>
      </w:pPr>
      <w:hyperlink r:id="rId19" w:history="1">
        <w:r w:rsidR="00F451C7" w:rsidRPr="001A037D">
          <w:rPr>
            <w:rStyle w:val="Hyperlink"/>
          </w:rPr>
          <w:t>https://www.matrix.co.il/About/Pages/amazon.aspx</w:t>
        </w:r>
      </w:hyperlink>
    </w:p>
  </w:footnote>
  <w:footnote w:id="10">
    <w:p w14:paraId="654A57C7" w14:textId="4DACE14E" w:rsidR="00F451C7" w:rsidRDefault="00F451C7"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F451C7" w:rsidRPr="004B1B72" w:rsidRDefault="00F451C7"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F451C7" w:rsidRDefault="00F451C7">
      <w:pPr>
        <w:pStyle w:val="a9"/>
      </w:pPr>
    </w:p>
  </w:footnote>
  <w:footnote w:id="12">
    <w:p w14:paraId="79133920" w14:textId="7AA901E0" w:rsidR="00F451C7" w:rsidRPr="004B1B72" w:rsidRDefault="00F451C7"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5A5CF482" w14:textId="47B7F7BC" w:rsidR="00F451C7" w:rsidRPr="004B1B72" w:rsidRDefault="00350D61" w:rsidP="004B1B72">
      <w:pPr>
        <w:pStyle w:val="a9"/>
        <w:rPr>
          <w:rtl/>
        </w:rPr>
      </w:pPr>
      <w:hyperlink r:id="rId23" w:history="1">
        <w:r w:rsidR="00F451C7" w:rsidRPr="004B1B72">
          <w:rPr>
            <w:rStyle w:val="Hyperlink"/>
          </w:rPr>
          <w:t>https://business-excellence.co.il/blog/513-kanban-system</w:t>
        </w:r>
      </w:hyperlink>
    </w:p>
    <w:p w14:paraId="3B1CF46C" w14:textId="77777777" w:rsidR="00F451C7" w:rsidRPr="004B1B72" w:rsidRDefault="00350D61" w:rsidP="004B1B72">
      <w:pPr>
        <w:pStyle w:val="a9"/>
      </w:pPr>
      <w:hyperlink r:id="rId24" w:history="1">
        <w:r w:rsidR="00F451C7" w:rsidRPr="004B1B72">
          <w:rPr>
            <w:rStyle w:val="Hyperlink"/>
          </w:rPr>
          <w:t>https://he.wikipedia.org/wiki/%D7%A7%D7%A0%D7%91%D7%9F</w:t>
        </w:r>
      </w:hyperlink>
    </w:p>
    <w:p w14:paraId="60D99ADD" w14:textId="77777777" w:rsidR="00F451C7" w:rsidRPr="004B1B72" w:rsidRDefault="00350D61" w:rsidP="004B1B72">
      <w:pPr>
        <w:pStyle w:val="a9"/>
      </w:pPr>
      <w:hyperlink r:id="rId25" w:history="1">
        <w:r w:rsidR="00F451C7" w:rsidRPr="004B1B72">
          <w:rPr>
            <w:rStyle w:val="Hyperlink"/>
          </w:rPr>
          <w:t>https://en.wikipedia.org/wiki/Kanban_(development</w:t>
        </w:r>
        <w:r w:rsidR="00F451C7" w:rsidRPr="004B1B72">
          <w:rPr>
            <w:rStyle w:val="Hyperlink"/>
            <w:rtl/>
          </w:rPr>
          <w:t>)</w:t>
        </w:r>
      </w:hyperlink>
    </w:p>
    <w:p w14:paraId="754F8C28" w14:textId="0D1B49E5" w:rsidR="00F451C7" w:rsidRPr="004B1B72" w:rsidRDefault="00F451C7">
      <w:pPr>
        <w:pStyle w:val="a9"/>
        <w:rPr>
          <w:rtl/>
        </w:rPr>
      </w:pPr>
    </w:p>
  </w:footnote>
  <w:footnote w:id="13">
    <w:p w14:paraId="305230B7" w14:textId="77777777" w:rsidR="00F451C7" w:rsidRPr="004B1B72" w:rsidRDefault="00F451C7"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F451C7" w:rsidRPr="004B1B72" w:rsidRDefault="00350D61" w:rsidP="004B1B72">
      <w:pPr>
        <w:pStyle w:val="a9"/>
        <w:rPr>
          <w:rtl/>
        </w:rPr>
      </w:pPr>
      <w:hyperlink r:id="rId27" w:history="1">
        <w:r w:rsidR="00F451C7"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F451C7" w:rsidRDefault="00F451C7">
      <w:pPr>
        <w:pStyle w:val="a9"/>
        <w:rPr>
          <w:rtl/>
        </w:rPr>
      </w:pPr>
    </w:p>
  </w:footnote>
  <w:footnote w:id="14">
    <w:p w14:paraId="2918ED1A" w14:textId="77777777" w:rsidR="00F451C7" w:rsidRDefault="00F451C7"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F451C7" w:rsidRPr="00EF5872" w:rsidRDefault="00F451C7"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F451C7" w:rsidRPr="00EF5872" w:rsidRDefault="00350D61" w:rsidP="0034470A">
      <w:pPr>
        <w:pStyle w:val="a9"/>
        <w:rPr>
          <w:rtl/>
        </w:rPr>
      </w:pPr>
      <w:hyperlink r:id="rId29" w:history="1">
        <w:r w:rsidR="00F451C7" w:rsidRPr="00EF5872">
          <w:rPr>
            <w:rStyle w:val="Hyperlink"/>
          </w:rPr>
          <w:t>https://en.wikipedia.org/wiki/Database</w:t>
        </w:r>
      </w:hyperlink>
    </w:p>
    <w:p w14:paraId="78C52AD1" w14:textId="77777777" w:rsidR="00F451C7" w:rsidRPr="00EF5872" w:rsidRDefault="00350D61" w:rsidP="0034470A">
      <w:pPr>
        <w:pStyle w:val="a9"/>
        <w:rPr>
          <w:rtl/>
        </w:rPr>
      </w:pPr>
      <w:hyperlink r:id="rId30" w:history="1">
        <w:r w:rsidR="00F451C7" w:rsidRPr="00EF5872">
          <w:rPr>
            <w:rStyle w:val="Hyperlink"/>
          </w:rPr>
          <w:t>https://searchsqlserver.techtarget.com/definition/database</w:t>
        </w:r>
      </w:hyperlink>
    </w:p>
  </w:footnote>
  <w:footnote w:id="16">
    <w:p w14:paraId="397A717C" w14:textId="77777777" w:rsidR="00F451C7" w:rsidRPr="00EF5872" w:rsidRDefault="00F451C7"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F451C7" w:rsidRPr="00EF5872" w:rsidRDefault="00F451C7" w:rsidP="0034470A">
      <w:pPr>
        <w:pStyle w:val="a9"/>
        <w:rPr>
          <w:rtl/>
        </w:rPr>
      </w:pPr>
    </w:p>
  </w:footnote>
  <w:footnote w:id="17">
    <w:p w14:paraId="2FFA2AAA" w14:textId="1241178E" w:rsidR="00F451C7" w:rsidRDefault="00F451C7">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70EDF318" w14:textId="16D4AF54" w:rsidR="00F451C7" w:rsidRDefault="00350D61" w:rsidP="002658C5">
      <w:pPr>
        <w:pStyle w:val="a9"/>
        <w:rPr>
          <w:rtl/>
        </w:rPr>
      </w:pPr>
      <w:hyperlink r:id="rId33" w:history="1">
        <w:r w:rsidR="00F451C7" w:rsidRPr="005F1518">
          <w:rPr>
            <w:rStyle w:val="Hyperlink"/>
          </w:rPr>
          <w:t>https://he.wikipedia.org/wiki/JSON</w:t>
        </w:r>
      </w:hyperlink>
    </w:p>
  </w:footnote>
  <w:footnote w:id="18">
    <w:p w14:paraId="7B91995F" w14:textId="029F3895" w:rsidR="00F451C7" w:rsidRDefault="00F451C7">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0467C9E1" w14:textId="3F934D4F" w:rsidR="00F451C7" w:rsidRDefault="00350D61">
      <w:pPr>
        <w:pStyle w:val="a9"/>
        <w:rPr>
          <w:rtl/>
        </w:rPr>
      </w:pPr>
      <w:hyperlink r:id="rId35" w:history="1">
        <w:r w:rsidR="00F451C7" w:rsidRPr="007F0DA5">
          <w:rPr>
            <w:rStyle w:val="Hyperlink"/>
          </w:rPr>
          <w:t>https://he.wikipedia.org/wiki/Hypertext_Transfer_Protocol</w:t>
        </w:r>
      </w:hyperlink>
    </w:p>
    <w:p w14:paraId="78C2A11A" w14:textId="77777777" w:rsidR="00F451C7" w:rsidRDefault="00F451C7">
      <w:pPr>
        <w:pStyle w:val="a9"/>
      </w:pPr>
    </w:p>
  </w:footnote>
  <w:footnote w:id="19">
    <w:p w14:paraId="12DACEFE" w14:textId="534E9DEA" w:rsidR="00F451C7" w:rsidRPr="00EF5872" w:rsidRDefault="00F451C7"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F451C7" w:rsidRPr="00EF5872" w:rsidRDefault="00350D61" w:rsidP="00EF5872">
      <w:pPr>
        <w:pStyle w:val="a9"/>
        <w:rPr>
          <w:rtl/>
        </w:rPr>
      </w:pPr>
      <w:hyperlink r:id="rId37" w:history="1">
        <w:r w:rsidR="00F451C7" w:rsidRPr="00EF5872">
          <w:rPr>
            <w:rStyle w:val="Hyperlink"/>
          </w:rPr>
          <w:t>https://skillcrush.com/2012/04/05/javascript/</w:t>
        </w:r>
      </w:hyperlink>
    </w:p>
    <w:p w14:paraId="11731A83" w14:textId="55B00C57" w:rsidR="00F451C7" w:rsidRDefault="00F451C7">
      <w:pPr>
        <w:pStyle w:val="a9"/>
        <w:rPr>
          <w:rtl/>
        </w:rPr>
      </w:pPr>
    </w:p>
  </w:footnote>
  <w:footnote w:id="20">
    <w:p w14:paraId="6E831595" w14:textId="77777777" w:rsidR="00F451C7" w:rsidRPr="004B1B72" w:rsidRDefault="00F451C7"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45EBE944" w14:textId="77777777" w:rsidR="00F451C7" w:rsidRPr="004B1B72" w:rsidRDefault="00350D61" w:rsidP="004B1B72">
      <w:pPr>
        <w:pStyle w:val="a9"/>
      </w:pPr>
      <w:hyperlink r:id="rId39" w:history="1">
        <w:r w:rsidR="00F451C7" w:rsidRPr="004B1B72">
          <w:rPr>
            <w:rStyle w:val="Hyperlink"/>
          </w:rPr>
          <w:t>https://www.w3schools.com/html/html_intro.asp</w:t>
        </w:r>
      </w:hyperlink>
    </w:p>
    <w:p w14:paraId="5372C4BA" w14:textId="044117E0" w:rsidR="00F451C7" w:rsidRPr="004B1B72" w:rsidRDefault="00F451C7">
      <w:pPr>
        <w:pStyle w:val="a9"/>
        <w:rPr>
          <w:rtl/>
        </w:rPr>
      </w:pPr>
    </w:p>
  </w:footnote>
  <w:footnote w:id="21">
    <w:p w14:paraId="542B72A1" w14:textId="11945E71" w:rsidR="00F451C7" w:rsidRDefault="00F451C7"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A308813" w:rsidR="00F451C7" w:rsidRPr="00293FA2" w:rsidRDefault="00F451C7" w:rsidP="00B71957">
      <w:pPr>
        <w:pStyle w:val="a9"/>
        <w:rPr>
          <w:rtl/>
        </w:rPr>
      </w:pPr>
      <w:r>
        <w:rPr>
          <w:rStyle w:val="ab"/>
        </w:rPr>
        <w:footnoteRef/>
      </w:r>
      <w:r>
        <w:rPr>
          <w:rtl/>
        </w:rPr>
        <w:t xml:space="preserve"> </w:t>
      </w:r>
      <w:proofErr w:type="gramStart"/>
      <w:r>
        <w:rPr>
          <w:rFonts w:ascii="Arial" w:hAnsi="Arial" w:cs="Arial"/>
          <w:color w:val="222222"/>
          <w:sz w:val="21"/>
          <w:szCs w:val="21"/>
          <w:shd w:val="clear" w:color="auto" w:fill="FFFFFF"/>
        </w:rPr>
        <w:t xml:space="preserve">CVSS </w:t>
      </w:r>
      <w:r>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מנסה</w:t>
      </w:r>
      <w:proofErr w:type="gramEnd"/>
      <w:r>
        <w:rPr>
          <w:rFonts w:ascii="Arial" w:hAnsi="Arial" w:cs="Arial"/>
          <w:color w:val="222222"/>
          <w:sz w:val="21"/>
          <w:szCs w:val="21"/>
          <w:shd w:val="clear" w:color="auto" w:fill="FFFFFF"/>
          <w:rtl/>
        </w:rPr>
        <w:t xml:space="preserve"> להקצות ציוני סיכון לפגיעויות, ומאפשר לאנשי אבטחה לתעדף תגובות ומשאבים בהתאם לאיום. ציונים מחושבים על בסיס נוסחה התלויה במספר</w:t>
      </w:r>
      <w:r>
        <w:rPr>
          <w:rFonts w:ascii="Arial" w:hAnsi="Arial" w:cs="Arial"/>
          <w:color w:val="222222"/>
          <w:sz w:val="21"/>
          <w:szCs w:val="21"/>
          <w:shd w:val="clear" w:color="auto" w:fill="FFFFFF"/>
        </w:rPr>
        <w:t> </w:t>
      </w:r>
      <w:r w:rsidRPr="00B71957">
        <w:rPr>
          <w:rFonts w:ascii="Arial" w:hAnsi="Arial" w:cs="Arial"/>
          <w:sz w:val="21"/>
          <w:szCs w:val="21"/>
          <w:shd w:val="clear" w:color="auto" w:fill="FFFFFF"/>
          <w:rtl/>
        </w:rPr>
        <w:t>מדדים</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rsidRPr="00B71957">
        <w:rPr>
          <w:rFonts w:ascii="Arial" w:hAnsi="Arial" w:cs="Arial"/>
          <w:sz w:val="21"/>
          <w:szCs w:val="21"/>
          <w:shd w:val="clear" w:color="auto" w:fill="FFFFFF"/>
          <w:rtl/>
        </w:rPr>
        <w:t>ניצול</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p>
  </w:footnote>
  <w:footnote w:id="23">
    <w:p w14:paraId="7D9A47E4" w14:textId="795B9DD7" w:rsidR="00F451C7" w:rsidRDefault="00F451C7">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6EADA718" w14:textId="17219302" w:rsidR="00F451C7" w:rsidRDefault="00F451C7" w:rsidP="00E118B8">
      <w:pPr>
        <w:pStyle w:val="a9"/>
        <w:rPr>
          <w:rtl/>
        </w:rPr>
      </w:pPr>
      <w:r>
        <w:rPr>
          <w:rStyle w:val="ab"/>
        </w:rPr>
        <w:footnoteRef/>
      </w:r>
      <w:r>
        <w:rPr>
          <w:rtl/>
        </w:rPr>
        <w:t xml:space="preserve"> </w:t>
      </w:r>
      <w:r>
        <w:t>\x2e</w:t>
      </w:r>
      <w:r>
        <w:rPr>
          <w:rFonts w:hint="cs"/>
          <w:rtl/>
        </w:rPr>
        <w:t xml:space="preserve"> זה הייצוג של נקודה</w:t>
      </w:r>
    </w:p>
  </w:footnote>
  <w:footnote w:id="25">
    <w:p w14:paraId="4038CFDA" w14:textId="3F4BD80F" w:rsidR="00F451C7" w:rsidRDefault="00F451C7">
      <w:pPr>
        <w:pStyle w:val="a9"/>
        <w:rPr>
          <w:rtl/>
        </w:rPr>
      </w:pPr>
      <w:r>
        <w:rPr>
          <w:rStyle w:val="ab"/>
        </w:rPr>
        <w:footnoteRef/>
      </w:r>
      <w:r>
        <w:rPr>
          <w:rtl/>
        </w:rPr>
        <w:t xml:space="preserve"> </w:t>
      </w:r>
      <w:proofErr w:type="spellStart"/>
      <w:r>
        <w:t>Stackoverflow</w:t>
      </w:r>
      <w:proofErr w:type="spellEnd"/>
      <w:r>
        <w:t xml:space="preserve">, </w:t>
      </w:r>
      <w:proofErr w:type="spellStart"/>
      <w:r>
        <w:t>Stackexchange</w:t>
      </w:r>
      <w:proofErr w:type="spellEnd"/>
      <w:r>
        <w:t xml:space="preserv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F451C7" w:rsidRDefault="00F451C7">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7">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1"/>
  </w:num>
  <w:num w:numId="3">
    <w:abstractNumId w:val="13"/>
  </w:num>
  <w:num w:numId="4">
    <w:abstractNumId w:val="7"/>
  </w:num>
  <w:num w:numId="5">
    <w:abstractNumId w:val="10"/>
  </w:num>
  <w:num w:numId="6">
    <w:abstractNumId w:val="5"/>
  </w:num>
  <w:num w:numId="7">
    <w:abstractNumId w:val="15"/>
  </w:num>
  <w:num w:numId="8">
    <w:abstractNumId w:val="0"/>
  </w:num>
  <w:num w:numId="9">
    <w:abstractNumId w:val="2"/>
  </w:num>
  <w:num w:numId="10">
    <w:abstractNumId w:val="16"/>
  </w:num>
  <w:num w:numId="11">
    <w:abstractNumId w:val="12"/>
  </w:num>
  <w:num w:numId="12">
    <w:abstractNumId w:val="6"/>
  </w:num>
  <w:num w:numId="13">
    <w:abstractNumId w:val="17"/>
  </w:num>
  <w:num w:numId="14">
    <w:abstractNumId w:val="9"/>
  </w:num>
  <w:num w:numId="15">
    <w:abstractNumId w:val="3"/>
  </w:num>
  <w:num w:numId="16">
    <w:abstractNumId w:val="8"/>
  </w:num>
  <w:num w:numId="17">
    <w:abstractNumId w:val="4"/>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Danan">
    <w15:presenceInfo w15:providerId="AD" w15:userId="S::DanielD@radware.com::8b35e2de-3a0b-4daa-a933-a9896d192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2820"/>
    <w:rsid w:val="00014667"/>
    <w:rsid w:val="00015822"/>
    <w:rsid w:val="00016530"/>
    <w:rsid w:val="00020D77"/>
    <w:rsid w:val="00024D02"/>
    <w:rsid w:val="000375E3"/>
    <w:rsid w:val="000424A4"/>
    <w:rsid w:val="000428E9"/>
    <w:rsid w:val="00044D8D"/>
    <w:rsid w:val="00065254"/>
    <w:rsid w:val="00074E86"/>
    <w:rsid w:val="000765E5"/>
    <w:rsid w:val="0007764D"/>
    <w:rsid w:val="0009074E"/>
    <w:rsid w:val="000907B7"/>
    <w:rsid w:val="000935CE"/>
    <w:rsid w:val="000B2DB9"/>
    <w:rsid w:val="000B5DB3"/>
    <w:rsid w:val="000C457E"/>
    <w:rsid w:val="000D6429"/>
    <w:rsid w:val="000E42E7"/>
    <w:rsid w:val="000E690F"/>
    <w:rsid w:val="000F6B02"/>
    <w:rsid w:val="00107594"/>
    <w:rsid w:val="001103E5"/>
    <w:rsid w:val="001159A7"/>
    <w:rsid w:val="0012568A"/>
    <w:rsid w:val="00127758"/>
    <w:rsid w:val="00136424"/>
    <w:rsid w:val="001401A2"/>
    <w:rsid w:val="0014167A"/>
    <w:rsid w:val="001418AF"/>
    <w:rsid w:val="00146BCB"/>
    <w:rsid w:val="00146F06"/>
    <w:rsid w:val="00156F05"/>
    <w:rsid w:val="00166E0F"/>
    <w:rsid w:val="00174DE4"/>
    <w:rsid w:val="00175B68"/>
    <w:rsid w:val="00175BD2"/>
    <w:rsid w:val="00180D99"/>
    <w:rsid w:val="00181B61"/>
    <w:rsid w:val="00183C8E"/>
    <w:rsid w:val="001927A6"/>
    <w:rsid w:val="001A6DB2"/>
    <w:rsid w:val="001B0D62"/>
    <w:rsid w:val="001B1F76"/>
    <w:rsid w:val="001B2552"/>
    <w:rsid w:val="001C0F08"/>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5624F"/>
    <w:rsid w:val="00260323"/>
    <w:rsid w:val="002658C5"/>
    <w:rsid w:val="0027107C"/>
    <w:rsid w:val="00277B47"/>
    <w:rsid w:val="00277FC4"/>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40A69"/>
    <w:rsid w:val="00340E33"/>
    <w:rsid w:val="00340F8E"/>
    <w:rsid w:val="0034470A"/>
    <w:rsid w:val="00344B05"/>
    <w:rsid w:val="00350D61"/>
    <w:rsid w:val="0035220D"/>
    <w:rsid w:val="00357DA9"/>
    <w:rsid w:val="00364E97"/>
    <w:rsid w:val="00367EDF"/>
    <w:rsid w:val="0037221B"/>
    <w:rsid w:val="00381453"/>
    <w:rsid w:val="00385BAB"/>
    <w:rsid w:val="003923A4"/>
    <w:rsid w:val="00395DFE"/>
    <w:rsid w:val="003A2DBF"/>
    <w:rsid w:val="003A41F2"/>
    <w:rsid w:val="003B044E"/>
    <w:rsid w:val="003B6050"/>
    <w:rsid w:val="003D2C06"/>
    <w:rsid w:val="003D474C"/>
    <w:rsid w:val="003E30A4"/>
    <w:rsid w:val="003E4F2B"/>
    <w:rsid w:val="003E698D"/>
    <w:rsid w:val="003E7CF0"/>
    <w:rsid w:val="0040150A"/>
    <w:rsid w:val="00412B11"/>
    <w:rsid w:val="004231CE"/>
    <w:rsid w:val="00424F66"/>
    <w:rsid w:val="004265E7"/>
    <w:rsid w:val="00427C70"/>
    <w:rsid w:val="00434331"/>
    <w:rsid w:val="00440528"/>
    <w:rsid w:val="004436CD"/>
    <w:rsid w:val="0044541D"/>
    <w:rsid w:val="00445688"/>
    <w:rsid w:val="00446EAE"/>
    <w:rsid w:val="00450B62"/>
    <w:rsid w:val="0045215D"/>
    <w:rsid w:val="00452F54"/>
    <w:rsid w:val="00453A9F"/>
    <w:rsid w:val="00457075"/>
    <w:rsid w:val="00473452"/>
    <w:rsid w:val="004738BA"/>
    <w:rsid w:val="0047427A"/>
    <w:rsid w:val="00482D91"/>
    <w:rsid w:val="004925F1"/>
    <w:rsid w:val="004954AC"/>
    <w:rsid w:val="004A3B97"/>
    <w:rsid w:val="004A760B"/>
    <w:rsid w:val="004B1B72"/>
    <w:rsid w:val="004B3AD5"/>
    <w:rsid w:val="004B3FA2"/>
    <w:rsid w:val="004B73A2"/>
    <w:rsid w:val="004C3DF2"/>
    <w:rsid w:val="004C60D9"/>
    <w:rsid w:val="004D1619"/>
    <w:rsid w:val="004D182C"/>
    <w:rsid w:val="004E0B9E"/>
    <w:rsid w:val="0050249D"/>
    <w:rsid w:val="00502F80"/>
    <w:rsid w:val="00503E94"/>
    <w:rsid w:val="00505596"/>
    <w:rsid w:val="00510580"/>
    <w:rsid w:val="005115E8"/>
    <w:rsid w:val="005211BC"/>
    <w:rsid w:val="0053146A"/>
    <w:rsid w:val="005336D4"/>
    <w:rsid w:val="0053699D"/>
    <w:rsid w:val="0053793F"/>
    <w:rsid w:val="00543AAB"/>
    <w:rsid w:val="00545B9E"/>
    <w:rsid w:val="005470CF"/>
    <w:rsid w:val="005472A2"/>
    <w:rsid w:val="00550CA8"/>
    <w:rsid w:val="00555A59"/>
    <w:rsid w:val="00566114"/>
    <w:rsid w:val="005752E3"/>
    <w:rsid w:val="00577E06"/>
    <w:rsid w:val="005830B2"/>
    <w:rsid w:val="00584F7B"/>
    <w:rsid w:val="005851CD"/>
    <w:rsid w:val="005900EA"/>
    <w:rsid w:val="00590B70"/>
    <w:rsid w:val="005914A4"/>
    <w:rsid w:val="005A16BC"/>
    <w:rsid w:val="005A5944"/>
    <w:rsid w:val="005A6447"/>
    <w:rsid w:val="005A70E5"/>
    <w:rsid w:val="005A73E5"/>
    <w:rsid w:val="005B22E3"/>
    <w:rsid w:val="005B7811"/>
    <w:rsid w:val="005C14F5"/>
    <w:rsid w:val="005D2A54"/>
    <w:rsid w:val="005D5ED2"/>
    <w:rsid w:val="005E6597"/>
    <w:rsid w:val="005F3BD0"/>
    <w:rsid w:val="00606274"/>
    <w:rsid w:val="0062028B"/>
    <w:rsid w:val="006217F6"/>
    <w:rsid w:val="0062206D"/>
    <w:rsid w:val="00622856"/>
    <w:rsid w:val="00626CA1"/>
    <w:rsid w:val="00627E4A"/>
    <w:rsid w:val="006303B3"/>
    <w:rsid w:val="0063082E"/>
    <w:rsid w:val="006332BA"/>
    <w:rsid w:val="00633818"/>
    <w:rsid w:val="00641A3F"/>
    <w:rsid w:val="006458B1"/>
    <w:rsid w:val="0064613C"/>
    <w:rsid w:val="0065199D"/>
    <w:rsid w:val="0065617D"/>
    <w:rsid w:val="00670D90"/>
    <w:rsid w:val="0067515E"/>
    <w:rsid w:val="0068070B"/>
    <w:rsid w:val="0068152C"/>
    <w:rsid w:val="00684F0B"/>
    <w:rsid w:val="00690008"/>
    <w:rsid w:val="00693734"/>
    <w:rsid w:val="00695B37"/>
    <w:rsid w:val="00696807"/>
    <w:rsid w:val="006A21EE"/>
    <w:rsid w:val="006A5745"/>
    <w:rsid w:val="006B0C60"/>
    <w:rsid w:val="006B10A8"/>
    <w:rsid w:val="006B5E1E"/>
    <w:rsid w:val="006D45A9"/>
    <w:rsid w:val="006E1C73"/>
    <w:rsid w:val="006E4996"/>
    <w:rsid w:val="006F740C"/>
    <w:rsid w:val="0070366E"/>
    <w:rsid w:val="007102F1"/>
    <w:rsid w:val="00724C63"/>
    <w:rsid w:val="00727768"/>
    <w:rsid w:val="0073032F"/>
    <w:rsid w:val="007304DD"/>
    <w:rsid w:val="0073344B"/>
    <w:rsid w:val="00742E63"/>
    <w:rsid w:val="00751AEF"/>
    <w:rsid w:val="00754DB1"/>
    <w:rsid w:val="007564B3"/>
    <w:rsid w:val="00757ADD"/>
    <w:rsid w:val="0076200D"/>
    <w:rsid w:val="00774483"/>
    <w:rsid w:val="007847CA"/>
    <w:rsid w:val="00787D4B"/>
    <w:rsid w:val="007944C1"/>
    <w:rsid w:val="007A3BF7"/>
    <w:rsid w:val="007B151F"/>
    <w:rsid w:val="007B28A3"/>
    <w:rsid w:val="007B305A"/>
    <w:rsid w:val="007B3DA7"/>
    <w:rsid w:val="007C4E32"/>
    <w:rsid w:val="007C5FF0"/>
    <w:rsid w:val="007D43AE"/>
    <w:rsid w:val="007E2945"/>
    <w:rsid w:val="007E2EAE"/>
    <w:rsid w:val="007E3717"/>
    <w:rsid w:val="007E4D89"/>
    <w:rsid w:val="007F2C7A"/>
    <w:rsid w:val="007F5EFF"/>
    <w:rsid w:val="007F79AC"/>
    <w:rsid w:val="007F7C3B"/>
    <w:rsid w:val="008024AF"/>
    <w:rsid w:val="0080602B"/>
    <w:rsid w:val="00806AB0"/>
    <w:rsid w:val="008076EE"/>
    <w:rsid w:val="0081008A"/>
    <w:rsid w:val="008123FB"/>
    <w:rsid w:val="008128E6"/>
    <w:rsid w:val="008147D7"/>
    <w:rsid w:val="00817790"/>
    <w:rsid w:val="00817844"/>
    <w:rsid w:val="008223DB"/>
    <w:rsid w:val="008268F7"/>
    <w:rsid w:val="0082723D"/>
    <w:rsid w:val="008276B1"/>
    <w:rsid w:val="008300B1"/>
    <w:rsid w:val="008310F1"/>
    <w:rsid w:val="00840A0B"/>
    <w:rsid w:val="00842FC1"/>
    <w:rsid w:val="00843CFA"/>
    <w:rsid w:val="00853635"/>
    <w:rsid w:val="00864F14"/>
    <w:rsid w:val="00866CEE"/>
    <w:rsid w:val="0086773E"/>
    <w:rsid w:val="008739B1"/>
    <w:rsid w:val="00877A73"/>
    <w:rsid w:val="008A1117"/>
    <w:rsid w:val="008A1FFE"/>
    <w:rsid w:val="008B11AA"/>
    <w:rsid w:val="008B3678"/>
    <w:rsid w:val="008B77AB"/>
    <w:rsid w:val="008C034B"/>
    <w:rsid w:val="008C252C"/>
    <w:rsid w:val="008C565A"/>
    <w:rsid w:val="008E0405"/>
    <w:rsid w:val="008E20E1"/>
    <w:rsid w:val="008E4768"/>
    <w:rsid w:val="008E5199"/>
    <w:rsid w:val="008F31D7"/>
    <w:rsid w:val="008F4012"/>
    <w:rsid w:val="008F57AB"/>
    <w:rsid w:val="008F6BEB"/>
    <w:rsid w:val="0090232D"/>
    <w:rsid w:val="00902AA4"/>
    <w:rsid w:val="00902FEF"/>
    <w:rsid w:val="00905AE5"/>
    <w:rsid w:val="00905EDC"/>
    <w:rsid w:val="009125A8"/>
    <w:rsid w:val="00916481"/>
    <w:rsid w:val="00916677"/>
    <w:rsid w:val="00916BEB"/>
    <w:rsid w:val="009172D1"/>
    <w:rsid w:val="009213EF"/>
    <w:rsid w:val="00933296"/>
    <w:rsid w:val="00937137"/>
    <w:rsid w:val="009374DB"/>
    <w:rsid w:val="00937D04"/>
    <w:rsid w:val="0094640A"/>
    <w:rsid w:val="00947E2B"/>
    <w:rsid w:val="00955FAD"/>
    <w:rsid w:val="0096128F"/>
    <w:rsid w:val="009670A9"/>
    <w:rsid w:val="009710BF"/>
    <w:rsid w:val="00973242"/>
    <w:rsid w:val="009763E3"/>
    <w:rsid w:val="00976FED"/>
    <w:rsid w:val="00983F1A"/>
    <w:rsid w:val="00986C3D"/>
    <w:rsid w:val="00992825"/>
    <w:rsid w:val="00992C55"/>
    <w:rsid w:val="009A223D"/>
    <w:rsid w:val="009A3822"/>
    <w:rsid w:val="009B64EB"/>
    <w:rsid w:val="009B7910"/>
    <w:rsid w:val="009C4AD6"/>
    <w:rsid w:val="009D1EAF"/>
    <w:rsid w:val="009D45E9"/>
    <w:rsid w:val="009D77C8"/>
    <w:rsid w:val="009E5B5C"/>
    <w:rsid w:val="009F20B9"/>
    <w:rsid w:val="009F5C1E"/>
    <w:rsid w:val="009F7758"/>
    <w:rsid w:val="00A1132A"/>
    <w:rsid w:val="00A16146"/>
    <w:rsid w:val="00A337C6"/>
    <w:rsid w:val="00A3460D"/>
    <w:rsid w:val="00A46E43"/>
    <w:rsid w:val="00A50EBC"/>
    <w:rsid w:val="00A56A73"/>
    <w:rsid w:val="00A640DD"/>
    <w:rsid w:val="00A64677"/>
    <w:rsid w:val="00A7126F"/>
    <w:rsid w:val="00A73CF5"/>
    <w:rsid w:val="00A86169"/>
    <w:rsid w:val="00A86E03"/>
    <w:rsid w:val="00A95CFF"/>
    <w:rsid w:val="00A975FB"/>
    <w:rsid w:val="00AA798E"/>
    <w:rsid w:val="00AB4DB3"/>
    <w:rsid w:val="00AB540D"/>
    <w:rsid w:val="00AC290E"/>
    <w:rsid w:val="00AC3D99"/>
    <w:rsid w:val="00AD28E9"/>
    <w:rsid w:val="00AD4854"/>
    <w:rsid w:val="00AD627E"/>
    <w:rsid w:val="00AE2EA7"/>
    <w:rsid w:val="00B05902"/>
    <w:rsid w:val="00B145E6"/>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1957"/>
    <w:rsid w:val="00B71ED4"/>
    <w:rsid w:val="00B75ABF"/>
    <w:rsid w:val="00B8058E"/>
    <w:rsid w:val="00B825FD"/>
    <w:rsid w:val="00B839A1"/>
    <w:rsid w:val="00B86720"/>
    <w:rsid w:val="00B92D5F"/>
    <w:rsid w:val="00B92DD3"/>
    <w:rsid w:val="00BB19E2"/>
    <w:rsid w:val="00BB1D79"/>
    <w:rsid w:val="00BB51FE"/>
    <w:rsid w:val="00BC10C3"/>
    <w:rsid w:val="00BC4956"/>
    <w:rsid w:val="00BC7910"/>
    <w:rsid w:val="00BD268D"/>
    <w:rsid w:val="00BD2E6E"/>
    <w:rsid w:val="00BE6C3E"/>
    <w:rsid w:val="00BF0334"/>
    <w:rsid w:val="00BF49E7"/>
    <w:rsid w:val="00BF5410"/>
    <w:rsid w:val="00C013AB"/>
    <w:rsid w:val="00C05E3D"/>
    <w:rsid w:val="00C06233"/>
    <w:rsid w:val="00C20E54"/>
    <w:rsid w:val="00C226B2"/>
    <w:rsid w:val="00C30D80"/>
    <w:rsid w:val="00C368C4"/>
    <w:rsid w:val="00C44EF0"/>
    <w:rsid w:val="00C45700"/>
    <w:rsid w:val="00C500A4"/>
    <w:rsid w:val="00C52E05"/>
    <w:rsid w:val="00C64B98"/>
    <w:rsid w:val="00C83B51"/>
    <w:rsid w:val="00C87715"/>
    <w:rsid w:val="00C91B4A"/>
    <w:rsid w:val="00C97914"/>
    <w:rsid w:val="00CB3BD2"/>
    <w:rsid w:val="00CB5F94"/>
    <w:rsid w:val="00CC23FA"/>
    <w:rsid w:val="00CC64A3"/>
    <w:rsid w:val="00CC79EA"/>
    <w:rsid w:val="00CD25F9"/>
    <w:rsid w:val="00CD2A22"/>
    <w:rsid w:val="00CD7833"/>
    <w:rsid w:val="00CE062A"/>
    <w:rsid w:val="00CE68A4"/>
    <w:rsid w:val="00CF0266"/>
    <w:rsid w:val="00CF5C28"/>
    <w:rsid w:val="00CF7F53"/>
    <w:rsid w:val="00D013B8"/>
    <w:rsid w:val="00D14C85"/>
    <w:rsid w:val="00D1732C"/>
    <w:rsid w:val="00D23AA2"/>
    <w:rsid w:val="00D25884"/>
    <w:rsid w:val="00D278E3"/>
    <w:rsid w:val="00D4329A"/>
    <w:rsid w:val="00D44CAC"/>
    <w:rsid w:val="00D46173"/>
    <w:rsid w:val="00D47385"/>
    <w:rsid w:val="00D54FF4"/>
    <w:rsid w:val="00D618C7"/>
    <w:rsid w:val="00D63B93"/>
    <w:rsid w:val="00D72535"/>
    <w:rsid w:val="00D736C9"/>
    <w:rsid w:val="00D772B6"/>
    <w:rsid w:val="00D773BE"/>
    <w:rsid w:val="00D77D0B"/>
    <w:rsid w:val="00D853E3"/>
    <w:rsid w:val="00DA1DD3"/>
    <w:rsid w:val="00DA2458"/>
    <w:rsid w:val="00DA54D4"/>
    <w:rsid w:val="00DB151F"/>
    <w:rsid w:val="00DC0366"/>
    <w:rsid w:val="00DC1EE0"/>
    <w:rsid w:val="00DD6251"/>
    <w:rsid w:val="00DE05E9"/>
    <w:rsid w:val="00DE1736"/>
    <w:rsid w:val="00DE1B9D"/>
    <w:rsid w:val="00DF1EF0"/>
    <w:rsid w:val="00E02E70"/>
    <w:rsid w:val="00E04EC3"/>
    <w:rsid w:val="00E118B8"/>
    <w:rsid w:val="00E12978"/>
    <w:rsid w:val="00E226AB"/>
    <w:rsid w:val="00E24C05"/>
    <w:rsid w:val="00E27673"/>
    <w:rsid w:val="00E2789E"/>
    <w:rsid w:val="00E37250"/>
    <w:rsid w:val="00E40A3C"/>
    <w:rsid w:val="00E501DF"/>
    <w:rsid w:val="00E525E5"/>
    <w:rsid w:val="00E7123B"/>
    <w:rsid w:val="00E72A5E"/>
    <w:rsid w:val="00E80174"/>
    <w:rsid w:val="00E82173"/>
    <w:rsid w:val="00E90F2E"/>
    <w:rsid w:val="00E9106F"/>
    <w:rsid w:val="00E94A4B"/>
    <w:rsid w:val="00EA04C1"/>
    <w:rsid w:val="00EB43B2"/>
    <w:rsid w:val="00EC143F"/>
    <w:rsid w:val="00ED2882"/>
    <w:rsid w:val="00ED3123"/>
    <w:rsid w:val="00EE02A9"/>
    <w:rsid w:val="00EE4FF5"/>
    <w:rsid w:val="00EF5872"/>
    <w:rsid w:val="00EF6FD1"/>
    <w:rsid w:val="00EF7AD0"/>
    <w:rsid w:val="00F003B5"/>
    <w:rsid w:val="00F01BDB"/>
    <w:rsid w:val="00F10C3B"/>
    <w:rsid w:val="00F13FDF"/>
    <w:rsid w:val="00F20BE8"/>
    <w:rsid w:val="00F22467"/>
    <w:rsid w:val="00F3344E"/>
    <w:rsid w:val="00F451C7"/>
    <w:rsid w:val="00F45FD1"/>
    <w:rsid w:val="00F47F0E"/>
    <w:rsid w:val="00F576B6"/>
    <w:rsid w:val="00F57A6B"/>
    <w:rsid w:val="00F643AF"/>
    <w:rsid w:val="00F70D5D"/>
    <w:rsid w:val="00F731E6"/>
    <w:rsid w:val="00F828B5"/>
    <w:rsid w:val="00F945A5"/>
    <w:rsid w:val="00F97352"/>
    <w:rsid w:val="00FA1643"/>
    <w:rsid w:val="00FB109A"/>
    <w:rsid w:val="00FB3265"/>
    <w:rsid w:val="00FB4E16"/>
    <w:rsid w:val="00FB7F67"/>
    <w:rsid w:val="00FC70C8"/>
    <w:rsid w:val="00FE1951"/>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he.wikipedia.org/wiki/CVS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he.wikipedia.org/wiki/%D7%A7%D7%A0%D7%91%D7%9F" TargetMode="External"/><Relationship Id="rId21" Type="http://schemas.openxmlformats.org/officeDocument/2006/relationships/image" Target="media/image7.jpeg"/><Relationship Id="rId42" Type="http://schemas.openxmlformats.org/officeDocument/2006/relationships/hyperlink" Target="https://he.wikipedia.org/wiki/%D7%A9%D7%A8%D7%AA_HTTP" TargetMode="External"/><Relationship Id="rId63" Type="http://schemas.openxmlformats.org/officeDocument/2006/relationships/image" Target="media/image27.png"/><Relationship Id="rId84" Type="http://schemas.openxmlformats.org/officeDocument/2006/relationships/image" Target="media/image45.png"/><Relationship Id="rId138" Type="http://schemas.openxmlformats.org/officeDocument/2006/relationships/hyperlink" Target="https://www.veracode.com/security/sql-injection" TargetMode="External"/><Relationship Id="rId107" Type="http://schemas.openxmlformats.org/officeDocument/2006/relationships/hyperlink" Target="http://meta-pa.blogspot.com/2017/08/firebase.html" TargetMode="External"/><Relationship Id="rId11" Type="http://schemas.openxmlformats.org/officeDocument/2006/relationships/comments" Target="comments.xml"/><Relationship Id="rId32" Type="http://schemas.openxmlformats.org/officeDocument/2006/relationships/image" Target="media/image18.jpeg"/><Relationship Id="rId53" Type="http://schemas.openxmlformats.org/officeDocument/2006/relationships/hyperlink" Target="https://he.wikipedia.org/w/index.php?title=%D7%94%D7%AA%D7%A7%D7%A0%D7%94&amp;action=edit&amp;redlink=1" TargetMode="External"/><Relationship Id="rId74" Type="http://schemas.openxmlformats.org/officeDocument/2006/relationships/image" Target="media/image36.png"/><Relationship Id="rId128" Type="http://schemas.openxmlformats.org/officeDocument/2006/relationships/hyperlink" Target="https://he.wikipedia.org/wiki/Hypertext_Transfer_Protocol" TargetMode="External"/><Relationship Id="rId149" Type="http://schemas.microsoft.com/office/2016/09/relationships/commentsIds" Target="commentsIds.xml"/><Relationship Id="rId5" Type="http://schemas.openxmlformats.org/officeDocument/2006/relationships/settings" Target="settings.xml"/><Relationship Id="rId95" Type="http://schemas.openxmlformats.org/officeDocument/2006/relationships/hyperlink" Target="https://en.wikipedia.org/wiki/Client%E2%80%93server_model" TargetMode="External"/><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hyperlink" Target="https://he.wikipedia.org/wiki/%D7%93%D7%A4%D7%93%D7%A4%D7%9F" TargetMode="External"/><Relationship Id="rId48" Type="http://schemas.openxmlformats.org/officeDocument/2006/relationships/hyperlink" Target="https://he.wikipedia.org/wiki/%D7%9E%D7%99%D7%9C%D7%94_%D7%A9%D7%9E%D7%95%D7%A8%D7%94" TargetMode="External"/><Relationship Id="rId64" Type="http://schemas.openxmlformats.org/officeDocument/2006/relationships/hyperlink" Target="https://www.veracode.com/security/sql-injection" TargetMode="External"/><Relationship Id="rId69" Type="http://schemas.openxmlformats.org/officeDocument/2006/relationships/image" Target="media/image31.png"/><Relationship Id="rId113" Type="http://schemas.openxmlformats.org/officeDocument/2006/relationships/hyperlink" Target="https://www.mrcoral.co.il/%D7%9E%D7%94-%D7%96%D7%94-git-%D7%92%D7%99%D7%98/" TargetMode="External"/><Relationship Id="rId118" Type="http://schemas.openxmlformats.org/officeDocument/2006/relationships/hyperlink" Target="https://en.wikipedia.org/wiki/Kanban_(development)" TargetMode="External"/><Relationship Id="rId134" Type="http://schemas.openxmlformats.org/officeDocument/2006/relationships/hyperlink" Target="https://he.wikipedia.org/wiki/%D7%9E%D7%AA%D7%95%D7%93%D7%95%D7%9C%D7%95%D7%92%D7%99%D7%99%D7%AA_%D7%A4%D7%99%D7%AA%D7%95%D7%97_%D7%AA%D7%95%D7%9B%D7%A0%D7%94%23Scrum" TargetMode="External"/><Relationship Id="rId139" Type="http://schemas.openxmlformats.org/officeDocument/2006/relationships/hyperlink" Target="https://portswigger.net/web-security/sql-injection" TargetMode="External"/><Relationship Id="rId80" Type="http://schemas.openxmlformats.org/officeDocument/2006/relationships/image" Target="media/image42.png"/><Relationship Id="rId85" Type="http://schemas.openxmlformats.org/officeDocument/2006/relationships/hyperlink" Target="https://stackoverflow.com/questions/38668477/firebase-invalid-json-data-or-key-values-key-values-can-t-contain-o" TargetMode="External"/><Relationship Id="rId150" Type="http://schemas.microsoft.com/office/2011/relationships/people" Target="people.xml"/><Relationship Id="rId12" Type="http://schemas.openxmlformats.org/officeDocument/2006/relationships/hyperlink" Target="https://www.synerion.co.il/hr_recruitment/" TargetMode="External"/><Relationship Id="rId17" Type="http://schemas.openxmlformats.org/officeDocument/2006/relationships/image" Target="media/image6.png"/><Relationship Id="rId33" Type="http://schemas.openxmlformats.org/officeDocument/2006/relationships/hyperlink" Target="https://he.wikipedia.org/wiki/%D7%A0%D7%AA%D7%95%D7%A0%D7%99%D7%9D" TargetMode="External"/><Relationship Id="rId38" Type="http://schemas.openxmlformats.org/officeDocument/2006/relationships/hyperlink" Target="https://he.wikipedia.org/wiki/%D7%9E%D7%A4%D7%AA%D7%97_%D7%96%D7%A8" TargetMode="External"/><Relationship Id="rId59" Type="http://schemas.openxmlformats.org/officeDocument/2006/relationships/image" Target="media/image23.png"/><Relationship Id="rId103" Type="http://schemas.openxmlformats.org/officeDocument/2006/relationships/hyperlink" Target="https://he.wikipedia.org/wiki/%D7%90%D7%AA%D7%A8_%D7%90%D7%99%D7%A0%D7%98%D7%A8%D7%A0%D7%98" TargetMode="External"/><Relationship Id="rId108" Type="http://schemas.openxmlformats.org/officeDocument/2006/relationships/hyperlink" Target="https://www.israelclouds.com/glossary" TargetMode="External"/><Relationship Id="rId124" Type="http://schemas.openxmlformats.org/officeDocument/2006/relationships/hyperlink" Target="https://www.postgresql.org/about/" TargetMode="External"/><Relationship Id="rId129" Type="http://schemas.openxmlformats.org/officeDocument/2006/relationships/hyperlink" Target="https://he.wikipedia.org/wiki/%D7%90%D7%AA%D7%A8_%D7%90%D7%99%D7%A0%D7%98%D7%A8%D7%A0%D7%98" TargetMode="External"/><Relationship Id="rId54" Type="http://schemas.openxmlformats.org/officeDocument/2006/relationships/hyperlink" Target="https://he.wikipedia.org/wiki/%D7%AA%D7%97%D7%96%D7%95%D7%A7%D7%AA_%D7%AA%D7%95%D7%9B%D7%A0%D7%94" TargetMode="External"/><Relationship Id="rId70" Type="http://schemas.openxmlformats.org/officeDocument/2006/relationships/image" Target="media/image32.png"/><Relationship Id="rId75" Type="http://schemas.openxmlformats.org/officeDocument/2006/relationships/image" Target="media/image37.png"/><Relationship Id="rId91" Type="http://schemas.openxmlformats.org/officeDocument/2006/relationships/image" Target="media/image50.png"/><Relationship Id="rId96" Type="http://schemas.openxmlformats.org/officeDocument/2006/relationships/hyperlink" Target="http://webmaster.org.il/articles/how-does-server-side-works%20" TargetMode="External"/><Relationship Id="rId140" Type="http://schemas.openxmlformats.org/officeDocument/2006/relationships/hyperlink" Target="https://www.owasp.org/images/7/72/OWASP_Top_10-2017_%28en%29.pdf.pdf" TargetMode="External"/><Relationship Id="rId14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jetbrains.com/pycharm/" TargetMode="External"/><Relationship Id="rId28" Type="http://schemas.openxmlformats.org/officeDocument/2006/relationships/image" Target="media/image14.png"/><Relationship Id="rId49" Type="http://schemas.openxmlformats.org/officeDocument/2006/relationships/hyperlink" Target="http://www.methodacloud.com/content/pages/kit_agile/H_Guide.htm" TargetMode="External"/><Relationship Id="rId114"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19" Type="http://schemas.openxmlformats.org/officeDocument/2006/relationships/hyperlink" Target="https://developers.google.com/web/tools/chrome-devtools/" TargetMode="External"/><Relationship Id="rId44" Type="http://schemas.openxmlformats.org/officeDocument/2006/relationships/hyperlink" Target="https://nodejs.org/" TargetMode="External"/><Relationship Id="rId60" Type="http://schemas.openxmlformats.org/officeDocument/2006/relationships/image" Target="media/image24.png"/><Relationship Id="rId65" Type="http://schemas.openxmlformats.org/officeDocument/2006/relationships/hyperlink" Target="https://portswigger.net/web-security/sql-injection" TargetMode="External"/><Relationship Id="rId81" Type="http://schemas.openxmlformats.org/officeDocument/2006/relationships/image" Target="media/image43.png"/><Relationship Id="rId86" Type="http://schemas.openxmlformats.org/officeDocument/2006/relationships/image" Target="media/image46.png"/><Relationship Id="rId130" Type="http://schemas.openxmlformats.org/officeDocument/2006/relationships/hyperlink" Target="https://skillcrush.com/2012/04/05/javascript/" TargetMode="External"/><Relationship Id="rId135" Type="http://schemas.openxmlformats.org/officeDocument/2006/relationships/hyperlink" Target="http://www.methodacloud.com/content/pages/kit_agile/H_Guide.htm" TargetMode="External"/><Relationship Id="rId13" Type="http://schemas.openxmlformats.org/officeDocument/2006/relationships/hyperlink" Target="https://g-rafa.co.il/60131-2ai-is-now-analyzing-candidates-facial-expressions-during-video-job-interviews/" TargetMode="External"/><Relationship Id="rId39" Type="http://schemas.openxmlformats.org/officeDocument/2006/relationships/hyperlink" Target="https://he.wikipedia.org/wiki/SQL" TargetMode="External"/><Relationship Id="rId109" Type="http://schemas.openxmlformats.org/officeDocument/2006/relationships/hyperlink" Target="https://aws.amazon.com/rds/" TargetMode="External"/><Relationship Id="rId34" Type="http://schemas.openxmlformats.org/officeDocument/2006/relationships/hyperlink" Target="https://he.wikipedia.org/wiki/%D7%9E%D7%97%D7%A9%D7%91" TargetMode="External"/><Relationship Id="rId50" Type="http://schemas.openxmlformats.org/officeDocument/2006/relationships/hyperlink" Target="http://www.methodacloud.com/content/pages/kit_agile/H_Guide.htm" TargetMode="External"/><Relationship Id="rId55" Type="http://schemas.openxmlformats.org/officeDocument/2006/relationships/image" Target="media/image22.png"/><Relationship Id="rId76" Type="http://schemas.openxmlformats.org/officeDocument/2006/relationships/image" Target="media/image38.png"/><Relationship Id="rId97" Type="http://schemas.openxmlformats.org/officeDocument/2006/relationships/hyperlink" Target="https://en.wikipedia.org/wiki/Client-side" TargetMode="External"/><Relationship Id="rId104" Type="http://schemas.openxmlformats.org/officeDocument/2006/relationships/hyperlink" Target="https://skillcrush.com/2012/04/05/javascript/" TargetMode="External"/><Relationship Id="rId120"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25" Type="http://schemas.openxmlformats.org/officeDocument/2006/relationships/hyperlink" Target="http://www.json.org/json-he.html" TargetMode="External"/><Relationship Id="rId141" Type="http://schemas.openxmlformats.org/officeDocument/2006/relationships/hyperlink" Target="https://stackoverflow.com/questions/14458160/while-replacing-using-regex-how-to-keep-a-part-of-matched-string" TargetMode="External"/><Relationship Id="rId14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3.png"/><Relationship Id="rId92" Type="http://schemas.openxmlformats.org/officeDocument/2006/relationships/hyperlink" Target="https://www.synerion.co.il/hr_recruitment/"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19.png"/><Relationship Id="rId45" Type="http://schemas.openxmlformats.org/officeDocument/2006/relationships/hyperlink" Target="http://www.xn--7dbbqer5d.co.il/dreamweaver/css.html" TargetMode="External"/><Relationship Id="rId66" Type="http://schemas.openxmlformats.org/officeDocument/2006/relationships/image" Target="media/image28.png"/><Relationship Id="rId87" Type="http://schemas.openxmlformats.org/officeDocument/2006/relationships/image" Target="media/image47.png"/><Relationship Id="rId110" Type="http://schemas.openxmlformats.org/officeDocument/2006/relationships/hyperlink" Target="https://he.wikipedia.org/wiki/Amazon_Web_Services" TargetMode="External"/><Relationship Id="rId115" Type="http://schemas.openxmlformats.org/officeDocument/2006/relationships/hyperlink" Target="https://he.wikipedia.org/wiki/%D7%A7%D7%A0%D7%91%D7%9F" TargetMode="External"/><Relationship Id="rId131" Type="http://schemas.openxmlformats.org/officeDocument/2006/relationships/hyperlink" Target="https://en.wikipedia.org/wiki/HTML" TargetMode="External"/><Relationship Id="rId136" Type="http://schemas.openxmlformats.org/officeDocument/2006/relationships/hyperlink" Target="https://en.wikipedia.org/wiki/Software_development_process" TargetMode="External"/><Relationship Id="rId61" Type="http://schemas.openxmlformats.org/officeDocument/2006/relationships/image" Target="media/image25.tmp"/><Relationship Id="rId82" Type="http://schemas.openxmlformats.org/officeDocument/2006/relationships/image" Target="media/image44.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6.png"/><Relationship Id="rId35" Type="http://schemas.openxmlformats.org/officeDocument/2006/relationships/hyperlink" Target="https://he.wikipedia.org/wiki/%D7%90%D7%9E%D7%A6%D7%A2%D7%99_%D7%90%D7%97%D7%A1%D7%95%D7%9F_%D7%A0%D7%AA%D7%95%D7%A0%D7%99%D7%9D" TargetMode="External"/><Relationship Id="rId56" Type="http://schemas.openxmlformats.org/officeDocument/2006/relationships/hyperlink" Target="https://he.wikipedia.org/wiki/%D7%9E%D7%AA%D7%95%D7%93%D7%95%D7%9C%D7%95%D7%92%D7%99%D7%99%D7%AA_%D7%A4%D7%99%D7%AA%D7%95%D7%97_%D7%AA%D7%95%D7%9B%D7%A0%D7%94" TargetMode="External"/><Relationship Id="rId77" Type="http://schemas.openxmlformats.org/officeDocument/2006/relationships/image" Target="media/image39.png"/><Relationship Id="rId100" Type="http://schemas.openxmlformats.org/officeDocument/2006/relationships/hyperlink" Target="https://he.wikipedia.org/wiki/Notepad%2B%2B" TargetMode="External"/><Relationship Id="rId105" Type="http://schemas.openxmlformats.org/officeDocument/2006/relationships/hyperlink" Target="https://internet-israel.com/category/%D7%9E%D7%93%D7%A8%D7%99%D7%9B%D7%99%D7%9D/node-js-%D7%9E%D7%93%D7%A8%D7%99%D7%9B%D7%99%D7%9D/" TargetMode="External"/><Relationship Id="rId126" Type="http://schemas.openxmlformats.org/officeDocument/2006/relationships/hyperlink" Target="https://he.wikipedia.org/wiki/JSON" TargetMode="External"/><Relationship Id="rId14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methodacloud.com/content/pages/kit_agile/H_Guide.htm" TargetMode="External"/><Relationship Id="rId72" Type="http://schemas.openxmlformats.org/officeDocument/2006/relationships/image" Target="media/image34.png"/><Relationship Id="rId93" Type="http://schemas.openxmlformats.org/officeDocument/2006/relationships/hyperlink" Target="https://g-rafa.co.il/60131-2ai-is-now-analyzing-candidates-facial-expressions-during-video-job-interviews/" TargetMode="External"/><Relationship Id="rId98" Type="http://schemas.openxmlformats.org/officeDocument/2006/relationships/hyperlink" Target="https://skillcrush.com/2012/07/30/client-side-vs-server-side/" TargetMode="External"/><Relationship Id="rId121" Type="http://schemas.openxmlformats.org/officeDocument/2006/relationships/hyperlink" Target="https://he.wikipedia.org/wiki/%D7%91%D7%A1%D7%99%D7%A1_%D7%A0%D7%AA%D7%95%D7%A0%D7%99%D7%9D" TargetMode="External"/><Relationship Id="rId142" Type="http://schemas.openxmlformats.org/officeDocument/2006/relationships/hyperlink" Target="https://stackoverflow.com/questions/38668477/firebase-invalid-json-data-or-key-values-key-values-can-t-contain-o" TargetMode="Externa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hyperlink" Target="https://he.wikibooks.org/wiki/HTML" TargetMode="External"/><Relationship Id="rId67" Type="http://schemas.openxmlformats.org/officeDocument/2006/relationships/image" Target="media/image29.png"/><Relationship Id="rId116" Type="http://schemas.openxmlformats.org/officeDocument/2006/relationships/hyperlink" Target="https://business-excellence.co.il/blog/513-kanban-system" TargetMode="External"/><Relationship Id="rId137" Type="http://schemas.openxmlformats.org/officeDocument/2006/relationships/hyperlink" Target="https://he.wikipedia.org/wiki/CVSS" TargetMode="External"/><Relationship Id="rId20" Type="http://schemas.openxmlformats.org/officeDocument/2006/relationships/image" Target="media/image8.png"/><Relationship Id="rId41" Type="http://schemas.openxmlformats.org/officeDocument/2006/relationships/image" Target="media/image20.png"/><Relationship Id="rId62" Type="http://schemas.openxmlformats.org/officeDocument/2006/relationships/image" Target="media/image26.tmp"/><Relationship Id="rId83" Type="http://schemas.openxmlformats.org/officeDocument/2006/relationships/hyperlink" Target="https://stackoverflow.com/questions/14458160/while-replacing-using-regex-how-to-keep-a-part-of-matched-string" TargetMode="External"/><Relationship Id="rId88" Type="http://schemas.openxmlformats.org/officeDocument/2006/relationships/hyperlink" Target="http://www.firebirdfaq.org/faq285/" TargetMode="External"/><Relationship Id="rId111" Type="http://schemas.openxmlformats.org/officeDocument/2006/relationships/hyperlink" Target="https://dapps.co.il/%D7%A9%D7%99%D7%A8%D7%95%D7%AA%D7%99-%D7%94%D7%A2%D7%A0%D7%9F-%D7%A9%D7%9C-amazon-%D7%A9%D7%90%D7%AA%D7%9D-%D7%97%D7%99%D7%99%D7%91%D7%99%D7%9D-%D7%9C%D7%94%D7%9B%D7%99%D7%A8-%D7%95%D7%93%D7%A8%D7%9B/" TargetMode="External"/><Relationship Id="rId132" Type="http://schemas.openxmlformats.org/officeDocument/2006/relationships/hyperlink" Target="https://www.w3schools.com/html/html_intro.asp" TargetMode="External"/><Relationship Id="rId15" Type="http://schemas.openxmlformats.org/officeDocument/2006/relationships/image" Target="media/image4.png"/><Relationship Id="rId36" Type="http://schemas.openxmlformats.org/officeDocument/2006/relationships/hyperlink" Target="https://he.wikipedia.org/wiki/%D7%93%D7%99%D7%A1%D7%A7_%D7%A7%D7%A9%D7%99%D7%97" TargetMode="External"/><Relationship Id="rId57" Type="http://schemas.openxmlformats.org/officeDocument/2006/relationships/hyperlink" Target="http://www.methodacloud.com/content/pages/kit_agile/H_Guide.htm" TargetMode="External"/><Relationship Id="rId106" Type="http://schemas.openxmlformats.org/officeDocument/2006/relationships/hyperlink" Target="https://en.wikipedia.org/wiki/Firebase" TargetMode="External"/><Relationship Id="rId127" Type="http://schemas.openxmlformats.org/officeDocument/2006/relationships/hyperlink" Target="https://en.wikipedia.org/wiki/Hypertext_Transfer_Protocol" TargetMode="External"/><Relationship Id="rId10" Type="http://schemas.openxmlformats.org/officeDocument/2006/relationships/image" Target="media/image2.emf"/><Relationship Id="rId31" Type="http://schemas.openxmlformats.org/officeDocument/2006/relationships/image" Target="media/image17.png"/><Relationship Id="rId52" Type="http://schemas.openxmlformats.org/officeDocument/2006/relationships/image" Target="media/image21.png"/><Relationship Id="rId73" Type="http://schemas.openxmlformats.org/officeDocument/2006/relationships/image" Target="media/image35.png"/><Relationship Id="rId78" Type="http://schemas.openxmlformats.org/officeDocument/2006/relationships/image" Target="media/image40.png"/><Relationship Id="rId94" Type="http://schemas.openxmlformats.org/officeDocument/2006/relationships/hyperlink" Target="https://www.ibm.com/support/knowledgecenter/en/SSAL2T_9.1.0/com.ibm.cics.tx.doc/concepts/c_clnt_sevr_model.html" TargetMode="External"/><Relationship Id="rId99" Type="http://schemas.openxmlformats.org/officeDocument/2006/relationships/hyperlink" Target="https://confluence.jetbrains.com/display/PYH/Getting+Started+with+PyCharm" TargetMode="External"/><Relationship Id="rId101" Type="http://schemas.openxmlformats.org/officeDocument/2006/relationships/hyperlink" Target="http://www.sitqad.co.il/%D7%90%D7%A0%D7%9C%D7%99%D7%A1%D7%98-%D7%9E%D7%A0%D7%94%D7%9C-bi-%D7%9E%D7%97%D7%A4%D7%A9-%D7%9C%D7%A2%D7%A0%D7%95%D7%AA-%D7%A2%D7%9C-%D7%A9%D7%90%D7%9C%D7%95%D7%AA-%D7%91%D7%9E%D7%94%D7%99%D7%A8/" TargetMode="External"/><Relationship Id="rId122" Type="http://schemas.openxmlformats.org/officeDocument/2006/relationships/hyperlink" Target="https://en.wikipedia.org/wiki/Database" TargetMode="External"/><Relationship Id="rId143" Type="http://schemas.openxmlformats.org/officeDocument/2006/relationships/hyperlink" Target="http://www.firebirdfaq.org/faq285/%20" TargetMode="External"/><Relationship Id="rId148"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2.png"/><Relationship Id="rId47" Type="http://schemas.openxmlformats.org/officeDocument/2006/relationships/hyperlink" Target="https://he.wikipedia.org/wiki/%D7%94%D7%96%D7%97%D7%94" TargetMode="External"/><Relationship Id="rId68" Type="http://schemas.openxmlformats.org/officeDocument/2006/relationships/image" Target="media/image30.png"/><Relationship Id="rId89" Type="http://schemas.openxmlformats.org/officeDocument/2006/relationships/image" Target="media/image48.png"/><Relationship Id="rId112" Type="http://schemas.openxmlformats.org/officeDocument/2006/relationships/hyperlink" Target="https://www.matrix.co.il/About/Pages/amazon.aspx" TargetMode="External"/><Relationship Id="rId133" Type="http://schemas.openxmlformats.org/officeDocument/2006/relationships/hyperlink" Target="https://he.wikipedia.org/wiki/%D7%A4%D7%99%D7%99%D7%AA%D7%95%D7%9F" TargetMode="External"/><Relationship Id="rId16" Type="http://schemas.openxmlformats.org/officeDocument/2006/relationships/image" Target="media/image5.png"/><Relationship Id="rId37" Type="http://schemas.openxmlformats.org/officeDocument/2006/relationships/hyperlink" Target="https://he.wikipedia.org/wiki/%D7%9E%D7%A4%D7%AA%D7%97_%D7%A8%D7%90%D7%A9%D7%99" TargetMode="External"/><Relationship Id="rId58" Type="http://schemas.openxmlformats.org/officeDocument/2006/relationships/hyperlink" Target="https://en.wikipedia.org/wiki/Software_development_process" TargetMode="External"/><Relationship Id="rId79" Type="http://schemas.openxmlformats.org/officeDocument/2006/relationships/image" Target="media/image41.png"/><Relationship Id="rId102" Type="http://schemas.openxmlformats.org/officeDocument/2006/relationships/hyperlink" Target="https://www.naya-college.co.il/%D7%9E%D7%94-%D7%96%D7%94-tableau/" TargetMode="External"/><Relationship Id="rId123" Type="http://schemas.openxmlformats.org/officeDocument/2006/relationships/hyperlink" Target="https://searchsqlserver.techtarget.com/definition/database" TargetMode="External"/><Relationship Id="rId144" Type="http://schemas.openxmlformats.org/officeDocument/2006/relationships/image" Target="media/image51.png"/><Relationship Id="rId90" Type="http://schemas.openxmlformats.org/officeDocument/2006/relationships/image" Target="media/image49.png"/></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5D94C-E63D-4AA1-A8FF-E5E508091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5692</TotalTime>
  <Pages>50</Pages>
  <Words>12931</Words>
  <Characters>64659</Characters>
  <Application>Microsoft Office Word</Application>
  <DocSecurity>0</DocSecurity>
  <Lines>538</Lines>
  <Paragraphs>154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77436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109</cp:revision>
  <dcterms:created xsi:type="dcterms:W3CDTF">2019-03-21T20:43:00Z</dcterms:created>
  <dcterms:modified xsi:type="dcterms:W3CDTF">2019-03-28T18:36:00Z</dcterms:modified>
</cp:coreProperties>
</file>