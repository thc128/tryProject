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36"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588456"/>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588457"/>
      <w:r w:rsidRPr="00F22467">
        <w:rPr>
          <w:rFonts w:asciiTheme="minorHAnsi" w:eastAsiaTheme="minorHAnsi" w:hAnsiTheme="minorHAnsi" w:cstheme="minorHAnsi" w:hint="cs"/>
          <w:color w:val="auto"/>
          <w:sz w:val="24"/>
          <w:szCs w:val="24"/>
          <w:rtl/>
        </w:rPr>
        <w:lastRenderedPageBreak/>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588458"/>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bookmarkStart w:id="63" w:name="_GoBack"/>
      <w:bookmarkEnd w:id="63"/>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4" w:name="_Toc4588459"/>
      <w:r>
        <w:rPr>
          <w:rFonts w:hint="cs"/>
          <w:rtl/>
        </w:rPr>
        <w:t>תכנון</w:t>
      </w:r>
      <w:bookmarkEnd w:id="64"/>
    </w:p>
    <w:p w14:paraId="3F207B9D" w14:textId="471F39A6" w:rsidR="00D47385" w:rsidRDefault="00C013AB" w:rsidP="0090232D">
      <w:pPr>
        <w:pStyle w:val="2"/>
        <w:jc w:val="both"/>
        <w:rPr>
          <w:rFonts w:hint="cs"/>
          <w:rtl/>
        </w:rPr>
      </w:pPr>
      <w:bookmarkStart w:id="65" w:name="_Toc4588460"/>
      <w:r>
        <w:rPr>
          <w:rFonts w:hint="cs"/>
          <w:rtl/>
        </w:rPr>
        <w:t xml:space="preserve">3.1 </w:t>
      </w:r>
      <w:r w:rsidR="00D47385">
        <w:rPr>
          <w:rFonts w:hint="cs"/>
          <w:rtl/>
        </w:rPr>
        <w:t>דרישות המערכת</w:t>
      </w:r>
      <w:bookmarkEnd w:id="65"/>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xml:space="preserve">, כלומר איסוף מידע </w:t>
      </w:r>
      <w:proofErr w:type="spellStart"/>
      <w:r>
        <w:rPr>
          <w:rFonts w:hint="cs"/>
          <w:rtl/>
        </w:rPr>
        <w:t>ספיציפי</w:t>
      </w:r>
      <w:proofErr w:type="spellEnd"/>
      <w:r>
        <w:rPr>
          <w:rFonts w:hint="cs"/>
          <w:rtl/>
        </w:rPr>
        <w:t xml:space="preserve">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6" w:name="_Toc4588461"/>
      <w:r>
        <w:rPr>
          <w:rFonts w:hint="cs"/>
          <w:rtl/>
        </w:rPr>
        <w:t xml:space="preserve">3.1.1 </w:t>
      </w:r>
      <w:commentRangeStart w:id="67"/>
      <w:r w:rsidR="00D47385">
        <w:rPr>
          <w:rFonts w:hint="cs"/>
          <w:rtl/>
        </w:rPr>
        <w:t>דרישות כלליות</w:t>
      </w:r>
      <w:commentRangeEnd w:id="67"/>
      <w:r w:rsidR="0068070B">
        <w:rPr>
          <w:rStyle w:val="ad"/>
          <w:rFonts w:asciiTheme="minorHAnsi" w:eastAsiaTheme="minorHAnsi" w:hAnsiTheme="minorHAnsi" w:cstheme="minorBidi"/>
          <w:b w:val="0"/>
          <w:bCs w:val="0"/>
          <w:color w:val="auto"/>
          <w:rtl/>
        </w:rPr>
        <w:commentReference w:id="67"/>
      </w:r>
      <w:bookmarkEnd w:id="66"/>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8" w:name="_Toc4588462"/>
      <w:r>
        <w:rPr>
          <w:rFonts w:hint="cs"/>
          <w:rtl/>
        </w:rPr>
        <w:t xml:space="preserve">3.1.2 </w:t>
      </w:r>
      <w:commentRangeStart w:id="69"/>
      <w:r w:rsidR="00D47385">
        <w:rPr>
          <w:rFonts w:hint="cs"/>
          <w:rtl/>
        </w:rPr>
        <w:t xml:space="preserve">דרישות </w:t>
      </w:r>
      <w:r w:rsidR="00D47385">
        <w:t>side</w:t>
      </w:r>
      <w:r w:rsidR="00D47385">
        <w:rPr>
          <w:rFonts w:hint="cs"/>
          <w:rtl/>
        </w:rPr>
        <w:t xml:space="preserve"> </w:t>
      </w:r>
      <w:commentRangeEnd w:id="69"/>
      <w:r w:rsidR="0068070B">
        <w:rPr>
          <w:rStyle w:val="ad"/>
          <w:rFonts w:asciiTheme="minorHAnsi" w:eastAsiaTheme="minorHAnsi" w:hAnsiTheme="minorHAnsi" w:cstheme="minorBidi"/>
          <w:b w:val="0"/>
          <w:bCs w:val="0"/>
          <w:color w:val="auto"/>
          <w:rtl/>
        </w:rPr>
        <w:commentReference w:id="69"/>
      </w:r>
      <w:r w:rsidR="00D47385">
        <w:t>client</w:t>
      </w:r>
      <w:bookmarkEnd w:id="68"/>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w:t>
      </w:r>
      <w:proofErr w:type="spellStart"/>
      <w:r w:rsidRPr="005752E3">
        <w:rPr>
          <w:rFonts w:ascii="Arial" w:eastAsia="Times New Roman" w:hAnsi="Arial" w:cs="Arial"/>
          <w:color w:val="000000"/>
          <w:rtl/>
        </w:rPr>
        <w:t>תיהיה</w:t>
      </w:r>
      <w:proofErr w:type="spellEnd"/>
      <w:r w:rsidRPr="005752E3">
        <w:rPr>
          <w:rFonts w:ascii="Arial" w:eastAsia="Times New Roman" w:hAnsi="Arial" w:cs="Arial"/>
          <w:color w:val="000000"/>
          <w:rtl/>
        </w:rPr>
        <w:t xml:space="preserve">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w:t>
      </w:r>
      <w:proofErr w:type="spellStart"/>
      <w:r w:rsidRPr="005752E3">
        <w:rPr>
          <w:rFonts w:ascii="Arial" w:eastAsia="Times New Roman" w:hAnsi="Arial" w:cs="Arial"/>
          <w:color w:val="000000"/>
          <w:rtl/>
        </w:rPr>
        <w:t>המובססות</w:t>
      </w:r>
      <w:proofErr w:type="spellEnd"/>
      <w:r w:rsidRPr="005752E3">
        <w:rPr>
          <w:rFonts w:ascii="Arial" w:eastAsia="Times New Roman" w:hAnsi="Arial" w:cs="Arial"/>
          <w:color w:val="000000"/>
          <w:rtl/>
        </w:rPr>
        <w:t xml:space="preserve">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0"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0"/>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w:t>
      </w:r>
      <w:proofErr w:type="spellStart"/>
      <w:r w:rsidRPr="005752E3">
        <w:rPr>
          <w:rFonts w:ascii="Arial" w:eastAsia="Times New Roman" w:hAnsi="Arial" w:cs="Arial"/>
          <w:color w:val="000000"/>
          <w:rtl/>
        </w:rPr>
        <w:t>ותכונתיו</w:t>
      </w:r>
      <w:proofErr w:type="spellEnd"/>
      <w:r w:rsidRPr="005752E3">
        <w:rPr>
          <w:rFonts w:ascii="Arial" w:eastAsia="Times New Roman" w:hAnsi="Arial" w:cs="Arial"/>
          <w:color w:val="000000"/>
          <w:rtl/>
        </w:rPr>
        <w:t xml:space="preserve">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1" w:name="_Toc4588464"/>
      <w:r>
        <w:rPr>
          <w:rFonts w:hint="cs"/>
          <w:rtl/>
        </w:rPr>
        <w:t xml:space="preserve">3.2 </w:t>
      </w:r>
      <w:r w:rsidR="00B22D8D">
        <w:rPr>
          <w:rFonts w:hint="cs"/>
          <w:rtl/>
        </w:rPr>
        <w:t xml:space="preserve">אפיון </w:t>
      </w:r>
      <w:commentRangeStart w:id="72"/>
      <w:r w:rsidR="00B22D8D">
        <w:rPr>
          <w:rFonts w:hint="cs"/>
          <w:rtl/>
        </w:rPr>
        <w:t xml:space="preserve">המערכת </w:t>
      </w:r>
      <w:commentRangeEnd w:id="72"/>
      <w:r w:rsidR="0080602B">
        <w:rPr>
          <w:rStyle w:val="ad"/>
          <w:rFonts w:asciiTheme="minorHAnsi" w:eastAsiaTheme="minorHAnsi" w:hAnsiTheme="minorHAnsi" w:cstheme="minorBidi"/>
          <w:b w:val="0"/>
          <w:bCs w:val="0"/>
          <w:color w:val="auto"/>
          <w:rtl/>
        </w:rPr>
        <w:commentReference w:id="72"/>
      </w:r>
      <w:bookmarkEnd w:id="71"/>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73"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73"/>
    </w:p>
    <w:p w14:paraId="103E6883" w14:textId="54ED589E" w:rsidR="00CF5C28" w:rsidRPr="00CF5C28" w:rsidRDefault="00CF5C28" w:rsidP="0090232D">
      <w:pPr>
        <w:pStyle w:val="a7"/>
        <w:jc w:val="both"/>
        <w:rPr>
          <w:rFonts w:cstheme="minorHAnsi"/>
          <w:sz w:val="24"/>
          <w:szCs w:val="24"/>
          <w:rtl/>
        </w:rPr>
      </w:pPr>
      <w:commentRangeStart w:id="74"/>
      <w:r>
        <w:rPr>
          <w:rFonts w:cstheme="minorHAnsi" w:hint="cs"/>
          <w:sz w:val="24"/>
          <w:szCs w:val="24"/>
          <w:rtl/>
        </w:rPr>
        <w:t>המערכ</w:t>
      </w:r>
      <w:commentRangeEnd w:id="74"/>
      <w:r w:rsidR="0068070B">
        <w:rPr>
          <w:rStyle w:val="ad"/>
        </w:rPr>
        <w:commentReference w:id="74"/>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75" w:name="_Toc4588466"/>
      <w:r>
        <w:rPr>
          <w:rFonts w:hint="cs"/>
          <w:rtl/>
        </w:rPr>
        <w:t>תכנון ביצוע</w:t>
      </w:r>
      <w:bookmarkEnd w:id="75"/>
    </w:p>
    <w:p w14:paraId="307D8352" w14:textId="682E98DD" w:rsidR="00577E06" w:rsidRDefault="00C013AB" w:rsidP="0090232D">
      <w:pPr>
        <w:pStyle w:val="2"/>
        <w:jc w:val="both"/>
      </w:pPr>
      <w:bookmarkStart w:id="76" w:name="_Toc4588467"/>
      <w:r>
        <w:rPr>
          <w:rFonts w:hint="cs"/>
          <w:rtl/>
        </w:rPr>
        <w:t xml:space="preserve">4.1 </w:t>
      </w:r>
      <w:commentRangeStart w:id="77"/>
      <w:r w:rsidR="00577E06">
        <w:rPr>
          <w:rFonts w:hint="cs"/>
          <w:rtl/>
        </w:rPr>
        <w:t>תחילת ה</w:t>
      </w:r>
      <w:commentRangeEnd w:id="77"/>
      <w:r w:rsidR="0080602B">
        <w:rPr>
          <w:rStyle w:val="ad"/>
          <w:rFonts w:asciiTheme="minorHAnsi" w:eastAsiaTheme="minorHAnsi" w:hAnsiTheme="minorHAnsi" w:cstheme="minorBidi"/>
          <w:b w:val="0"/>
          <w:bCs w:val="0"/>
          <w:color w:val="auto"/>
          <w:rtl/>
        </w:rPr>
        <w:commentReference w:id="77"/>
      </w:r>
      <w:r w:rsidR="00577E06">
        <w:rPr>
          <w:rFonts w:hint="cs"/>
          <w:rtl/>
        </w:rPr>
        <w:t>עבודה</w:t>
      </w:r>
      <w:bookmarkEnd w:id="76"/>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78"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78"/>
    </w:p>
    <w:p w14:paraId="011BEB84" w14:textId="1098F3A9" w:rsidR="00CF5C28" w:rsidRDefault="00BC10C3" w:rsidP="0090232D">
      <w:pPr>
        <w:pStyle w:val="2"/>
        <w:jc w:val="both"/>
      </w:pPr>
      <w:bookmarkStart w:id="79" w:name="_Toc4588469"/>
      <w:r>
        <w:rPr>
          <w:rFonts w:hint="cs"/>
        </w:rPr>
        <w:t>UI</w:t>
      </w:r>
      <w:r w:rsidR="00C013AB">
        <w:t xml:space="preserve"> 4.3</w:t>
      </w:r>
      <w:bookmarkEnd w:id="79"/>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0" w:name="_Toc4588470"/>
      <w:r>
        <w:rPr>
          <w:rFonts w:hint="cs"/>
          <w:rtl/>
        </w:rPr>
        <w:t xml:space="preserve">4.4 </w:t>
      </w:r>
      <w:r w:rsidR="00BC10C3">
        <w:rPr>
          <w:rFonts w:hint="cs"/>
          <w:rtl/>
        </w:rPr>
        <w:t>הק</w:t>
      </w:r>
      <w:commentRangeStart w:id="81"/>
      <w:r w:rsidR="00BC10C3">
        <w:rPr>
          <w:rFonts w:hint="cs"/>
          <w:rtl/>
        </w:rPr>
        <w:t xml:space="preserve">מת </w:t>
      </w:r>
      <w:commentRangeEnd w:id="81"/>
      <w:r w:rsidR="00B21320">
        <w:rPr>
          <w:rStyle w:val="ad"/>
          <w:rFonts w:asciiTheme="minorHAnsi" w:eastAsiaTheme="minorHAnsi" w:hAnsiTheme="minorHAnsi" w:cstheme="minorBidi"/>
          <w:b w:val="0"/>
          <w:bCs w:val="0"/>
          <w:color w:val="auto"/>
          <w:rtl/>
        </w:rPr>
        <w:commentReference w:id="81"/>
      </w:r>
      <w:r w:rsidR="00BC10C3">
        <w:rPr>
          <w:rFonts w:hint="cs"/>
          <w:rtl/>
        </w:rPr>
        <w:t xml:space="preserve">שרת </w:t>
      </w:r>
      <w:r w:rsidR="00BC10C3">
        <w:t>Node.js</w:t>
      </w:r>
      <w:bookmarkEnd w:id="80"/>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82" w:name="_Toc4588471"/>
      <w:r>
        <w:rPr>
          <w:rFonts w:hint="cs"/>
          <w:rtl/>
        </w:rPr>
        <w:t xml:space="preserve">4.5 </w:t>
      </w:r>
      <w:r w:rsidR="00BC10C3">
        <w:rPr>
          <w:rFonts w:hint="cs"/>
          <w:rtl/>
        </w:rPr>
        <w:t xml:space="preserve">הקמת </w:t>
      </w:r>
      <w:r w:rsidR="00BC10C3">
        <w:t>instance in AWS</w:t>
      </w:r>
      <w:bookmarkEnd w:id="82"/>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83" w:name="_Toc4588472"/>
      <w:r>
        <w:rPr>
          <w:rFonts w:hint="cs"/>
          <w:rtl/>
        </w:rPr>
        <w:lastRenderedPageBreak/>
        <w:t xml:space="preserve">4.6 </w:t>
      </w:r>
      <w:r w:rsidR="00321E05">
        <w:rPr>
          <w:rFonts w:hint="cs"/>
          <w:rtl/>
        </w:rPr>
        <w:t>ארגון בסיס הנתונים (אולי צריך לשלבו עם 4.5)</w:t>
      </w:r>
      <w:bookmarkEnd w:id="83"/>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84"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84"/>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85" w:author="גמליאל" w:date="2019-03-21T21:38:00Z">
        <w:r w:rsidRPr="00F576B6" w:rsidDel="00E2789E">
          <w:rPr>
            <w:rFonts w:ascii="Arial" w:eastAsia="Times New Roman" w:hAnsi="Arial" w:cs="Arial"/>
            <w:color w:val="3E556C"/>
            <w:sz w:val="24"/>
            <w:szCs w:val="24"/>
            <w:rtl/>
          </w:rPr>
          <w:delText xml:space="preserve">המטרה </w:delText>
        </w:r>
      </w:del>
      <w:ins w:id="86"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87" w:author="גמליאל" w:date="2019-03-21T21:38:00Z">
        <w:r w:rsidRPr="00F576B6" w:rsidDel="00E2789E">
          <w:rPr>
            <w:rFonts w:ascii="Arial" w:eastAsia="Times New Roman" w:hAnsi="Arial" w:cs="Arial"/>
            <w:color w:val="3E556C"/>
            <w:sz w:val="24"/>
            <w:szCs w:val="24"/>
            <w:rtl/>
          </w:rPr>
          <w:delText xml:space="preserve">גדולה </w:delText>
        </w:r>
      </w:del>
      <w:ins w:id="88"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89"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90"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91" w:author="גמליאל" w:date="2019-03-23T21:36:00Z">
        <w:r w:rsidR="00381453">
          <w:rPr>
            <w:rFonts w:ascii="Arial" w:eastAsia="Times New Roman" w:hAnsi="Arial" w:cs="Arial" w:hint="cs"/>
            <w:color w:val="3E556C"/>
            <w:sz w:val="24"/>
            <w:szCs w:val="24"/>
            <w:rtl/>
          </w:rPr>
          <w:t xml:space="preserve"> </w:t>
        </w:r>
      </w:ins>
      <w:moveToRangeStart w:id="92" w:author="גמליאל" w:date="2019-03-23T21:36:00Z" w:name="move4269391"/>
      <w:moveTo w:id="93"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92"/>
    </w:p>
    <w:p w14:paraId="08B233B4" w14:textId="10F515E5" w:rsidR="007F79AC" w:rsidRDefault="00F576B6" w:rsidP="0090232D">
      <w:pPr>
        <w:spacing w:before="150" w:after="150" w:line="240" w:lineRule="auto"/>
        <w:jc w:val="both"/>
        <w:rPr>
          <w:ins w:id="94"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95" w:author="גמליאל" w:date="2019-03-23T21:36:00Z" w:name="move4269391"/>
      <w:moveFrom w:id="96"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95"/>
    </w:p>
    <w:p w14:paraId="29AE9E59" w14:textId="23F50461" w:rsidR="00F576B6" w:rsidRDefault="007F79AC" w:rsidP="0090232D">
      <w:pPr>
        <w:spacing w:before="150" w:after="150" w:line="240" w:lineRule="auto"/>
        <w:jc w:val="both"/>
        <w:rPr>
          <w:ins w:id="97" w:author="גמליאל" w:date="2019-03-21T21:47:00Z"/>
          <w:rFonts w:ascii="Arial" w:eastAsia="Times New Roman" w:hAnsi="Arial" w:cs="Arial"/>
          <w:color w:val="3E556C"/>
          <w:sz w:val="24"/>
          <w:szCs w:val="24"/>
          <w:rtl/>
        </w:rPr>
      </w:pPr>
      <w:ins w:id="98"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99"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100"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101" w:author="גמליאל" w:date="2019-03-23T21:37:00Z">
        <w:r w:rsidR="000935CE">
          <w:rPr>
            <w:rStyle w:val="ab"/>
            <w:rFonts w:ascii="Arial" w:eastAsia="Times New Roman" w:hAnsi="Arial" w:cs="Arial"/>
            <w:color w:val="3E556C"/>
            <w:sz w:val="24"/>
            <w:szCs w:val="24"/>
            <w:rtl/>
          </w:rPr>
          <w:footnoteReference w:id="22"/>
        </w:r>
      </w:ins>
      <w:ins w:id="105" w:author="גמליאל" w:date="2019-03-21T21:48:00Z">
        <w:r>
          <w:rPr>
            <w:rFonts w:ascii="Arial" w:eastAsia="Times New Roman" w:hAnsi="Arial" w:cs="Arial" w:hint="cs"/>
            <w:color w:val="3E556C"/>
            <w:sz w:val="24"/>
            <w:szCs w:val="24"/>
            <w:rtl/>
          </w:rPr>
          <w:t xml:space="preserve"> של לפחות 7 מתוך 10)</w:t>
        </w:r>
      </w:ins>
      <w:ins w:id="106" w:author="גמליאל" w:date="2019-03-21T21:49:00Z">
        <w:r>
          <w:rPr>
            <w:rFonts w:ascii="Arial" w:eastAsia="Times New Roman" w:hAnsi="Arial" w:cs="Arial" w:hint="cs"/>
            <w:color w:val="3E556C"/>
            <w:sz w:val="24"/>
            <w:szCs w:val="24"/>
            <w:rtl/>
          </w:rPr>
          <w:t>.</w:t>
        </w:r>
      </w:ins>
      <w:ins w:id="107" w:author="גמליאל" w:date="2019-03-21T22:46:00Z">
        <w:r w:rsidR="003D474C">
          <w:rPr>
            <w:rFonts w:ascii="Arial" w:eastAsia="Times New Roman" w:hAnsi="Arial" w:cs="Arial" w:hint="cs"/>
            <w:color w:val="3E556C"/>
            <w:sz w:val="24"/>
            <w:szCs w:val="24"/>
            <w:rtl/>
          </w:rPr>
          <w:t>[</w:t>
        </w:r>
      </w:ins>
      <w:ins w:id="108"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09" w:author="גמליאל" w:date="2019-03-23T21:34:00Z">
        <w:r w:rsidR="00381453">
          <w:rPr>
            <w:rFonts w:ascii="Arial" w:eastAsia="Times New Roman" w:hAnsi="Arial" w:cs="Arial" w:hint="cs"/>
            <w:color w:val="3E556C"/>
            <w:sz w:val="24"/>
            <w:szCs w:val="24"/>
            <w:rtl/>
          </w:rPr>
          <w:t>ראשונית</w:t>
        </w:r>
      </w:ins>
      <w:ins w:id="110" w:author="גמליאל" w:date="2019-03-21T21:50:00Z">
        <w:r>
          <w:rPr>
            <w:rFonts w:ascii="Arial" w:eastAsia="Times New Roman" w:hAnsi="Arial" w:cs="Arial" w:hint="cs"/>
            <w:color w:val="3E556C"/>
            <w:sz w:val="24"/>
            <w:szCs w:val="24"/>
            <w:rtl/>
          </w:rPr>
          <w:t xml:space="preserve"> ברשת לחיפוש שרתים פגיעים</w:t>
        </w:r>
      </w:ins>
      <w:ins w:id="111" w:author="גמליאל" w:date="2019-03-21T22:46:00Z">
        <w:r w:rsidR="003D474C">
          <w:rPr>
            <w:rFonts w:ascii="Arial" w:eastAsia="Times New Roman" w:hAnsi="Arial" w:cs="Arial" w:hint="cs"/>
            <w:color w:val="3E556C"/>
            <w:sz w:val="24"/>
            <w:szCs w:val="24"/>
            <w:rtl/>
          </w:rPr>
          <w:t>.</w:t>
        </w:r>
      </w:ins>
      <w:ins w:id="112"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13"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14"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15"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16"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17"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18"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proofErr w:type="spellStart"/>
      <w:ins w:id="119" w:author="גמליאל" w:date="2019-03-21T22:34:00Z">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w:t>
        </w:r>
      </w:ins>
      <w:ins w:id="120" w:author="גמליאל" w:date="2019-03-21T22:35:00Z">
        <w:r w:rsidR="009D1EAF">
          <w:rPr>
            <w:rFonts w:cstheme="minorHAnsi" w:hint="cs"/>
            <w:sz w:val="24"/>
            <w:szCs w:val="24"/>
            <w:rtl/>
          </w:rPr>
          <w:t>א</w:t>
        </w:r>
      </w:ins>
      <w:proofErr w:type="spellEnd"/>
      <w:ins w:id="121"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22" w:author="גמליאל" w:date="2019-03-21T22:35:00Z">
        <w:r w:rsidR="009D1EAF">
          <w:rPr>
            <w:rFonts w:cstheme="minorHAnsi" w:hint="cs"/>
            <w:sz w:val="24"/>
            <w:szCs w:val="24"/>
            <w:rtl/>
          </w:rPr>
          <w:t xml:space="preserve">, ואחר כך יכולים לקרוא </w:t>
        </w:r>
      </w:ins>
      <w:ins w:id="123" w:author="גמליאל" w:date="2019-03-21T22:45:00Z">
        <w:r w:rsidR="00C44EF0">
          <w:rPr>
            <w:rFonts w:cstheme="minorHAnsi" w:hint="cs"/>
            <w:sz w:val="24"/>
            <w:szCs w:val="24"/>
            <w:rtl/>
          </w:rPr>
          <w:t xml:space="preserve">פעמים רבות </w:t>
        </w:r>
      </w:ins>
      <w:proofErr w:type="spellStart"/>
      <w:ins w:id="124" w:author="גמליאל" w:date="2019-03-21T22:35:00Z">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ins>
      <w:ins w:id="125" w:author="גמליאל" w:date="2019-03-21T22:45:00Z">
        <w:r w:rsidR="00C44EF0">
          <w:rPr>
            <w:rFonts w:cstheme="minorHAnsi" w:hint="cs"/>
            <w:sz w:val="24"/>
            <w:szCs w:val="24"/>
            <w:rtl/>
          </w:rPr>
          <w:t xml:space="preserve">כל פעם </w:t>
        </w:r>
      </w:ins>
      <w:ins w:id="126" w:author="גמליאל" w:date="2019-03-21T22:35:00Z">
        <w:r w:rsidR="009D1EAF">
          <w:rPr>
            <w:rFonts w:cstheme="minorHAnsi" w:hint="cs"/>
            <w:sz w:val="24"/>
            <w:szCs w:val="24"/>
            <w:rtl/>
          </w:rPr>
          <w:t>עם פרמטרים חדשים.</w:t>
        </w:r>
      </w:ins>
      <w:ins w:id="127" w:author="גמליאל" w:date="2019-03-21T22:36:00Z">
        <w:r w:rsidR="009D1EAF">
          <w:rPr>
            <w:rFonts w:cstheme="minorHAnsi" w:hint="cs"/>
            <w:sz w:val="24"/>
            <w:szCs w:val="24"/>
            <w:rtl/>
          </w:rPr>
          <w:t xml:space="preserve"> בצורה כזו, מלכתחילה השרת לא מתייחס לפרמטרים כאל </w:t>
        </w:r>
      </w:ins>
      <w:ins w:id="128" w:author="גמליאל" w:date="2019-03-21T22:37:00Z">
        <w:r w:rsidR="009D1EAF">
          <w:rPr>
            <w:rFonts w:cstheme="minorHAnsi" w:hint="cs"/>
            <w:sz w:val="24"/>
            <w:szCs w:val="24"/>
            <w:rtl/>
          </w:rPr>
          <w:t>חלק מה</w:t>
        </w:r>
      </w:ins>
      <w:ins w:id="129" w:author="גמליאל" w:date="2019-03-21T22:36:00Z">
        <w:r w:rsidR="009D1EAF">
          <w:rPr>
            <w:rFonts w:cstheme="minorHAnsi" w:hint="cs"/>
            <w:sz w:val="24"/>
            <w:szCs w:val="24"/>
            <w:rtl/>
          </w:rPr>
          <w:t>קוד, ולכן גם אם יכילו קוד, הקוד הזה לא יבוצע</w:t>
        </w:r>
      </w:ins>
      <w:ins w:id="130"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31"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32"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33" w:author="גמליאל" w:date="2019-03-21T22:37:00Z">
        <w:r w:rsidR="009D1EAF">
          <w:rPr>
            <w:rFonts w:cstheme="minorHAnsi" w:hint="cs"/>
            <w:sz w:val="24"/>
            <w:szCs w:val="24"/>
            <w:rtl/>
          </w:rPr>
          <w:t>הרצה של קוד נוסף.</w:t>
        </w:r>
      </w:ins>
      <w:ins w:id="134"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35"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36" w:name="_Toc4588474"/>
      <w:r>
        <w:rPr>
          <w:rFonts w:hint="cs"/>
          <w:rtl/>
        </w:rPr>
        <w:t xml:space="preserve">4.8 </w:t>
      </w:r>
      <w:r w:rsidR="00BC10C3">
        <w:rPr>
          <w:rFonts w:hint="cs"/>
          <w:rtl/>
        </w:rPr>
        <w:t>תהליכים</w:t>
      </w:r>
      <w:bookmarkEnd w:id="136"/>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37" w:name="_Toc4588475"/>
      <w:commentRangeStart w:id="138"/>
      <w:r>
        <w:rPr>
          <w:rFonts w:hint="cs"/>
          <w:rtl/>
        </w:rPr>
        <w:t xml:space="preserve">4.9 </w:t>
      </w:r>
      <w:r w:rsidR="009374DB">
        <w:rPr>
          <w:rFonts w:hint="cs"/>
          <w:rtl/>
        </w:rPr>
        <w:t>פונקציונאליות</w:t>
      </w:r>
      <w:commentRangeEnd w:id="138"/>
      <w:r w:rsidR="00B21320">
        <w:rPr>
          <w:rStyle w:val="ad"/>
          <w:rFonts w:asciiTheme="minorHAnsi" w:eastAsiaTheme="minorHAnsi" w:hAnsiTheme="minorHAnsi" w:cstheme="minorBidi"/>
          <w:b w:val="0"/>
          <w:bCs w:val="0"/>
          <w:color w:val="auto"/>
          <w:rtl/>
        </w:rPr>
        <w:commentReference w:id="138"/>
      </w:r>
      <w:bookmarkEnd w:id="137"/>
    </w:p>
    <w:p w14:paraId="1A18098C" w14:textId="74F86B7A" w:rsidR="009374DB" w:rsidRDefault="00C013AB" w:rsidP="0090232D">
      <w:pPr>
        <w:pStyle w:val="2"/>
        <w:jc w:val="both"/>
        <w:rPr>
          <w:rtl/>
        </w:rPr>
      </w:pPr>
      <w:bookmarkStart w:id="139" w:name="_Toc4588476"/>
      <w:r>
        <w:rPr>
          <w:rFonts w:hint="cs"/>
          <w:rtl/>
        </w:rPr>
        <w:t xml:space="preserve">4.10 </w:t>
      </w:r>
      <w:r w:rsidR="00BB51FE">
        <w:rPr>
          <w:rFonts w:hint="cs"/>
          <w:rtl/>
        </w:rPr>
        <w:t>בדיקות</w:t>
      </w:r>
      <w:bookmarkEnd w:id="139"/>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proofErr w:type="spellStart"/>
      <w:r w:rsidR="00AD4854">
        <w:rPr>
          <w:rFonts w:cstheme="minorHAnsi" w:hint="cs"/>
          <w:sz w:val="24"/>
          <w:szCs w:val="24"/>
          <w:rtl/>
        </w:rPr>
        <w:t>גירסה</w:t>
      </w:r>
      <w:proofErr w:type="spellEnd"/>
      <w:r w:rsidR="00AD4854">
        <w:rPr>
          <w:rFonts w:cstheme="minorHAnsi" w:hint="cs"/>
          <w:sz w:val="24"/>
          <w:szCs w:val="24"/>
          <w:rtl/>
        </w:rPr>
        <w:t xml:space="preserve">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40" w:name="_Toc4588477"/>
      <w:r>
        <w:rPr>
          <w:rFonts w:hint="cs"/>
          <w:rtl/>
        </w:rPr>
        <w:t xml:space="preserve">5. </w:t>
      </w:r>
      <w:r w:rsidR="008B77AB">
        <w:rPr>
          <w:rFonts w:hint="cs"/>
          <w:rtl/>
        </w:rPr>
        <w:t>דיון</w:t>
      </w:r>
      <w:bookmarkEnd w:id="140"/>
    </w:p>
    <w:p w14:paraId="728DD3FF" w14:textId="61A1C068" w:rsidR="008B77AB" w:rsidRDefault="00C013AB" w:rsidP="0090232D">
      <w:pPr>
        <w:pStyle w:val="2"/>
        <w:jc w:val="both"/>
        <w:rPr>
          <w:rtl/>
        </w:rPr>
      </w:pPr>
      <w:bookmarkStart w:id="141" w:name="_Toc4588478"/>
      <w:r>
        <w:rPr>
          <w:rFonts w:hint="cs"/>
          <w:rtl/>
        </w:rPr>
        <w:t xml:space="preserve">5.1 </w:t>
      </w:r>
      <w:r w:rsidR="008E5199">
        <w:rPr>
          <w:rFonts w:hint="cs"/>
          <w:rtl/>
        </w:rPr>
        <w:t>יתרונות האפליקציה</w:t>
      </w:r>
      <w:bookmarkEnd w:id="141"/>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 xml:space="preserve">ע"פ החלוקה הנ"ל קל לראות שמדובר </w:t>
      </w:r>
      <w:proofErr w:type="spellStart"/>
      <w:r>
        <w:rPr>
          <w:rFonts w:hint="cs"/>
          <w:rtl/>
        </w:rPr>
        <w:t>בשרשת</w:t>
      </w:r>
      <w:proofErr w:type="spellEnd"/>
      <w:r>
        <w:rPr>
          <w:rFonts w:hint="cs"/>
          <w:rtl/>
        </w:rPr>
        <w:t xml:space="preserve">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w:t>
      </w:r>
      <w:proofErr w:type="spellStart"/>
      <w:r>
        <w:rPr>
          <w:rFonts w:hint="cs"/>
          <w:rtl/>
        </w:rPr>
        <w:t>וכשלונות</w:t>
      </w:r>
      <w:proofErr w:type="spellEnd"/>
      <w:r>
        <w:rPr>
          <w:rFonts w:hint="cs"/>
          <w:rtl/>
        </w:rPr>
        <w:t xml:space="preserve">,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proofErr w:type="spellStart"/>
      <w:r>
        <w:rPr>
          <w:rFonts w:hint="cs"/>
          <w:rtl/>
        </w:rPr>
        <w:t>כשלונות</w:t>
      </w:r>
      <w:proofErr w:type="spellEnd"/>
      <w:r>
        <w:rPr>
          <w:rFonts w:hint="cs"/>
          <w:rtl/>
        </w:rPr>
        <w:t xml:space="preserve">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proofErr w:type="spellStart"/>
      <w:r>
        <w:rPr>
          <w:rFonts w:hint="cs"/>
          <w:rtl/>
        </w:rPr>
        <w:t>האפליקצייה</w:t>
      </w:r>
      <w:proofErr w:type="spellEnd"/>
      <w:r>
        <w:rPr>
          <w:rFonts w:hint="cs"/>
          <w:rtl/>
        </w:rPr>
        <w:t xml:space="preserve"> (במעמד הנוכחי) יכולה לתת מענה טוב יותר לארגונים ע"י כך </w:t>
      </w:r>
      <w:proofErr w:type="spellStart"/>
      <w:r>
        <w:rPr>
          <w:rFonts w:hint="cs"/>
          <w:rtl/>
        </w:rPr>
        <w:t>שהמומעד</w:t>
      </w:r>
      <w:proofErr w:type="spellEnd"/>
      <w:r>
        <w:rPr>
          <w:rFonts w:hint="cs"/>
          <w:rtl/>
        </w:rPr>
        <w:t xml:space="preserve">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w:t>
      </w:r>
      <w:proofErr w:type="spellStart"/>
      <w:r>
        <w:rPr>
          <w:rFonts w:hint="cs"/>
          <w:rtl/>
        </w:rPr>
        <w:t>עינייהם</w:t>
      </w:r>
      <w:proofErr w:type="spellEnd"/>
      <w:r>
        <w:rPr>
          <w:rFonts w:hint="cs"/>
          <w:rtl/>
        </w:rPr>
        <w:t>.</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 xml:space="preserve">ערך נוסף המתקבל </w:t>
      </w:r>
      <w:proofErr w:type="spellStart"/>
      <w:r>
        <w:rPr>
          <w:rFonts w:hint="cs"/>
          <w:rtl/>
        </w:rPr>
        <w:t>מהאפליקצייה</w:t>
      </w:r>
      <w:proofErr w:type="spellEnd"/>
      <w:r>
        <w:rPr>
          <w:rFonts w:hint="cs"/>
          <w:rtl/>
        </w:rPr>
        <w:t xml:space="preserve">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w:t>
      </w:r>
      <w:proofErr w:type="spellStart"/>
      <w:r>
        <w:rPr>
          <w:rFonts w:hint="cs"/>
          <w:rtl/>
        </w:rPr>
        <w:t>בדר"כ</w:t>
      </w:r>
      <w:proofErr w:type="spellEnd"/>
      <w:r>
        <w:rPr>
          <w:rFonts w:hint="cs"/>
          <w:rtl/>
        </w:rPr>
        <w:t xml:space="preserve">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42" w:name="_Toc4588479"/>
      <w:r>
        <w:rPr>
          <w:rFonts w:hint="cs"/>
          <w:rtl/>
        </w:rPr>
        <w:t xml:space="preserve">5.2 </w:t>
      </w:r>
      <w:r w:rsidR="008E5199">
        <w:rPr>
          <w:rFonts w:hint="cs"/>
          <w:rtl/>
        </w:rPr>
        <w:t>הרחבות אפשריות למערכת</w:t>
      </w:r>
      <w:bookmarkEnd w:id="142"/>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43" w:name="_Toc4588480"/>
      <w:r>
        <w:rPr>
          <w:rFonts w:hint="cs"/>
          <w:rtl/>
        </w:rPr>
        <w:t xml:space="preserve">5.3 אתגרים שהתמודדנו איתם במהלך </w:t>
      </w:r>
      <w:proofErr w:type="spellStart"/>
      <w:r>
        <w:rPr>
          <w:rFonts w:hint="cs"/>
          <w:rtl/>
        </w:rPr>
        <w:t>הפרוייקט</w:t>
      </w:r>
      <w:bookmarkEnd w:id="143"/>
      <w:proofErr w:type="spellEnd"/>
    </w:p>
    <w:p w14:paraId="28DE5283" w14:textId="2F03C1C7" w:rsidR="00310D09" w:rsidRPr="002D105B" w:rsidRDefault="00310D09" w:rsidP="0090232D">
      <w:pPr>
        <w:pStyle w:val="3"/>
        <w:jc w:val="both"/>
        <w:rPr>
          <w:rtl/>
        </w:rPr>
      </w:pPr>
      <w:bookmarkStart w:id="144"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44"/>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45" w:name="_Toc4588482"/>
      <w:r>
        <w:rPr>
          <w:rFonts w:hint="cs"/>
          <w:rtl/>
        </w:rPr>
        <w:t>5.3.2 שינוי אורך מחרוזת ב</w:t>
      </w:r>
      <w:r>
        <w:t>SQL</w:t>
      </w:r>
      <w:bookmarkEnd w:id="145"/>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46"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46"/>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המערכת פותחה באמצעות </w:t>
      </w:r>
      <w:proofErr w:type="spellStart"/>
      <w:r>
        <w:rPr>
          <w:rFonts w:ascii="Calibri" w:hAnsi="Calibri" w:cs="Calibri"/>
          <w:sz w:val="26"/>
          <w:szCs w:val="26"/>
          <w:rtl/>
        </w:rPr>
        <w:t>טכלונוגיות</w:t>
      </w:r>
      <w:proofErr w:type="spellEnd"/>
      <w:r>
        <w:rPr>
          <w:rFonts w:ascii="Calibri" w:hAnsi="Calibri" w:cs="Calibri"/>
          <w:sz w:val="26"/>
          <w:szCs w:val="26"/>
          <w:rtl/>
        </w:rPr>
        <w:t xml:space="preserve">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47" w:name="_Toc4588484"/>
      <w:r>
        <w:rPr>
          <w:rFonts w:hint="cs"/>
          <w:rtl/>
        </w:rPr>
        <w:t xml:space="preserve">6. </w:t>
      </w:r>
      <w:r w:rsidR="004C3DF2">
        <w:rPr>
          <w:rFonts w:hint="cs"/>
          <w:rtl/>
        </w:rPr>
        <w:t>סיכום</w:t>
      </w:r>
      <w:bookmarkEnd w:id="147"/>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48" w:name="_Toc4588485"/>
      <w:r>
        <w:rPr>
          <w:rFonts w:hint="cs"/>
          <w:rtl/>
        </w:rPr>
        <w:t xml:space="preserve">7. </w:t>
      </w:r>
      <w:proofErr w:type="spellStart"/>
      <w:r w:rsidR="004C3DF2">
        <w:rPr>
          <w:rFonts w:hint="cs"/>
          <w:rtl/>
        </w:rPr>
        <w:t>ביביליוגרפיה</w:t>
      </w:r>
      <w:bookmarkEnd w:id="148"/>
      <w:proofErr w:type="spellEnd"/>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6T20:51: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6T20:52:00Z" w:initials="ג">
    <w:p w14:paraId="15384C86" w14:textId="2E4D03D7" w:rsidR="00364E97" w:rsidRDefault="00364E97">
      <w:pPr>
        <w:pStyle w:val="ae"/>
      </w:pPr>
      <w:r>
        <w:rPr>
          <w:rStyle w:val="ad"/>
        </w:rPr>
        <w:annotationRef/>
      </w:r>
      <w:r>
        <w:rPr>
          <w:rFonts w:hint="cs"/>
          <w:rtl/>
        </w:rPr>
        <w:t>מקובל?</w:t>
      </w:r>
    </w:p>
  </w:comment>
  <w:comment w:id="7" w:author="גמליאל" w:date="2019-03-26T20:57: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64E97" w:rsidRDefault="00364E97">
      <w:pPr>
        <w:pStyle w:val="ae"/>
      </w:pPr>
      <w:r>
        <w:rPr>
          <w:rStyle w:val="ad"/>
        </w:rPr>
        <w:annotationRef/>
      </w:r>
      <w:r>
        <w:rPr>
          <w:rFonts w:hint="cs"/>
          <w:rtl/>
        </w:rPr>
        <w:t>מאחור?</w:t>
      </w:r>
    </w:p>
  </w:comment>
  <w:comment w:id="29" w:author="גמליאל" w:date="2019-03-27T14:16: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5:16: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364E97" w:rsidRDefault="00364E97">
      <w:pPr>
        <w:pStyle w:val="ae"/>
      </w:pPr>
      <w:r>
        <w:rPr>
          <w:rStyle w:val="ad"/>
        </w:rPr>
        <w:annotationRef/>
      </w:r>
      <w:r>
        <w:rPr>
          <w:rFonts w:hint="cs"/>
          <w:rtl/>
        </w:rPr>
        <w:t>?</w:t>
      </w:r>
    </w:p>
  </w:comment>
  <w:comment w:id="45" w:author="גמליאל" w:date="2019-03-27T16:26:00Z" w:initials="ג">
    <w:p w14:paraId="05CF96B5" w14:textId="20183966" w:rsidR="00364E97" w:rsidRDefault="00364E97">
      <w:pPr>
        <w:pStyle w:val="ae"/>
      </w:pPr>
      <w:r>
        <w:rPr>
          <w:rStyle w:val="ad"/>
        </w:rPr>
        <w:annotationRef/>
      </w:r>
      <w:r>
        <w:rPr>
          <w:rFonts w:hint="cs"/>
          <w:rtl/>
        </w:rPr>
        <w:t>?</w:t>
      </w:r>
    </w:p>
  </w:comment>
  <w:comment w:id="47" w:author="Daniel Danan" w:date="2019-03-06T22:07: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6:56: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6:59: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7:04: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7:05:00Z" w:initials="ג">
    <w:p w14:paraId="6048EF1E" w14:textId="795BBE79" w:rsidR="00FE1951" w:rsidRDefault="00FE1951">
      <w:pPr>
        <w:pStyle w:val="ae"/>
      </w:pPr>
      <w:r>
        <w:rPr>
          <w:rStyle w:val="ad"/>
        </w:rPr>
        <w:annotationRef/>
      </w:r>
      <w:r>
        <w:rPr>
          <w:rFonts w:hint="cs"/>
          <w:rtl/>
        </w:rPr>
        <w:t>הכוונה ללקוח העסקי?</w:t>
      </w:r>
    </w:p>
  </w:comment>
  <w:comment w:id="67" w:author="Daniel Danan" w:date="2019-03-06T13:1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69" w:author="Daniel Danan" w:date="2019-03-06T13:18: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364E97" w:rsidRDefault="00364E97">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2" w:author="Daniel Danan" w:date="2019-03-06T13:23: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4" w:author="Daniel Danan" w:date="2019-03-06T13:14:00Z" w:initials="DD">
    <w:p w14:paraId="22B2B1E9" w14:textId="1872E909" w:rsidR="00364E97" w:rsidRDefault="00364E97">
      <w:pPr>
        <w:pStyle w:val="ae"/>
      </w:pPr>
      <w:r>
        <w:rPr>
          <w:rStyle w:val="ad"/>
        </w:rPr>
        <w:annotationRef/>
      </w:r>
      <w:r>
        <w:rPr>
          <w:rFonts w:hint="cs"/>
          <w:rtl/>
        </w:rPr>
        <w:t>אולי כדאי להוסיף כאן שרטוט</w:t>
      </w:r>
    </w:p>
  </w:comment>
  <w:comment w:id="77" w:author="Daniel Danan" w:date="2019-03-06T13:25:00Z" w:initials="DD">
    <w:p w14:paraId="185A1598" w14:textId="77777777" w:rsidR="00364E97" w:rsidRDefault="00364E97">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364E97" w:rsidRDefault="00364E97">
      <w:pPr>
        <w:pStyle w:val="ae"/>
      </w:pPr>
    </w:p>
  </w:comment>
  <w:comment w:id="81" w:author="Daniel Danan" w:date="2019-03-06T13:33: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w:t>
      </w:r>
      <w:proofErr w:type="spellStart"/>
      <w:r>
        <w:t>SQLinjection</w:t>
      </w:r>
      <w:proofErr w:type="spellEnd"/>
    </w:p>
  </w:comment>
  <w:comment w:id="138" w:author="Daniel Danan" w:date="2019-03-06T13:37: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99A685" w14:textId="77777777" w:rsidR="00F128C9" w:rsidRDefault="00F128C9" w:rsidP="001159A7">
      <w:pPr>
        <w:spacing w:after="0" w:line="240" w:lineRule="auto"/>
      </w:pPr>
      <w:r>
        <w:separator/>
      </w:r>
    </w:p>
  </w:endnote>
  <w:endnote w:type="continuationSeparator" w:id="0">
    <w:p w14:paraId="677BEC26" w14:textId="77777777" w:rsidR="00F128C9" w:rsidRDefault="00F128C9" w:rsidP="001159A7">
      <w:pPr>
        <w:spacing w:after="0" w:line="240" w:lineRule="auto"/>
      </w:pPr>
      <w:r>
        <w:continuationSeparator/>
      </w:r>
    </w:p>
  </w:endnote>
  <w:endnote w:type="continuationNotice" w:id="1">
    <w:p w14:paraId="0598D943" w14:textId="77777777" w:rsidR="00F128C9" w:rsidRDefault="00F128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8185" w14:textId="77777777" w:rsidR="00F128C9" w:rsidRDefault="00F128C9" w:rsidP="001159A7">
      <w:pPr>
        <w:spacing w:after="0" w:line="240" w:lineRule="auto"/>
      </w:pPr>
      <w:r>
        <w:separator/>
      </w:r>
    </w:p>
  </w:footnote>
  <w:footnote w:type="continuationSeparator" w:id="0">
    <w:p w14:paraId="0AF05994" w14:textId="77777777" w:rsidR="00F128C9" w:rsidRDefault="00F128C9" w:rsidP="001159A7">
      <w:pPr>
        <w:spacing w:after="0" w:line="240" w:lineRule="auto"/>
      </w:pPr>
      <w:r>
        <w:continuationSeparator/>
      </w:r>
    </w:p>
  </w:footnote>
  <w:footnote w:type="continuationNotice" w:id="1">
    <w:p w14:paraId="11903159" w14:textId="77777777" w:rsidR="00F128C9" w:rsidRDefault="00F128C9">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64E97" w:rsidRPr="00293FA2" w:rsidRDefault="00364E97">
      <w:pPr>
        <w:pStyle w:val="a9"/>
        <w:rPr>
          <w:rtl/>
        </w:rPr>
      </w:pPr>
      <w:ins w:id="102" w:author="גמליאל" w:date="2019-03-23T21:37:00Z">
        <w:r>
          <w:rPr>
            <w:rStyle w:val="ab"/>
          </w:rPr>
          <w:footnoteRef/>
        </w:r>
        <w:r>
          <w:rPr>
            <w:rtl/>
          </w:rPr>
          <w:t xml:space="preserve"> </w:t>
        </w:r>
      </w:ins>
      <w:proofErr w:type="gramStart"/>
      <w:ins w:id="103"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w:t>
        </w:r>
        <w:proofErr w:type="gramEnd"/>
        <w:r>
          <w:rPr>
            <w:rFonts w:ascii="Arial" w:hAnsi="Arial" w:cs="Arial"/>
            <w:color w:val="222222"/>
            <w:sz w:val="21"/>
            <w:szCs w:val="21"/>
            <w:shd w:val="clear" w:color="auto" w:fill="FFFFFF"/>
            <w:rtl/>
          </w:rPr>
          <w:t xml:space="preserve">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104" w:author="גמליאל" w:date="2019-03-23T21:55:00Z">
        <w:r>
          <w:rPr>
            <w:rFonts w:hint="cs"/>
            <w:rtl/>
          </w:rPr>
          <w:t>במיוחד בשבילנו</w:t>
        </w:r>
      </w:ins>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46F06"/>
    <w:rsid w:val="00156F05"/>
    <w:rsid w:val="00166E0F"/>
    <w:rsid w:val="00174DE4"/>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28C9"/>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42B9-4BC7-4DC3-B98F-ECFACC080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4570</TotalTime>
  <Pages>50</Pages>
  <Words>12847</Words>
  <Characters>64239</Characters>
  <Application>Microsoft Office Word</Application>
  <DocSecurity>0</DocSecurity>
  <Lines>535</Lines>
  <Paragraphs>153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73</cp:revision>
  <dcterms:created xsi:type="dcterms:W3CDTF">2019-03-21T20:43:00Z</dcterms:created>
  <dcterms:modified xsi:type="dcterms:W3CDTF">2019-03-27T15:08:00Z</dcterms:modified>
</cp:coreProperties>
</file>