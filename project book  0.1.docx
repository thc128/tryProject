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88046" w14:textId="01040188" w:rsidR="00044D8D" w:rsidRDefault="007D43AE" w:rsidP="0090232D">
      <w:pPr>
        <w:jc w:val="both"/>
      </w:pPr>
      <w:r>
        <w:rPr>
          <w:noProof/>
        </w:rPr>
        <w:drawing>
          <wp:anchor distT="0" distB="0" distL="114300" distR="114300" simplePos="0" relativeHeight="251665408" behindDoc="1" locked="0" layoutInCell="1" allowOverlap="1" wp14:anchorId="42FD38B2" wp14:editId="121DC8D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11BB7781" w:rsidR="00044D8D" w:rsidRDefault="007D43AE" w:rsidP="0090232D">
      <w:pPr>
        <w:jc w:val="both"/>
        <w:rPr>
          <w:rtl/>
        </w:rPr>
      </w:pPr>
      <w:r w:rsidRPr="007D43AE">
        <w:rPr>
          <w:rFonts w:cs="Arial"/>
          <w:noProof/>
          <w:rtl/>
        </w:rPr>
        <w:drawing>
          <wp:anchor distT="0" distB="0" distL="114300" distR="114300" simplePos="0" relativeHeight="251655168" behindDoc="1" locked="0" layoutInCell="1" allowOverlap="1" wp14:anchorId="5051E914" wp14:editId="1BAFD673">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90232D">
      <w:pPr>
        <w:jc w:val="both"/>
        <w:rPr>
          <w:rtl/>
        </w:rPr>
      </w:pPr>
    </w:p>
    <w:p w14:paraId="602FD1F3" w14:textId="25965229" w:rsidR="007D43AE" w:rsidRDefault="007D43AE" w:rsidP="0090232D">
      <w:pPr>
        <w:jc w:val="both"/>
        <w:rPr>
          <w:rtl/>
        </w:rPr>
      </w:pPr>
    </w:p>
    <w:p w14:paraId="12DAC48A" w14:textId="6DB2AD35" w:rsidR="007D43AE" w:rsidRDefault="007D43AE" w:rsidP="0090232D">
      <w:pPr>
        <w:jc w:val="both"/>
        <w:rPr>
          <w:rtl/>
        </w:rPr>
      </w:pPr>
    </w:p>
    <w:p w14:paraId="7AABCA9A" w14:textId="2B887BFE" w:rsidR="007D43AE" w:rsidRDefault="007D43AE" w:rsidP="0090232D">
      <w:pPr>
        <w:jc w:val="both"/>
        <w:rPr>
          <w:rtl/>
        </w:rPr>
      </w:pPr>
    </w:p>
    <w:p w14:paraId="2E099777" w14:textId="4104820D" w:rsidR="007D43AE" w:rsidRDefault="007D43AE" w:rsidP="0090232D">
      <w:pPr>
        <w:jc w:val="both"/>
        <w:rPr>
          <w:rtl/>
        </w:rPr>
      </w:pPr>
    </w:p>
    <w:p w14:paraId="64FE140C" w14:textId="0253FCB6" w:rsidR="007D43AE" w:rsidRDefault="007D43AE" w:rsidP="0090232D">
      <w:pPr>
        <w:jc w:val="both"/>
        <w:rPr>
          <w:rtl/>
        </w:rPr>
      </w:pPr>
    </w:p>
    <w:p w14:paraId="6B127841" w14:textId="3E9C40EA" w:rsidR="007D43AE" w:rsidRDefault="007D43AE" w:rsidP="0090232D">
      <w:pPr>
        <w:jc w:val="both"/>
        <w:rPr>
          <w:rtl/>
        </w:rPr>
      </w:pPr>
    </w:p>
    <w:p w14:paraId="0B731FC3" w14:textId="5A962BA5" w:rsidR="007D43AE" w:rsidRDefault="007D43AE" w:rsidP="0090232D">
      <w:pPr>
        <w:jc w:val="both"/>
        <w:rPr>
          <w:rtl/>
        </w:rPr>
      </w:pPr>
    </w:p>
    <w:p w14:paraId="4E152E6F" w14:textId="1DA33BD5" w:rsidR="007D43AE" w:rsidRDefault="007D43AE" w:rsidP="0090232D">
      <w:pPr>
        <w:jc w:val="both"/>
        <w:rPr>
          <w:rtl/>
        </w:rPr>
      </w:pPr>
    </w:p>
    <w:p w14:paraId="1A3B1640" w14:textId="67D14DBE" w:rsidR="007D43AE" w:rsidRDefault="007D43AE" w:rsidP="0090232D">
      <w:pPr>
        <w:jc w:val="both"/>
        <w:rPr>
          <w:rtl/>
        </w:rPr>
      </w:pPr>
    </w:p>
    <w:p w14:paraId="63A07093" w14:textId="1D0BAF97" w:rsidR="007D43AE" w:rsidRDefault="007D43AE" w:rsidP="0090232D">
      <w:pPr>
        <w:jc w:val="both"/>
        <w:rPr>
          <w:rtl/>
        </w:rPr>
      </w:pPr>
    </w:p>
    <w:p w14:paraId="645BF4D1" w14:textId="36CBE246" w:rsidR="007D43AE" w:rsidRDefault="007D43AE" w:rsidP="0090232D">
      <w:pPr>
        <w:jc w:val="both"/>
        <w:rPr>
          <w:rtl/>
        </w:rPr>
      </w:pPr>
    </w:p>
    <w:p w14:paraId="293736EB"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proofErr w:type="spellStart"/>
      <w:r>
        <w:rPr>
          <w:rFonts w:ascii="Arial" w:hAnsi="Arial" w:cs="Arial"/>
          <w:color w:val="000000"/>
          <w:sz w:val="40"/>
          <w:szCs w:val="40"/>
          <w:rtl/>
        </w:rPr>
        <w:t>פרוייקט</w:t>
      </w:r>
      <w:proofErr w:type="spellEnd"/>
      <w:r>
        <w:rPr>
          <w:rFonts w:ascii="Arial" w:hAnsi="Arial" w:cs="Arial"/>
          <w:color w:val="000000"/>
          <w:sz w:val="40"/>
          <w:szCs w:val="40"/>
          <w:rtl/>
        </w:rPr>
        <w:t xml:space="preserve"> גמר</w:t>
      </w:r>
    </w:p>
    <w:p w14:paraId="03128CCA" w14:textId="53E3885B" w:rsidR="007D43AE" w:rsidRPr="0030458A" w:rsidRDefault="000D6429" w:rsidP="0090232D">
      <w:pPr>
        <w:autoSpaceDE w:val="0"/>
        <w:autoSpaceDN w:val="0"/>
        <w:bidi w:val="0"/>
        <w:adjustRightInd w:val="0"/>
        <w:spacing w:after="0" w:line="240" w:lineRule="auto"/>
        <w:jc w:val="both"/>
        <w:rPr>
          <w:rFonts w:cs="Arial,Bold"/>
          <w:b/>
          <w:bCs/>
          <w:color w:val="212121"/>
          <w:sz w:val="72"/>
          <w:szCs w:val="72"/>
        </w:rPr>
      </w:pPr>
      <w:r>
        <w:rPr>
          <w:rFonts w:ascii="Arial,Bold" w:hAnsi="Arial" w:cs="Arial,Bold"/>
          <w:b/>
          <w:bCs/>
          <w:color w:val="212121"/>
          <w:sz w:val="72"/>
          <w:szCs w:val="72"/>
        </w:rPr>
        <w:t xml:space="preserve">Personality </w:t>
      </w:r>
      <w:r w:rsidR="00AE2EA7">
        <w:rPr>
          <w:rFonts w:ascii="Arial,Bold" w:hAnsi="Arial" w:cs="Arial,Bold"/>
          <w:b/>
          <w:bCs/>
          <w:color w:val="212121"/>
          <w:sz w:val="72"/>
          <w:szCs w:val="72"/>
        </w:rPr>
        <w:t>P</w:t>
      </w:r>
      <w:r>
        <w:rPr>
          <w:rFonts w:ascii="Arial,Bold" w:hAnsi="Arial" w:cs="Arial,Bold"/>
          <w:b/>
          <w:bCs/>
          <w:color w:val="212121"/>
          <w:sz w:val="72"/>
          <w:szCs w:val="72"/>
        </w:rPr>
        <w:t xml:space="preserve">rofiling </w:t>
      </w:r>
      <w:r w:rsidR="00AE2EA7">
        <w:rPr>
          <w:rFonts w:cstheme="minorHAnsi"/>
          <w:b/>
          <w:bCs/>
          <w:color w:val="212121"/>
          <w:sz w:val="72"/>
          <w:szCs w:val="72"/>
        </w:rPr>
        <w:t>P</w:t>
      </w:r>
      <w:r>
        <w:rPr>
          <w:rFonts w:cstheme="minorHAnsi"/>
          <w:b/>
          <w:bCs/>
          <w:color w:val="212121"/>
          <w:sz w:val="72"/>
          <w:szCs w:val="72"/>
        </w:rPr>
        <w:t xml:space="preserve">latform </w:t>
      </w:r>
    </w:p>
    <w:p w14:paraId="0C61040C" w14:textId="0AC360BB"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0462A0D5" w14:textId="56C0B603"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3A13787E" w14:textId="180246BA"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2A6015F4" w14:textId="4B181D8C" w:rsidR="003D2C06" w:rsidRPr="00CD25F9" w:rsidRDefault="003D2C06" w:rsidP="0090232D">
      <w:pPr>
        <w:autoSpaceDE w:val="0"/>
        <w:autoSpaceDN w:val="0"/>
        <w:bidi w:val="0"/>
        <w:adjustRightInd w:val="0"/>
        <w:spacing w:after="0" w:line="240" w:lineRule="auto"/>
        <w:jc w:val="both"/>
        <w:rPr>
          <w:rFonts w:cs="Arial,Bold"/>
          <w:b/>
          <w:bCs/>
          <w:color w:val="212121"/>
          <w:sz w:val="24"/>
          <w:szCs w:val="24"/>
        </w:rPr>
      </w:pPr>
      <w:r>
        <w:rPr>
          <w:rFonts w:ascii="Arial,Bold" w:hAnsi="Arial" w:cs="Arial,Bold" w:hint="cs"/>
          <w:b/>
          <w:bCs/>
          <w:color w:val="212121"/>
          <w:sz w:val="24"/>
          <w:szCs w:val="24"/>
          <w:rtl/>
        </w:rPr>
        <w:t>מגישים:</w:t>
      </w:r>
    </w:p>
    <w:p w14:paraId="77325D8C" w14:textId="31B8653C"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r>
        <w:rPr>
          <w:rFonts w:ascii="Arial,Bold" w:hAnsi="Arial" w:cs="Arial,Bold" w:hint="cs"/>
          <w:b/>
          <w:bCs/>
          <w:color w:val="212121"/>
          <w:sz w:val="24"/>
          <w:szCs w:val="24"/>
          <w:rtl/>
        </w:rPr>
        <w:t xml:space="preserve">אסף גמליאל </w:t>
      </w:r>
      <w:r w:rsidR="00CD25F9">
        <w:rPr>
          <w:rFonts w:ascii="Arial,Bold" w:hAnsi="Arial" w:cs="Arial,Bold" w:hint="cs"/>
          <w:b/>
          <w:bCs/>
          <w:color w:val="212121"/>
          <w:sz w:val="24"/>
          <w:szCs w:val="24"/>
          <w:rtl/>
        </w:rPr>
        <w:t>304725443</w:t>
      </w:r>
    </w:p>
    <w:p w14:paraId="38CE66E7" w14:textId="2BFFDB04" w:rsidR="007D43AE"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Bold" w:hAnsi="Arial" w:cs="Arial,Bold" w:hint="cs"/>
          <w:b/>
          <w:bCs/>
          <w:color w:val="212121"/>
          <w:sz w:val="24"/>
          <w:szCs w:val="24"/>
          <w:rtl/>
        </w:rPr>
        <w:t>דניאל דנן [ת.ז]</w:t>
      </w:r>
    </w:p>
    <w:p w14:paraId="1181FA34" w14:textId="426856E3"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37DA0C92" w14:textId="4296E3CF"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 w:hAnsi="Arial" w:cs="Arial" w:hint="cs"/>
          <w:color w:val="212121"/>
          <w:sz w:val="24"/>
          <w:szCs w:val="24"/>
          <w:rtl/>
        </w:rPr>
        <w:t>מנחה אקדמי:</w:t>
      </w:r>
    </w:p>
    <w:p w14:paraId="31AE64CD" w14:textId="3E9CEB9A" w:rsidR="003D2C06" w:rsidRDefault="003D2C06"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0977548B"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251EF59F"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614E80CF" w14:textId="4D8427E0" w:rsidR="007D43AE" w:rsidRDefault="00A3460D"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90232D">
      <w:pPr>
        <w:jc w:val="both"/>
        <w:rPr>
          <w:rtl/>
        </w:rPr>
      </w:pPr>
    </w:p>
    <w:p w14:paraId="1A81CB5A" w14:textId="0062F89E" w:rsidR="007D43AE" w:rsidRDefault="007D43AE" w:rsidP="0090232D">
      <w:pPr>
        <w:jc w:val="both"/>
        <w:rPr>
          <w:rtl/>
        </w:rPr>
      </w:pPr>
    </w:p>
    <w:p w14:paraId="6FE86C5C" w14:textId="4291F0A5" w:rsidR="007D43AE" w:rsidRDefault="007D43AE" w:rsidP="0090232D">
      <w:pPr>
        <w:jc w:val="both"/>
        <w:rPr>
          <w:rtl/>
        </w:rPr>
      </w:pPr>
    </w:p>
    <w:p w14:paraId="73C9CF77" w14:textId="20290D28" w:rsidR="007D43AE" w:rsidRDefault="007D43AE" w:rsidP="0090232D">
      <w:pPr>
        <w:jc w:val="both"/>
        <w:rPr>
          <w:rtl/>
        </w:rPr>
      </w:pPr>
    </w:p>
    <w:p w14:paraId="61EA73FF" w14:textId="49F67780" w:rsidR="007D43AE" w:rsidRDefault="00B2708A" w:rsidP="0090232D">
      <w:pPr>
        <w:jc w:val="both"/>
        <w:rPr>
          <w:rtl/>
        </w:rPr>
      </w:pPr>
      <w:r>
        <w:rPr>
          <w:rFonts w:hint="cs"/>
          <w:rtl/>
        </w:rPr>
        <w:lastRenderedPageBreak/>
        <w:t>תודות</w:t>
      </w:r>
    </w:p>
    <w:p w14:paraId="0F5354A7" w14:textId="0AE33468" w:rsidR="00B2708A" w:rsidRDefault="00B2708A" w:rsidP="0090232D">
      <w:pPr>
        <w:jc w:val="both"/>
        <w:rPr>
          <w:rtl/>
        </w:rPr>
      </w:pPr>
    </w:p>
    <w:p w14:paraId="495E33ED" w14:textId="362BB456" w:rsidR="00B2708A" w:rsidRDefault="00357DA9" w:rsidP="0090232D">
      <w:pPr>
        <w:jc w:val="both"/>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w:t>
      </w:r>
      <w:r w:rsidR="00CD25F9">
        <w:rPr>
          <w:rFonts w:hint="cs"/>
          <w:rtl/>
        </w:rPr>
        <w:t>רכז האקדמי</w:t>
      </w:r>
      <w:r w:rsidR="0081008A">
        <w:rPr>
          <w:rFonts w:hint="cs"/>
          <w:rtl/>
        </w:rPr>
        <w:t xml:space="preserve"> לב.</w:t>
      </w:r>
    </w:p>
    <w:p w14:paraId="616E850D" w14:textId="3B691289" w:rsidR="0081008A" w:rsidRDefault="0081008A" w:rsidP="0090232D">
      <w:pPr>
        <w:jc w:val="both"/>
        <w:rPr>
          <w:rtl/>
        </w:rPr>
      </w:pPr>
      <w:r>
        <w:rPr>
          <w:rFonts w:hint="cs"/>
          <w:rtl/>
        </w:rPr>
        <w:t xml:space="preserve">תודות מיוחדות לנשותינו </w:t>
      </w:r>
      <w:r w:rsidR="000F6B02">
        <w:rPr>
          <w:rFonts w:hint="cs"/>
          <w:rtl/>
        </w:rPr>
        <w:t xml:space="preserve">ולמשפחותינו </w:t>
      </w:r>
      <w:r>
        <w:rPr>
          <w:rFonts w:hint="cs"/>
          <w:rtl/>
        </w:rPr>
        <w:t>שתמכו וסייעו לנו לסיים את שנות הלימודים בהצלחה</w:t>
      </w:r>
    </w:p>
    <w:p w14:paraId="1E5913E9" w14:textId="5E97A9B2" w:rsidR="0081008A" w:rsidRDefault="0081008A" w:rsidP="0090232D">
      <w:pPr>
        <w:jc w:val="both"/>
        <w:rPr>
          <w:rtl/>
        </w:rPr>
      </w:pPr>
      <w:r>
        <w:rPr>
          <w:rFonts w:hint="cs"/>
          <w:rtl/>
        </w:rPr>
        <w:t>תודה למ</w:t>
      </w:r>
      <w:r w:rsidR="00CD25F9">
        <w:rPr>
          <w:rFonts w:hint="cs"/>
          <w:rtl/>
        </w:rPr>
        <w:t>רכז האקדמי</w:t>
      </w:r>
      <w:r>
        <w:rPr>
          <w:rFonts w:hint="cs"/>
          <w:rtl/>
        </w:rPr>
        <w:t xml:space="preserve"> לב ולצוות הרבנים והמרצים ובפרט למנחה שלנו (יאיר) שהכווין אותנו בצמתים בהם נתקלנו במהלך הפרויקט</w:t>
      </w:r>
    </w:p>
    <w:p w14:paraId="5962AE53" w14:textId="39C67B0C" w:rsidR="007D43AE" w:rsidRDefault="007D43AE" w:rsidP="0090232D">
      <w:pPr>
        <w:jc w:val="both"/>
        <w:rPr>
          <w:rtl/>
        </w:rPr>
      </w:pPr>
    </w:p>
    <w:p w14:paraId="0E6B4D7C" w14:textId="45884485" w:rsidR="007D43AE" w:rsidRDefault="007D43AE" w:rsidP="0090232D">
      <w:pPr>
        <w:jc w:val="both"/>
        <w:rPr>
          <w:rtl/>
        </w:rPr>
      </w:pPr>
    </w:p>
    <w:p w14:paraId="17B97E2E" w14:textId="422A78B6" w:rsidR="007D43AE" w:rsidRDefault="007D43AE" w:rsidP="0090232D">
      <w:pPr>
        <w:jc w:val="both"/>
        <w:rPr>
          <w:rtl/>
        </w:rPr>
      </w:pPr>
    </w:p>
    <w:p w14:paraId="7265BB53" w14:textId="43D05DDB" w:rsidR="007D43AE" w:rsidRDefault="007D43AE" w:rsidP="0090232D">
      <w:pPr>
        <w:jc w:val="both"/>
        <w:rPr>
          <w:rtl/>
        </w:rPr>
      </w:pPr>
    </w:p>
    <w:p w14:paraId="2BAD7A65" w14:textId="393D3462" w:rsidR="007D43AE" w:rsidRDefault="007D43AE" w:rsidP="0090232D">
      <w:pPr>
        <w:jc w:val="both"/>
        <w:rPr>
          <w:rtl/>
        </w:rPr>
      </w:pPr>
    </w:p>
    <w:p w14:paraId="7C0F5636" w14:textId="736B41D0" w:rsidR="007D43AE" w:rsidRDefault="007D43AE" w:rsidP="0090232D">
      <w:pPr>
        <w:jc w:val="both"/>
        <w:rPr>
          <w:rtl/>
        </w:rPr>
      </w:pPr>
    </w:p>
    <w:p w14:paraId="74C8AD7D" w14:textId="51B48806" w:rsidR="007D43AE" w:rsidRDefault="007D43AE" w:rsidP="0090232D">
      <w:pPr>
        <w:jc w:val="both"/>
        <w:rPr>
          <w:rtl/>
        </w:rPr>
      </w:pPr>
    </w:p>
    <w:p w14:paraId="15D33283" w14:textId="62458761" w:rsidR="007D43AE" w:rsidRDefault="007D43AE" w:rsidP="0090232D">
      <w:pPr>
        <w:jc w:val="both"/>
        <w:rPr>
          <w:rtl/>
        </w:rPr>
      </w:pPr>
    </w:p>
    <w:p w14:paraId="2067927F" w14:textId="406BC816" w:rsidR="007D43AE" w:rsidRDefault="007D43AE" w:rsidP="0090232D">
      <w:pPr>
        <w:jc w:val="both"/>
        <w:rPr>
          <w:rtl/>
        </w:rPr>
      </w:pPr>
    </w:p>
    <w:p w14:paraId="01E7C571" w14:textId="338E4489" w:rsidR="007D43AE" w:rsidRDefault="007D43AE" w:rsidP="0090232D">
      <w:pPr>
        <w:jc w:val="both"/>
        <w:rPr>
          <w:rtl/>
        </w:rPr>
      </w:pPr>
    </w:p>
    <w:p w14:paraId="73E8165B" w14:textId="29AEA90E" w:rsidR="007D43AE" w:rsidRDefault="007D43AE" w:rsidP="0090232D">
      <w:pPr>
        <w:jc w:val="both"/>
        <w:rPr>
          <w:rtl/>
        </w:rPr>
      </w:pPr>
    </w:p>
    <w:p w14:paraId="2C984BA3" w14:textId="462D7668" w:rsidR="007D43AE" w:rsidRDefault="007D43AE" w:rsidP="0090232D">
      <w:pPr>
        <w:jc w:val="both"/>
        <w:rPr>
          <w:rtl/>
        </w:rPr>
      </w:pPr>
    </w:p>
    <w:p w14:paraId="59245BA1" w14:textId="62DC263F" w:rsidR="00F3344E" w:rsidRDefault="00F3344E" w:rsidP="0090232D">
      <w:pPr>
        <w:jc w:val="both"/>
        <w:rPr>
          <w:rtl/>
        </w:rPr>
      </w:pPr>
    </w:p>
    <w:p w14:paraId="32B43B45" w14:textId="47528D9F" w:rsidR="00F3344E" w:rsidRDefault="00F3344E" w:rsidP="0090232D">
      <w:pPr>
        <w:jc w:val="both"/>
        <w:rPr>
          <w:rtl/>
        </w:rPr>
      </w:pPr>
    </w:p>
    <w:p w14:paraId="450FF882" w14:textId="10BD74B6" w:rsidR="00F3344E" w:rsidRDefault="00F3344E" w:rsidP="0090232D">
      <w:pPr>
        <w:jc w:val="both"/>
        <w:rPr>
          <w:rtl/>
        </w:rPr>
      </w:pPr>
    </w:p>
    <w:p w14:paraId="4F3329A8" w14:textId="78D1ED11" w:rsidR="00F3344E" w:rsidRDefault="00F3344E" w:rsidP="0090232D">
      <w:pPr>
        <w:jc w:val="both"/>
        <w:rPr>
          <w:rtl/>
        </w:rPr>
      </w:pPr>
    </w:p>
    <w:p w14:paraId="2880999E" w14:textId="6892005D" w:rsidR="00F3344E" w:rsidRDefault="00F3344E" w:rsidP="0090232D">
      <w:pPr>
        <w:jc w:val="both"/>
        <w:rPr>
          <w:rtl/>
        </w:rPr>
      </w:pPr>
    </w:p>
    <w:p w14:paraId="4424D1F1" w14:textId="5396E271" w:rsidR="00F3344E" w:rsidRDefault="00F3344E" w:rsidP="0090232D">
      <w:pPr>
        <w:jc w:val="both"/>
        <w:rPr>
          <w:rtl/>
        </w:rPr>
      </w:pPr>
    </w:p>
    <w:p w14:paraId="5E79E55C" w14:textId="0560F23C" w:rsidR="00F3344E" w:rsidRDefault="00F3344E" w:rsidP="0090232D">
      <w:pPr>
        <w:jc w:val="both"/>
        <w:rPr>
          <w:rtl/>
        </w:rPr>
      </w:pPr>
    </w:p>
    <w:p w14:paraId="7339AC47" w14:textId="1C3EE887" w:rsidR="00F3344E" w:rsidRDefault="00F3344E" w:rsidP="0090232D">
      <w:pPr>
        <w:jc w:val="both"/>
        <w:rPr>
          <w:rtl/>
        </w:rPr>
      </w:pPr>
    </w:p>
    <w:p w14:paraId="346B4A87" w14:textId="1316DB76" w:rsidR="00B825FD" w:rsidRDefault="00B825FD" w:rsidP="0090232D">
      <w:pPr>
        <w:jc w:val="both"/>
        <w:rPr>
          <w:rtl/>
        </w:rPr>
      </w:pPr>
    </w:p>
    <w:p w14:paraId="6EEDFD1B" w14:textId="3B13DA56" w:rsidR="00B825FD" w:rsidRDefault="00B825FD" w:rsidP="0090232D">
      <w:pPr>
        <w:jc w:val="both"/>
        <w:rPr>
          <w:rtl/>
        </w:rPr>
      </w:pPr>
    </w:p>
    <w:p w14:paraId="03ABF3E1" w14:textId="029B3E5E" w:rsidR="00B825FD" w:rsidRDefault="00B825FD" w:rsidP="0090232D">
      <w:pPr>
        <w:jc w:val="both"/>
        <w:rPr>
          <w:rtl/>
        </w:rPr>
      </w:pPr>
    </w:p>
    <w:p w14:paraId="555C0A17" w14:textId="46FBF1DE" w:rsidR="00F3344E" w:rsidRDefault="00F3344E" w:rsidP="0090232D">
      <w:pPr>
        <w:jc w:val="both"/>
        <w:rPr>
          <w:rtl/>
        </w:rPr>
      </w:pPr>
    </w:p>
    <w:p w14:paraId="4A7A9F80" w14:textId="77777777" w:rsidR="00F3344E" w:rsidRDefault="00F3344E" w:rsidP="0090232D">
      <w:pPr>
        <w:jc w:val="both"/>
        <w:rPr>
          <w:rtl/>
        </w:rPr>
      </w:pPr>
    </w:p>
    <w:p w14:paraId="6812B8E3" w14:textId="314BB9FA" w:rsidR="007D43AE" w:rsidRDefault="007D43AE" w:rsidP="0090232D">
      <w:pPr>
        <w:jc w:val="both"/>
        <w:rPr>
          <w:rtl/>
        </w:rPr>
      </w:pPr>
    </w:p>
    <w:p w14:paraId="412A79AC" w14:textId="22803773" w:rsidR="007D43AE" w:rsidRDefault="007D43AE" w:rsidP="0090232D">
      <w:pPr>
        <w:pStyle w:val="2"/>
        <w:jc w:val="both"/>
        <w:rPr>
          <w:rtl/>
        </w:rPr>
      </w:pPr>
      <w:bookmarkStart w:id="0" w:name="_Toc4588444"/>
      <w:r>
        <w:rPr>
          <w:rFonts w:hint="cs"/>
          <w:rtl/>
        </w:rPr>
        <w:lastRenderedPageBreak/>
        <w:t>תקציר</w:t>
      </w:r>
      <w:bookmarkEnd w:id="0"/>
    </w:p>
    <w:p w14:paraId="2BDC0441" w14:textId="77777777" w:rsidR="007D43AE" w:rsidRPr="007D43AE" w:rsidRDefault="007D43AE" w:rsidP="0090232D">
      <w:pPr>
        <w:jc w:val="both"/>
      </w:pPr>
    </w:p>
    <w:p w14:paraId="571AD007" w14:textId="40DDB33A" w:rsidR="00757ADD" w:rsidRDefault="00757ADD" w:rsidP="0090232D">
      <w:pPr>
        <w:jc w:val="both"/>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90232D">
      <w:pPr>
        <w:jc w:val="both"/>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2E622F9" w:rsidR="00044D8D" w:rsidRDefault="00044D8D" w:rsidP="0090232D">
      <w:pPr>
        <w:jc w:val="both"/>
        <w:rPr>
          <w:rtl/>
        </w:rPr>
      </w:pPr>
      <w:r>
        <w:rPr>
          <w:rFonts w:hint="cs"/>
          <w:rtl/>
        </w:rPr>
        <w:t xml:space="preserve">למשל בחברות ממשלתיות כמו רפאל המועמד עובר הליך סינון ראשוני בו הוא נמדד ע"פ </w:t>
      </w:r>
      <w:proofErr w:type="spellStart"/>
      <w:r>
        <w:rPr>
          <w:rFonts w:hint="cs"/>
          <w:rtl/>
        </w:rPr>
        <w:t>ציוניו</w:t>
      </w:r>
      <w:proofErr w:type="spellEnd"/>
      <w:r>
        <w:rPr>
          <w:rFonts w:hint="cs"/>
          <w:rtl/>
        </w:rPr>
        <w:t xml:space="preserve"> וקו"ח</w:t>
      </w:r>
      <w:r w:rsidR="00CD25F9">
        <w:rPr>
          <w:rFonts w:hint="cs"/>
          <w:rtl/>
        </w:rPr>
        <w:t xml:space="preserve"> ש</w:t>
      </w:r>
      <w:r>
        <w:rPr>
          <w:rFonts w:hint="cs"/>
          <w:rtl/>
        </w:rPr>
        <w:t>הגיש, לאחר מכן מתקיים ראיון טלפוני ובמידה והו</w:t>
      </w:r>
      <w:r w:rsidR="00CD25F9">
        <w:rPr>
          <w:rFonts w:hint="cs"/>
          <w:rtl/>
        </w:rPr>
        <w:t>חל</w:t>
      </w:r>
      <w:r>
        <w:rPr>
          <w:rFonts w:hint="cs"/>
          <w:rtl/>
        </w:rPr>
        <w:t>ט על המשך, הוא יגיע לראיון אישי ולאחריו</w:t>
      </w:r>
      <w:r w:rsidR="00CD25F9">
        <w:rPr>
          <w:rFonts w:hint="cs"/>
          <w:rtl/>
        </w:rPr>
        <w:t xml:space="preserve"> -</w:t>
      </w:r>
      <w:r>
        <w:rPr>
          <w:rFonts w:hint="cs"/>
          <w:rtl/>
        </w:rPr>
        <w:t xml:space="preserve"> ליום מבחנים במכון בו הוא יעבור מבחנים פסיכוטכניים, שיחה למול פסיכולוג ומשימות קבוצתיות.</w:t>
      </w:r>
    </w:p>
    <w:p w14:paraId="0E70DAA8" w14:textId="76309922" w:rsidR="00044D8D" w:rsidRDefault="00044D8D" w:rsidP="0090232D">
      <w:pPr>
        <w:jc w:val="both"/>
        <w:rPr>
          <w:rtl/>
        </w:rPr>
      </w:pPr>
      <w:r>
        <w:rPr>
          <w:rFonts w:hint="cs"/>
          <w:rtl/>
        </w:rPr>
        <w:t xml:space="preserve">הדוגמה שהבאנו באה לסבר את האוזן על התהליך שחברה צריכה לבצע למועמד עד להחלטה הסופית </w:t>
      </w:r>
      <w:r w:rsidR="00CD25F9">
        <w:rPr>
          <w:rFonts w:hint="cs"/>
          <w:rtl/>
        </w:rPr>
        <w:t>האם</w:t>
      </w:r>
      <w:r>
        <w:rPr>
          <w:rFonts w:hint="cs"/>
          <w:rtl/>
        </w:rPr>
        <w:t xml:space="preserve"> היא מעוניינת להעסיק את המועמד.</w:t>
      </w:r>
    </w:p>
    <w:p w14:paraId="6F736D23" w14:textId="3B75C32E" w:rsidR="00044D8D" w:rsidRDefault="00044D8D" w:rsidP="0090232D">
      <w:pPr>
        <w:jc w:val="both"/>
        <w:rPr>
          <w:rtl/>
        </w:rPr>
      </w:pPr>
      <w:r>
        <w:rPr>
          <w:rFonts w:hint="cs"/>
          <w:rtl/>
        </w:rPr>
        <w:t>קל לראות שמדובר בהליך ארוך מבחינת זמן, דבר שיכול לגרום למועמד טוב לחפש במקביל משרה אחרת ולחכות לראשון מבינ</w:t>
      </w:r>
      <w:r w:rsidR="00545B9E">
        <w:rPr>
          <w:rFonts w:hint="cs"/>
          <w:rtl/>
        </w:rPr>
        <w:t>י</w:t>
      </w:r>
      <w:r>
        <w:rPr>
          <w:rFonts w:hint="cs"/>
          <w:rtl/>
        </w:rPr>
        <w:t>הם (ולמעשה בכך החברה אולי מפסידה מועמד טוב, זמן ומ</w:t>
      </w:r>
      <w:r w:rsidR="00CD25F9">
        <w:rPr>
          <w:rFonts w:hint="cs"/>
          <w:rtl/>
        </w:rPr>
        <w:t>שא</w:t>
      </w:r>
      <w:r>
        <w:rPr>
          <w:rFonts w:hint="cs"/>
          <w:rtl/>
        </w:rPr>
        <w:t>בים שהושקעו בו) וגם מדובר בהשקעה כלכלית כלשהי שיכולה לרדת לטמיון.</w:t>
      </w:r>
    </w:p>
    <w:p w14:paraId="626115C9" w14:textId="0F7BB2F0" w:rsidR="00044D8D" w:rsidRDefault="00044D8D" w:rsidP="0090232D">
      <w:pPr>
        <w:jc w:val="both"/>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2FCD9F38" w:rsidR="001B0D62" w:rsidRDefault="00B92DD3" w:rsidP="0090232D">
      <w:pPr>
        <w:jc w:val="both"/>
        <w:rPr>
          <w:rtl/>
        </w:rPr>
      </w:pPr>
      <w:r>
        <w:rPr>
          <w:rFonts w:hint="cs"/>
          <w:rtl/>
        </w:rPr>
        <w:t>הפתרון מבוסס על שנות מחקר רבות של מנכ"ל החברה פרופ' יונתן</w:t>
      </w:r>
      <w:r w:rsidR="00545B9E">
        <w:rPr>
          <w:rFonts w:hint="cs"/>
          <w:rtl/>
        </w:rPr>
        <w:t xml:space="preserve"> מזרחי</w:t>
      </w:r>
      <w:r>
        <w:rPr>
          <w:rFonts w:hint="cs"/>
          <w:rtl/>
        </w:rPr>
        <w:t xml:space="preserve"> (בוגר </w:t>
      </w:r>
      <w:proofErr w:type="spellStart"/>
      <w:r>
        <w:rPr>
          <w:rFonts w:hint="cs"/>
          <w:rtl/>
        </w:rPr>
        <w:t>הארווארד</w:t>
      </w:r>
      <w:proofErr w:type="spellEnd"/>
      <w:r>
        <w:rPr>
          <w:rFonts w:hint="cs"/>
          <w:rtl/>
        </w:rPr>
        <w:t>), אשר אמון גם על השאלונים והמבדקים הנעשים בצבא</w:t>
      </w:r>
      <w:r w:rsidR="001B0D62">
        <w:rPr>
          <w:rFonts w:hint="cs"/>
          <w:rtl/>
        </w:rPr>
        <w:t>.</w:t>
      </w:r>
    </w:p>
    <w:p w14:paraId="78059BDF" w14:textId="6AB2B9A9" w:rsidR="009763E3" w:rsidRDefault="001B0D62" w:rsidP="0090232D">
      <w:pPr>
        <w:jc w:val="both"/>
        <w:rPr>
          <w:rtl/>
        </w:rPr>
      </w:pPr>
      <w:r>
        <w:rPr>
          <w:rFonts w:hint="cs"/>
          <w:rtl/>
        </w:rPr>
        <w:t>על מחקרים אלו אנחנו מתבססים בפיתוח המערכת</w:t>
      </w:r>
      <w:r w:rsidR="00545B9E">
        <w:rPr>
          <w:rFonts w:hint="cs"/>
          <w:rtl/>
        </w:rPr>
        <w:t>,</w:t>
      </w:r>
      <w:r>
        <w:rPr>
          <w:rFonts w:hint="cs"/>
          <w:rtl/>
        </w:rPr>
        <w:t xml:space="preserve"> </w:t>
      </w:r>
      <w:r w:rsidR="00545B9E">
        <w:rPr>
          <w:rFonts w:hint="cs"/>
          <w:rtl/>
        </w:rPr>
        <w:t>כ</w:t>
      </w:r>
      <w:r>
        <w:rPr>
          <w:rFonts w:hint="cs"/>
          <w:rtl/>
        </w:rPr>
        <w:t xml:space="preserve">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r w:rsidR="00545B9E">
        <w:rPr>
          <w:rFonts w:hint="cs"/>
          <w:rtl/>
        </w:rPr>
        <w:t>.</w:t>
      </w:r>
    </w:p>
    <w:p w14:paraId="159B472A" w14:textId="77777777" w:rsidR="009763E3" w:rsidRDefault="009763E3" w:rsidP="0090232D">
      <w:pPr>
        <w:jc w:val="both"/>
        <w:rPr>
          <w:rtl/>
        </w:rPr>
      </w:pPr>
      <w:r>
        <w:rPr>
          <w:rFonts w:hint="cs"/>
          <w:rtl/>
        </w:rPr>
        <w:t>בשלב זה הקלט עבור המערכת הוא שאלונים מיוחדים אותם כתב מנכ"ל החברה הממולאים באופן מקוון.</w:t>
      </w:r>
    </w:p>
    <w:p w14:paraId="745AA2F1" w14:textId="1C772C97" w:rsidR="00B92DD3" w:rsidRDefault="009763E3" w:rsidP="0090232D">
      <w:pPr>
        <w:jc w:val="both"/>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r w:rsidR="00693734">
        <w:t>Link</w:t>
      </w:r>
      <w:r w:rsidR="00545B9E">
        <w:t>e</w:t>
      </w:r>
      <w:r w:rsidR="00693734">
        <w:t>d</w:t>
      </w:r>
      <w:r w:rsidR="00545B9E">
        <w:t>I</w:t>
      </w:r>
      <w:r w:rsidR="00693734">
        <w:t>n, Facebook, Twitter etc</w:t>
      </w:r>
      <w:r w:rsidR="00545B9E">
        <w:t>.</w:t>
      </w:r>
      <w:r w:rsidR="00693734">
        <w:rPr>
          <w:rFonts w:hint="cs"/>
          <w:rtl/>
        </w:rPr>
        <w:t xml:space="preserve">) ותספק </w:t>
      </w:r>
      <w:r w:rsidR="002F6754">
        <w:rPr>
          <w:rFonts w:hint="cs"/>
          <w:rtl/>
        </w:rPr>
        <w:t xml:space="preserve">את </w:t>
      </w:r>
      <w:commentRangeStart w:id="1"/>
      <w:r w:rsidR="002F6754">
        <w:rPr>
          <w:rFonts w:hint="cs"/>
          <w:rtl/>
        </w:rPr>
        <w:t>הקלט העיקרי</w:t>
      </w:r>
      <w:commentRangeEnd w:id="1"/>
      <w:r w:rsidR="002F6754">
        <w:rPr>
          <w:rStyle w:val="ad"/>
          <w:rtl/>
        </w:rPr>
        <w:commentReference w:id="1"/>
      </w:r>
      <w:r w:rsidR="00693734">
        <w:rPr>
          <w:rFonts w:hint="cs"/>
          <w:rtl/>
        </w:rPr>
        <w:t xml:space="preserve"> עבור המועמדים</w:t>
      </w:r>
      <w:r w:rsidR="008739B1">
        <w:rPr>
          <w:rFonts w:hint="cs"/>
          <w:rtl/>
        </w:rPr>
        <w:t xml:space="preserve"> </w:t>
      </w:r>
      <w:r w:rsidR="00992C55">
        <w:rPr>
          <w:rFonts w:hint="cs"/>
          <w:rtl/>
        </w:rPr>
        <w:t>השונים.</w:t>
      </w:r>
    </w:p>
    <w:p w14:paraId="72DA1ECA" w14:textId="6C756DE1" w:rsidR="00992C55" w:rsidRDefault="00545B9E" w:rsidP="0090232D">
      <w:pPr>
        <w:jc w:val="both"/>
        <w:rPr>
          <w:rtl/>
        </w:rPr>
      </w:pPr>
      <w:r>
        <w:rPr>
          <w:rFonts w:hint="cs"/>
          <w:rtl/>
        </w:rPr>
        <w:t>בנוסף קיימ</w:t>
      </w:r>
      <w:r w:rsidR="00992C55">
        <w:rPr>
          <w:rFonts w:hint="cs"/>
          <w:rtl/>
        </w:rPr>
        <w:t>ת פונקציונאליות של הרכבת צוות שיתאים בצורה הטובה ביותר עבור החברה.</w:t>
      </w:r>
    </w:p>
    <w:p w14:paraId="137B05EF" w14:textId="70054F70" w:rsidR="00992C55" w:rsidRDefault="00395DFE" w:rsidP="0090232D">
      <w:pPr>
        <w:jc w:val="both"/>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w:t>
      </w:r>
      <w:r w:rsidR="00545B9E">
        <w:rPr>
          <w:rFonts w:hint="cs"/>
          <w:rtl/>
        </w:rPr>
        <w:t>י</w:t>
      </w:r>
      <w:r>
        <w:rPr>
          <w:rFonts w:hint="cs"/>
          <w:rtl/>
        </w:rPr>
        <w:t>גשים למערכת דרך אתר החברה.</w:t>
      </w:r>
    </w:p>
    <w:p w14:paraId="01DCB915" w14:textId="69DFA966" w:rsidR="00395DFE" w:rsidRDefault="00395DFE" w:rsidP="0090232D">
      <w:pPr>
        <w:jc w:val="both"/>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90232D">
      <w:pPr>
        <w:autoSpaceDE w:val="0"/>
        <w:autoSpaceDN w:val="0"/>
        <w:adjustRightInd w:val="0"/>
        <w:spacing w:after="0" w:line="240" w:lineRule="auto"/>
        <w:jc w:val="both"/>
        <w:rPr>
          <w:rFonts w:ascii="Arial" w:hAnsi="Arial" w:cs="Arial"/>
          <w:rtl/>
        </w:rPr>
      </w:pPr>
    </w:p>
    <w:p w14:paraId="5336CF2A" w14:textId="77777777" w:rsidR="00757ADD" w:rsidRDefault="00757ADD" w:rsidP="0090232D">
      <w:pPr>
        <w:autoSpaceDE w:val="0"/>
        <w:autoSpaceDN w:val="0"/>
        <w:adjustRightInd w:val="0"/>
        <w:spacing w:after="0" w:line="240" w:lineRule="auto"/>
        <w:jc w:val="both"/>
        <w:rPr>
          <w:rFonts w:ascii="Arial" w:hAnsi="Arial" w:cs="Arial"/>
          <w:rtl/>
        </w:rPr>
      </w:pPr>
    </w:p>
    <w:p w14:paraId="0897AF27" w14:textId="77777777" w:rsidR="00757ADD" w:rsidRDefault="00757ADD" w:rsidP="0090232D">
      <w:pPr>
        <w:autoSpaceDE w:val="0"/>
        <w:autoSpaceDN w:val="0"/>
        <w:adjustRightInd w:val="0"/>
        <w:spacing w:after="0" w:line="240" w:lineRule="auto"/>
        <w:jc w:val="both"/>
        <w:rPr>
          <w:rFonts w:ascii="Arial" w:hAnsi="Arial" w:cs="Arial"/>
          <w:rtl/>
        </w:rPr>
      </w:pPr>
    </w:p>
    <w:p w14:paraId="5894F3B0" w14:textId="051E2461" w:rsidR="00340A69" w:rsidRDefault="00340A69" w:rsidP="0090232D">
      <w:pPr>
        <w:jc w:val="both"/>
      </w:pPr>
    </w:p>
    <w:p w14:paraId="706654AF" w14:textId="40E041CB" w:rsidR="00340A69" w:rsidRDefault="00340A69" w:rsidP="0090232D">
      <w:pPr>
        <w:jc w:val="both"/>
      </w:pPr>
    </w:p>
    <w:p w14:paraId="7648D58B" w14:textId="22625540" w:rsidR="00340A69" w:rsidRDefault="00340A69" w:rsidP="0090232D">
      <w:pPr>
        <w:jc w:val="both"/>
      </w:pPr>
    </w:p>
    <w:p w14:paraId="316D42F4" w14:textId="582F8517" w:rsidR="00340A69" w:rsidRDefault="00340A69" w:rsidP="0090232D">
      <w:pPr>
        <w:jc w:val="both"/>
      </w:pPr>
    </w:p>
    <w:p w14:paraId="63201A54" w14:textId="047C40DC" w:rsidR="00340A69" w:rsidRDefault="00340A69" w:rsidP="0090232D">
      <w:pPr>
        <w:jc w:val="both"/>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Content>
        <w:p w14:paraId="1D7164C1" w14:textId="77777777" w:rsidR="00340A69" w:rsidRDefault="00340A69" w:rsidP="0090232D">
          <w:pPr>
            <w:pStyle w:val="af5"/>
            <w:jc w:val="both"/>
            <w:rPr>
              <w:cs w:val="0"/>
            </w:rPr>
          </w:pPr>
          <w:r>
            <w:rPr>
              <w:cs w:val="0"/>
              <w:lang w:val="he-IL"/>
            </w:rPr>
            <w:t>תוכן</w:t>
          </w:r>
        </w:p>
        <w:p w14:paraId="2E21E5C9" w14:textId="77777777" w:rsidR="00B15921" w:rsidRDefault="00340A69">
          <w:pPr>
            <w:pStyle w:val="TOC2"/>
            <w:tabs>
              <w:tab w:val="right" w:leader="dot" w:pos="8296"/>
            </w:tabs>
            <w:rPr>
              <w:rFonts w:eastAsiaTheme="minorEastAsia"/>
              <w:noProof/>
              <w:rtl/>
            </w:rPr>
          </w:pPr>
          <w:r>
            <w:fldChar w:fldCharType="begin"/>
          </w:r>
          <w:r>
            <w:instrText xml:space="preserve"> TOC \o "1-3" \h \z \u </w:instrText>
          </w:r>
          <w:r>
            <w:fldChar w:fldCharType="separate"/>
          </w:r>
          <w:hyperlink w:anchor="_Toc4588444" w:history="1">
            <w:r w:rsidR="00B15921" w:rsidRPr="00184EF9">
              <w:rPr>
                <w:rStyle w:val="Hyperlink"/>
                <w:noProof/>
                <w:rtl/>
              </w:rPr>
              <w:t>תקציר</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w:t>
            </w:r>
            <w:r w:rsidR="00B15921">
              <w:rPr>
                <w:noProof/>
                <w:webHidden/>
                <w:rtl/>
              </w:rPr>
              <w:fldChar w:fldCharType="end"/>
            </w:r>
          </w:hyperlink>
        </w:p>
        <w:p w14:paraId="657913C1" w14:textId="77777777" w:rsidR="00B15921" w:rsidRDefault="00364E97">
          <w:pPr>
            <w:pStyle w:val="TOC1"/>
            <w:tabs>
              <w:tab w:val="left" w:pos="660"/>
              <w:tab w:val="right" w:leader="dot" w:pos="8296"/>
            </w:tabs>
            <w:rPr>
              <w:rFonts w:eastAsiaTheme="minorEastAsia"/>
              <w:noProof/>
              <w:rtl/>
            </w:rPr>
          </w:pPr>
          <w:hyperlink w:anchor="_Toc4588445" w:history="1">
            <w:r w:rsidR="00B15921" w:rsidRPr="00184EF9">
              <w:rPr>
                <w:rStyle w:val="Hyperlink"/>
                <w:noProof/>
                <w:rtl/>
              </w:rPr>
              <w:t>1.</w:t>
            </w:r>
            <w:r w:rsidR="00B15921">
              <w:rPr>
                <w:rFonts w:eastAsiaTheme="minorEastAsia"/>
                <w:noProof/>
                <w:rtl/>
              </w:rPr>
              <w:tab/>
            </w:r>
            <w:r w:rsidR="00B15921" w:rsidRPr="00184EF9">
              <w:rPr>
                <w:rStyle w:val="Hyperlink"/>
                <w:noProof/>
                <w:rtl/>
              </w:rPr>
              <w:t>מבוא</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6</w:t>
            </w:r>
            <w:r w:rsidR="00B15921">
              <w:rPr>
                <w:noProof/>
                <w:webHidden/>
                <w:rtl/>
              </w:rPr>
              <w:fldChar w:fldCharType="end"/>
            </w:r>
          </w:hyperlink>
        </w:p>
        <w:p w14:paraId="70F7B4BE" w14:textId="77777777" w:rsidR="00B15921" w:rsidRDefault="00364E97">
          <w:pPr>
            <w:pStyle w:val="TOC2"/>
            <w:tabs>
              <w:tab w:val="right" w:leader="dot" w:pos="8296"/>
            </w:tabs>
            <w:rPr>
              <w:rFonts w:eastAsiaTheme="minorEastAsia"/>
              <w:noProof/>
              <w:rtl/>
            </w:rPr>
          </w:pPr>
          <w:hyperlink w:anchor="_Toc4588446" w:history="1">
            <w:r w:rsidR="00B15921" w:rsidRPr="00184EF9">
              <w:rPr>
                <w:rStyle w:val="Hyperlink"/>
                <w:noProof/>
                <w:rtl/>
              </w:rPr>
              <w:t>1.1 הגדרת הבעיה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Toc4588446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6</w:t>
            </w:r>
            <w:r w:rsidR="00B15921">
              <w:rPr>
                <w:noProof/>
                <w:webHidden/>
                <w:rtl/>
              </w:rPr>
              <w:fldChar w:fldCharType="end"/>
            </w:r>
          </w:hyperlink>
        </w:p>
        <w:p w14:paraId="69DDD0DC" w14:textId="77777777" w:rsidR="00B15921" w:rsidRDefault="00364E97">
          <w:pPr>
            <w:pStyle w:val="TOC2"/>
            <w:tabs>
              <w:tab w:val="right" w:leader="dot" w:pos="8296"/>
            </w:tabs>
            <w:rPr>
              <w:rFonts w:eastAsiaTheme="minorEastAsia"/>
              <w:noProof/>
              <w:rtl/>
            </w:rPr>
          </w:pPr>
          <w:hyperlink w:anchor="_Toc4588447" w:history="1">
            <w:r w:rsidR="00B15921" w:rsidRPr="00184EF9">
              <w:rPr>
                <w:rStyle w:val="Hyperlink"/>
                <w:noProof/>
                <w:rtl/>
              </w:rPr>
              <w:t>1.2 הצעת הפתרון</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Toc4588447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6</w:t>
            </w:r>
            <w:r w:rsidR="00B15921">
              <w:rPr>
                <w:noProof/>
                <w:webHidden/>
                <w:rtl/>
              </w:rPr>
              <w:fldChar w:fldCharType="end"/>
            </w:r>
          </w:hyperlink>
        </w:p>
        <w:p w14:paraId="7DA2813A" w14:textId="77777777" w:rsidR="00B15921" w:rsidRDefault="00364E97">
          <w:pPr>
            <w:pStyle w:val="TOC2"/>
            <w:tabs>
              <w:tab w:val="right" w:leader="dot" w:pos="8296"/>
            </w:tabs>
            <w:rPr>
              <w:rFonts w:eastAsiaTheme="minorEastAsia"/>
              <w:noProof/>
              <w:rtl/>
            </w:rPr>
          </w:pPr>
          <w:hyperlink w:anchor="_Toc4588448" w:history="1">
            <w:r w:rsidR="00B15921" w:rsidRPr="00184EF9">
              <w:rPr>
                <w:rStyle w:val="Hyperlink"/>
                <w:noProof/>
                <w:rtl/>
              </w:rPr>
              <w:t>1.3 מתחרים</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Toc4588448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7</w:t>
            </w:r>
            <w:r w:rsidR="00B15921">
              <w:rPr>
                <w:noProof/>
                <w:webHidden/>
                <w:rtl/>
              </w:rPr>
              <w:fldChar w:fldCharType="end"/>
            </w:r>
          </w:hyperlink>
        </w:p>
        <w:p w14:paraId="5E449131" w14:textId="77777777" w:rsidR="00B15921" w:rsidRDefault="00364E97">
          <w:pPr>
            <w:pStyle w:val="TOC1"/>
            <w:tabs>
              <w:tab w:val="left" w:pos="660"/>
              <w:tab w:val="right" w:leader="dot" w:pos="8296"/>
            </w:tabs>
            <w:rPr>
              <w:rFonts w:eastAsiaTheme="minorEastAsia"/>
              <w:noProof/>
              <w:rtl/>
            </w:rPr>
          </w:pPr>
          <w:hyperlink w:anchor="_Toc4588449" w:history="1">
            <w:r w:rsidR="00B15921" w:rsidRPr="00184EF9">
              <w:rPr>
                <w:rStyle w:val="Hyperlink"/>
                <w:noProof/>
                <w:rtl/>
              </w:rPr>
              <w:t>2.</w:t>
            </w:r>
            <w:r w:rsidR="00B15921">
              <w:rPr>
                <w:rFonts w:eastAsiaTheme="minorEastAsia"/>
                <w:noProof/>
                <w:rtl/>
              </w:rPr>
              <w:tab/>
            </w:r>
            <w:r w:rsidR="00B15921" w:rsidRPr="00184EF9">
              <w:rPr>
                <w:rStyle w:val="Hyperlink"/>
                <w:noProof/>
                <w:rtl/>
              </w:rPr>
              <w:t>רקע תיאורטי</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Toc4588449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9</w:t>
            </w:r>
            <w:r w:rsidR="00B15921">
              <w:rPr>
                <w:noProof/>
                <w:webHidden/>
                <w:rtl/>
              </w:rPr>
              <w:fldChar w:fldCharType="end"/>
            </w:r>
          </w:hyperlink>
        </w:p>
        <w:p w14:paraId="07830036" w14:textId="77777777" w:rsidR="00B15921" w:rsidRDefault="00364E97">
          <w:pPr>
            <w:pStyle w:val="TOC2"/>
            <w:tabs>
              <w:tab w:val="right" w:leader="dot" w:pos="8296"/>
            </w:tabs>
            <w:rPr>
              <w:rFonts w:eastAsiaTheme="minorEastAsia"/>
              <w:noProof/>
              <w:rtl/>
            </w:rPr>
          </w:pPr>
          <w:hyperlink w:anchor="_Toc4588450" w:history="1">
            <w:r w:rsidR="00B15921" w:rsidRPr="00184EF9">
              <w:rPr>
                <w:rStyle w:val="Hyperlink"/>
                <w:noProof/>
                <w:rtl/>
              </w:rPr>
              <w:t>2.1 רשתות מחשבים</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Toc4588450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9</w:t>
            </w:r>
            <w:r w:rsidR="00B15921">
              <w:rPr>
                <w:noProof/>
                <w:webHidden/>
                <w:rtl/>
              </w:rPr>
              <w:fldChar w:fldCharType="end"/>
            </w:r>
          </w:hyperlink>
        </w:p>
        <w:p w14:paraId="47ABD150" w14:textId="77777777" w:rsidR="00B15921" w:rsidRDefault="00364E97">
          <w:pPr>
            <w:pStyle w:val="TOC2"/>
            <w:tabs>
              <w:tab w:val="right" w:leader="dot" w:pos="8296"/>
            </w:tabs>
            <w:rPr>
              <w:rFonts w:eastAsiaTheme="minorEastAsia"/>
              <w:noProof/>
              <w:rtl/>
            </w:rPr>
          </w:pPr>
          <w:hyperlink w:anchor="_Toc4588451" w:history="1">
            <w:r w:rsidR="00B15921" w:rsidRPr="00184EF9">
              <w:rPr>
                <w:rStyle w:val="Hyperlink"/>
                <w:noProof/>
                <w:rtl/>
              </w:rPr>
              <w:t xml:space="preserve">2.2  מודל </w:t>
            </w:r>
            <w:r w:rsidR="00B15921" w:rsidRPr="00184EF9">
              <w:rPr>
                <w:rStyle w:val="Hyperlink"/>
                <w:noProof/>
              </w:rPr>
              <w:t>client – server</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Toc4588451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10</w:t>
            </w:r>
            <w:r w:rsidR="00B15921">
              <w:rPr>
                <w:noProof/>
                <w:webHidden/>
                <w:rtl/>
              </w:rPr>
              <w:fldChar w:fldCharType="end"/>
            </w:r>
          </w:hyperlink>
        </w:p>
        <w:p w14:paraId="2589BEA9" w14:textId="77777777" w:rsidR="00B15921" w:rsidRDefault="00364E97">
          <w:pPr>
            <w:pStyle w:val="TOC2"/>
            <w:tabs>
              <w:tab w:val="right" w:leader="dot" w:pos="8296"/>
            </w:tabs>
            <w:rPr>
              <w:rFonts w:eastAsiaTheme="minorEastAsia"/>
              <w:noProof/>
              <w:rtl/>
            </w:rPr>
          </w:pPr>
          <w:hyperlink w:anchor="_Toc4588452" w:history="1">
            <w:r w:rsidR="00B15921" w:rsidRPr="00184EF9">
              <w:rPr>
                <w:rStyle w:val="Hyperlink"/>
                <w:noProof/>
                <w:rtl/>
              </w:rPr>
              <w:t>2.3 ניתוח כלי פיתוח</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Toc4588452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12</w:t>
            </w:r>
            <w:r w:rsidR="00B15921">
              <w:rPr>
                <w:noProof/>
                <w:webHidden/>
                <w:rtl/>
              </w:rPr>
              <w:fldChar w:fldCharType="end"/>
            </w:r>
          </w:hyperlink>
        </w:p>
        <w:p w14:paraId="30640FA5" w14:textId="77777777" w:rsidR="00B15921" w:rsidRDefault="00364E97">
          <w:pPr>
            <w:pStyle w:val="TOC3"/>
            <w:tabs>
              <w:tab w:val="right" w:leader="dot" w:pos="8296"/>
            </w:tabs>
            <w:rPr>
              <w:rFonts w:eastAsiaTheme="minorEastAsia"/>
              <w:noProof/>
              <w:rtl/>
            </w:rPr>
          </w:pPr>
          <w:hyperlink w:anchor="_Toc4588453" w:history="1">
            <w:r w:rsidR="00B15921" w:rsidRPr="00184EF9">
              <w:rPr>
                <w:rStyle w:val="Hyperlink"/>
                <w:noProof/>
                <w:rtl/>
              </w:rPr>
              <w:t>2.3.1 סביבת עבודה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Toc4588453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12</w:t>
            </w:r>
            <w:r w:rsidR="00B15921">
              <w:rPr>
                <w:noProof/>
                <w:webHidden/>
                <w:rtl/>
              </w:rPr>
              <w:fldChar w:fldCharType="end"/>
            </w:r>
          </w:hyperlink>
        </w:p>
        <w:p w14:paraId="09B8F3E7" w14:textId="77777777" w:rsidR="00B15921" w:rsidRDefault="00364E97">
          <w:pPr>
            <w:pStyle w:val="TOC2"/>
            <w:tabs>
              <w:tab w:val="right" w:leader="dot" w:pos="8296"/>
            </w:tabs>
            <w:rPr>
              <w:rFonts w:eastAsiaTheme="minorEastAsia"/>
              <w:noProof/>
              <w:rtl/>
            </w:rPr>
          </w:pPr>
          <w:hyperlink w:anchor="_Toc4588454" w:history="1">
            <w:r w:rsidR="00B15921" w:rsidRPr="00184EF9">
              <w:rPr>
                <w:rStyle w:val="Hyperlink"/>
                <w:rFonts w:ascii="Open Sans Hebrew" w:hAnsi="Open Sans Hebrew"/>
                <w:caps/>
                <w:noProof/>
                <w:spacing w:val="8"/>
              </w:rPr>
              <w:t>IDE</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12</w:t>
            </w:r>
            <w:r w:rsidR="00B15921">
              <w:rPr>
                <w:noProof/>
                <w:webHidden/>
                <w:rtl/>
              </w:rPr>
              <w:fldChar w:fldCharType="end"/>
            </w:r>
          </w:hyperlink>
        </w:p>
        <w:p w14:paraId="177198EC" w14:textId="77777777" w:rsidR="00B15921" w:rsidRDefault="00364E97">
          <w:pPr>
            <w:pStyle w:val="TOC3"/>
            <w:tabs>
              <w:tab w:val="right" w:leader="dot" w:pos="8296"/>
            </w:tabs>
            <w:rPr>
              <w:rFonts w:eastAsiaTheme="minorEastAsia"/>
              <w:noProof/>
              <w:rtl/>
            </w:rPr>
          </w:pPr>
          <w:hyperlink w:anchor="_Toc4588455" w:history="1">
            <w:r w:rsidR="00B15921" w:rsidRPr="00184EF9">
              <w:rPr>
                <w:rStyle w:val="Hyperlink"/>
                <w:noProof/>
                <w:rtl/>
              </w:rPr>
              <w:t>2.3.2 שפות פיתוח</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20</w:t>
            </w:r>
            <w:r w:rsidR="00B15921">
              <w:rPr>
                <w:noProof/>
                <w:webHidden/>
                <w:rtl/>
              </w:rPr>
              <w:fldChar w:fldCharType="end"/>
            </w:r>
          </w:hyperlink>
        </w:p>
        <w:p w14:paraId="7C044B74" w14:textId="77777777" w:rsidR="00B15921" w:rsidRDefault="00364E97">
          <w:pPr>
            <w:pStyle w:val="TOC2"/>
            <w:tabs>
              <w:tab w:val="right" w:leader="dot" w:pos="8296"/>
            </w:tabs>
            <w:rPr>
              <w:rFonts w:eastAsiaTheme="minorEastAsia"/>
              <w:noProof/>
              <w:rtl/>
            </w:rPr>
          </w:pPr>
          <w:hyperlink w:anchor="_Toc4588456" w:history="1">
            <w:r w:rsidR="00B15921" w:rsidRPr="00184EF9">
              <w:rPr>
                <w:rStyle w:val="Hyperlink"/>
                <w:noProof/>
                <w:rtl/>
              </w:rPr>
              <w:t>2.4 מודל הפיתוח</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Toc4588456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23</w:t>
            </w:r>
            <w:r w:rsidR="00B15921">
              <w:rPr>
                <w:noProof/>
                <w:webHidden/>
                <w:rtl/>
              </w:rPr>
              <w:fldChar w:fldCharType="end"/>
            </w:r>
          </w:hyperlink>
        </w:p>
        <w:p w14:paraId="4BCFAA69" w14:textId="77777777" w:rsidR="00B15921" w:rsidRDefault="00364E97">
          <w:pPr>
            <w:pStyle w:val="TOC3"/>
            <w:tabs>
              <w:tab w:val="right" w:leader="dot" w:pos="8296"/>
            </w:tabs>
            <w:rPr>
              <w:rFonts w:eastAsiaTheme="minorEastAsia"/>
              <w:noProof/>
              <w:rtl/>
            </w:rPr>
          </w:pPr>
          <w:hyperlink w:anchor="_Toc4588457" w:history="1">
            <w:r w:rsidR="00B15921" w:rsidRPr="00184EF9">
              <w:rPr>
                <w:rStyle w:val="Hyperlink"/>
                <w:rFonts w:cstheme="minorHAnsi"/>
                <w:noProof/>
                <w:rtl/>
              </w:rPr>
              <w:t>השיטה האיטרטיבית, יחידת מסירה/גרסה אחת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Toc4588457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24</w:t>
            </w:r>
            <w:r w:rsidR="00B15921">
              <w:rPr>
                <w:noProof/>
                <w:webHidden/>
                <w:rtl/>
              </w:rPr>
              <w:fldChar w:fldCharType="end"/>
            </w:r>
          </w:hyperlink>
        </w:p>
        <w:p w14:paraId="78C94EFD" w14:textId="77777777" w:rsidR="00B15921" w:rsidRDefault="00364E97">
          <w:pPr>
            <w:pStyle w:val="TOC3"/>
            <w:tabs>
              <w:tab w:val="right" w:leader="dot" w:pos="8296"/>
            </w:tabs>
            <w:rPr>
              <w:rFonts w:eastAsiaTheme="minorEastAsia"/>
              <w:noProof/>
              <w:rtl/>
            </w:rPr>
          </w:pPr>
          <w:hyperlink w:anchor="_Toc4588458" w:history="1">
            <w:r w:rsidR="00B15921" w:rsidRPr="00184EF9">
              <w:rPr>
                <w:rStyle w:val="Hyperlink"/>
                <w:rFonts w:cstheme="minorHAnsi"/>
                <w:noProof/>
                <w:rtl/>
              </w:rPr>
              <w:t>פיתוח זריז, מספר יחידות מסירה/גרסאות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Toc4588458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24</w:t>
            </w:r>
            <w:r w:rsidR="00B15921">
              <w:rPr>
                <w:noProof/>
                <w:webHidden/>
                <w:rtl/>
              </w:rPr>
              <w:fldChar w:fldCharType="end"/>
            </w:r>
          </w:hyperlink>
        </w:p>
        <w:p w14:paraId="5DE83FBD" w14:textId="77777777" w:rsidR="00B15921" w:rsidRDefault="00364E97">
          <w:pPr>
            <w:pStyle w:val="TOC1"/>
            <w:tabs>
              <w:tab w:val="left" w:pos="440"/>
              <w:tab w:val="right" w:leader="dot" w:pos="8296"/>
            </w:tabs>
            <w:rPr>
              <w:rFonts w:eastAsiaTheme="minorEastAsia"/>
              <w:noProof/>
              <w:rtl/>
            </w:rPr>
          </w:pPr>
          <w:hyperlink w:anchor="_Toc4588459" w:history="1">
            <w:r w:rsidR="00B15921" w:rsidRPr="00184EF9">
              <w:rPr>
                <w:rStyle w:val="Hyperlink"/>
                <w:noProof/>
              </w:rPr>
              <w:t>3.</w:t>
            </w:r>
            <w:r w:rsidR="00B15921">
              <w:rPr>
                <w:rFonts w:eastAsiaTheme="minorEastAsia"/>
                <w:noProof/>
                <w:rtl/>
              </w:rPr>
              <w:tab/>
            </w:r>
            <w:r w:rsidR="00B15921" w:rsidRPr="00184EF9">
              <w:rPr>
                <w:rStyle w:val="Hyperlink"/>
                <w:noProof/>
                <w:rtl/>
              </w:rPr>
              <w:t>תכנון</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Toc4588459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26</w:t>
            </w:r>
            <w:r w:rsidR="00B15921">
              <w:rPr>
                <w:noProof/>
                <w:webHidden/>
                <w:rtl/>
              </w:rPr>
              <w:fldChar w:fldCharType="end"/>
            </w:r>
          </w:hyperlink>
        </w:p>
        <w:p w14:paraId="31E20B01" w14:textId="77777777" w:rsidR="00B15921" w:rsidRDefault="00364E97">
          <w:pPr>
            <w:pStyle w:val="TOC2"/>
            <w:tabs>
              <w:tab w:val="right" w:leader="dot" w:pos="8296"/>
            </w:tabs>
            <w:rPr>
              <w:rFonts w:eastAsiaTheme="minorEastAsia"/>
              <w:noProof/>
              <w:rtl/>
            </w:rPr>
          </w:pPr>
          <w:hyperlink w:anchor="_Toc4588460" w:history="1">
            <w:r w:rsidR="00B15921" w:rsidRPr="00184EF9">
              <w:rPr>
                <w:rStyle w:val="Hyperlink"/>
                <w:noProof/>
                <w:rtl/>
              </w:rPr>
              <w:t>3.1 דרישות המערכת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Toc4588460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26</w:t>
            </w:r>
            <w:r w:rsidR="00B15921">
              <w:rPr>
                <w:noProof/>
                <w:webHidden/>
                <w:rtl/>
              </w:rPr>
              <w:fldChar w:fldCharType="end"/>
            </w:r>
          </w:hyperlink>
        </w:p>
        <w:p w14:paraId="47CCFAEE" w14:textId="77777777" w:rsidR="00B15921" w:rsidRDefault="00364E97">
          <w:pPr>
            <w:pStyle w:val="TOC3"/>
            <w:tabs>
              <w:tab w:val="right" w:leader="dot" w:pos="8296"/>
            </w:tabs>
            <w:rPr>
              <w:rFonts w:eastAsiaTheme="minorEastAsia"/>
              <w:noProof/>
              <w:rtl/>
            </w:rPr>
          </w:pPr>
          <w:hyperlink w:anchor="_Toc4588461" w:history="1">
            <w:r w:rsidR="00B15921" w:rsidRPr="00184EF9">
              <w:rPr>
                <w:rStyle w:val="Hyperlink"/>
                <w:noProof/>
                <w:rtl/>
              </w:rPr>
              <w:t>3.1.1 דרישות כלליות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Toc4588461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27</w:t>
            </w:r>
            <w:r w:rsidR="00B15921">
              <w:rPr>
                <w:noProof/>
                <w:webHidden/>
                <w:rtl/>
              </w:rPr>
              <w:fldChar w:fldCharType="end"/>
            </w:r>
          </w:hyperlink>
        </w:p>
        <w:p w14:paraId="1DC366F0" w14:textId="77777777" w:rsidR="00B15921" w:rsidRDefault="00364E97">
          <w:pPr>
            <w:pStyle w:val="TOC3"/>
            <w:tabs>
              <w:tab w:val="right" w:leader="dot" w:pos="8296"/>
            </w:tabs>
            <w:rPr>
              <w:rFonts w:eastAsiaTheme="minorEastAsia"/>
              <w:noProof/>
              <w:rtl/>
            </w:rPr>
          </w:pPr>
          <w:hyperlink w:anchor="_Toc4588462" w:history="1">
            <w:r w:rsidR="00B15921" w:rsidRPr="00184EF9">
              <w:rPr>
                <w:rStyle w:val="Hyperlink"/>
                <w:noProof/>
                <w:rtl/>
              </w:rPr>
              <w:t xml:space="preserve">3.1.2 דרישות </w:t>
            </w:r>
            <w:r w:rsidR="00B15921" w:rsidRPr="00184EF9">
              <w:rPr>
                <w:rStyle w:val="Hyperlink"/>
                <w:noProof/>
              </w:rPr>
              <w:t>side</w:t>
            </w:r>
            <w:r w:rsidR="00B15921" w:rsidRPr="00184EF9">
              <w:rPr>
                <w:rStyle w:val="Hyperlink"/>
                <w:noProof/>
                <w:rtl/>
              </w:rPr>
              <w:t xml:space="preserve"> </w:t>
            </w:r>
            <w:r w:rsidR="00B15921" w:rsidRPr="00184EF9">
              <w:rPr>
                <w:rStyle w:val="Hyperlink"/>
                <w:noProof/>
              </w:rPr>
              <w:t>client</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Toc4588462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27</w:t>
            </w:r>
            <w:r w:rsidR="00B15921">
              <w:rPr>
                <w:noProof/>
                <w:webHidden/>
                <w:rtl/>
              </w:rPr>
              <w:fldChar w:fldCharType="end"/>
            </w:r>
          </w:hyperlink>
        </w:p>
        <w:p w14:paraId="6C50BCEF" w14:textId="77777777" w:rsidR="00B15921" w:rsidRDefault="00364E97">
          <w:pPr>
            <w:pStyle w:val="TOC3"/>
            <w:tabs>
              <w:tab w:val="right" w:leader="dot" w:pos="8296"/>
            </w:tabs>
            <w:rPr>
              <w:rFonts w:eastAsiaTheme="minorEastAsia"/>
              <w:noProof/>
              <w:rtl/>
            </w:rPr>
          </w:pPr>
          <w:hyperlink w:anchor="_Toc4588463" w:history="1">
            <w:r w:rsidR="00B15921" w:rsidRPr="00184EF9">
              <w:rPr>
                <w:rStyle w:val="Hyperlink"/>
                <w:noProof/>
                <w:rtl/>
              </w:rPr>
              <w:t xml:space="preserve">3.1.3 דרישות </w:t>
            </w:r>
            <w:r w:rsidR="00B15921" w:rsidRPr="00184EF9">
              <w:rPr>
                <w:rStyle w:val="Hyperlink"/>
                <w:noProof/>
              </w:rPr>
              <w:t>side</w:t>
            </w:r>
            <w:r w:rsidR="00B15921" w:rsidRPr="00184EF9">
              <w:rPr>
                <w:rStyle w:val="Hyperlink"/>
                <w:noProof/>
                <w:rtl/>
              </w:rPr>
              <w:t xml:space="preserve"> </w:t>
            </w:r>
            <w:r w:rsidR="00B15921" w:rsidRPr="00184EF9">
              <w:rPr>
                <w:rStyle w:val="Hyperlink"/>
                <w:noProof/>
              </w:rPr>
              <w:t>server</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Toc4588463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27</w:t>
            </w:r>
            <w:r w:rsidR="00B15921">
              <w:rPr>
                <w:noProof/>
                <w:webHidden/>
                <w:rtl/>
              </w:rPr>
              <w:fldChar w:fldCharType="end"/>
            </w:r>
          </w:hyperlink>
        </w:p>
        <w:p w14:paraId="706CFC0E" w14:textId="77777777" w:rsidR="00B15921" w:rsidRDefault="00364E97">
          <w:pPr>
            <w:pStyle w:val="TOC2"/>
            <w:tabs>
              <w:tab w:val="right" w:leader="dot" w:pos="8296"/>
            </w:tabs>
            <w:rPr>
              <w:rFonts w:eastAsiaTheme="minorEastAsia"/>
              <w:noProof/>
              <w:rtl/>
            </w:rPr>
          </w:pPr>
          <w:hyperlink w:anchor="_Toc4588464" w:history="1">
            <w:r w:rsidR="00B15921" w:rsidRPr="00184EF9">
              <w:rPr>
                <w:rStyle w:val="Hyperlink"/>
                <w:noProof/>
                <w:rtl/>
              </w:rPr>
              <w:t xml:space="preserve">3.2 אפיון המערכת </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27</w:t>
            </w:r>
            <w:r w:rsidR="00B15921">
              <w:rPr>
                <w:noProof/>
                <w:webHidden/>
                <w:rtl/>
              </w:rPr>
              <w:fldChar w:fldCharType="end"/>
            </w:r>
          </w:hyperlink>
        </w:p>
        <w:p w14:paraId="200EA032" w14:textId="77777777" w:rsidR="00B15921" w:rsidRDefault="00364E97">
          <w:pPr>
            <w:pStyle w:val="TOC2"/>
            <w:tabs>
              <w:tab w:val="right" w:leader="dot" w:pos="8296"/>
            </w:tabs>
            <w:rPr>
              <w:rFonts w:eastAsiaTheme="minorEastAsia"/>
              <w:noProof/>
              <w:rtl/>
            </w:rPr>
          </w:pPr>
          <w:hyperlink w:anchor="_Toc4588465" w:history="1">
            <w:r w:rsidR="00B15921" w:rsidRPr="00184EF9">
              <w:rPr>
                <w:rStyle w:val="Hyperlink"/>
                <w:noProof/>
                <w:rtl/>
              </w:rPr>
              <w:t>3.3 מבנה המערכת (אופציונאלי – לא בטוח שזה יופיע בדווקא כאן)</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29</w:t>
            </w:r>
            <w:r w:rsidR="00B15921">
              <w:rPr>
                <w:noProof/>
                <w:webHidden/>
                <w:rtl/>
              </w:rPr>
              <w:fldChar w:fldCharType="end"/>
            </w:r>
          </w:hyperlink>
        </w:p>
        <w:p w14:paraId="6C24626C" w14:textId="77777777" w:rsidR="00B15921" w:rsidRDefault="00364E97">
          <w:pPr>
            <w:pStyle w:val="TOC1"/>
            <w:tabs>
              <w:tab w:val="left" w:pos="440"/>
              <w:tab w:val="right" w:leader="dot" w:pos="8296"/>
            </w:tabs>
            <w:rPr>
              <w:rFonts w:eastAsiaTheme="minorEastAsia"/>
              <w:noProof/>
              <w:rtl/>
            </w:rPr>
          </w:pPr>
          <w:hyperlink w:anchor="_Toc4588466" w:history="1">
            <w:r w:rsidR="00B15921" w:rsidRPr="00184EF9">
              <w:rPr>
                <w:rStyle w:val="Hyperlink"/>
                <w:noProof/>
              </w:rPr>
              <w:t>4.</w:t>
            </w:r>
            <w:r w:rsidR="00B15921">
              <w:rPr>
                <w:rFonts w:eastAsiaTheme="minorEastAsia"/>
                <w:noProof/>
                <w:rtl/>
              </w:rPr>
              <w:tab/>
            </w:r>
            <w:r w:rsidR="00B15921" w:rsidRPr="00184EF9">
              <w:rPr>
                <w:rStyle w:val="Hyperlink"/>
                <w:noProof/>
                <w:rtl/>
              </w:rPr>
              <w:t>תכנון ביצוע</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Toc4588466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29</w:t>
            </w:r>
            <w:r w:rsidR="00B15921">
              <w:rPr>
                <w:noProof/>
                <w:webHidden/>
                <w:rtl/>
              </w:rPr>
              <w:fldChar w:fldCharType="end"/>
            </w:r>
          </w:hyperlink>
        </w:p>
        <w:p w14:paraId="4AE0B548" w14:textId="77777777" w:rsidR="00B15921" w:rsidRDefault="00364E97">
          <w:pPr>
            <w:pStyle w:val="TOC2"/>
            <w:tabs>
              <w:tab w:val="right" w:leader="dot" w:pos="8296"/>
            </w:tabs>
            <w:rPr>
              <w:rFonts w:eastAsiaTheme="minorEastAsia"/>
              <w:noProof/>
              <w:rtl/>
            </w:rPr>
          </w:pPr>
          <w:hyperlink w:anchor="_Toc4588467" w:history="1">
            <w:r w:rsidR="00B15921" w:rsidRPr="00184EF9">
              <w:rPr>
                <w:rStyle w:val="Hyperlink"/>
                <w:noProof/>
                <w:rtl/>
              </w:rPr>
              <w:t>4.1 תחילת העבודה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Toc4588467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29</w:t>
            </w:r>
            <w:r w:rsidR="00B15921">
              <w:rPr>
                <w:noProof/>
                <w:webHidden/>
                <w:rtl/>
              </w:rPr>
              <w:fldChar w:fldCharType="end"/>
            </w:r>
          </w:hyperlink>
        </w:p>
        <w:p w14:paraId="2997624D" w14:textId="77777777" w:rsidR="00B15921" w:rsidRDefault="00364E97">
          <w:pPr>
            <w:pStyle w:val="TOC2"/>
            <w:tabs>
              <w:tab w:val="right" w:leader="dot" w:pos="8296"/>
            </w:tabs>
            <w:rPr>
              <w:rFonts w:eastAsiaTheme="minorEastAsia"/>
              <w:noProof/>
              <w:rtl/>
            </w:rPr>
          </w:pPr>
          <w:hyperlink w:anchor="_Toc4588468" w:history="1">
            <w:r w:rsidR="00B15921" w:rsidRPr="00184EF9">
              <w:rPr>
                <w:rStyle w:val="Hyperlink"/>
                <w:noProof/>
                <w:rtl/>
              </w:rPr>
              <w:t>4.2 מודל הפיתוח של המערכת (כאן כדאי להציג מודלים – כדאי לעיין גם בפרויקט של חירום בפיקוד העורף )</w:t>
            </w:r>
            <w:r w:rsidR="00B15921" w:rsidRPr="00184EF9">
              <w:rPr>
                <w:rStyle w:val="Hyperlink"/>
                <w:noProof/>
              </w:rPr>
              <w:t xml:space="preserve"> </w:t>
            </w:r>
            <w:r w:rsidR="00B15921" w:rsidRPr="00184EF9">
              <w:rPr>
                <w:rStyle w:val="Hyperlink"/>
                <w:noProof/>
                <w:rtl/>
              </w:rPr>
              <w:t xml:space="preserve"> - </w:t>
            </w:r>
            <w:r w:rsidR="00B15921" w:rsidRPr="00184EF9">
              <w:rPr>
                <w:rStyle w:val="Hyperlink"/>
                <w:noProof/>
                <w:highlight w:val="yellow"/>
                <w:rtl/>
              </w:rPr>
              <w:t>כבר קיים בסעיף 2.4</w:t>
            </w:r>
            <w:r w:rsidR="00B15921" w:rsidRPr="00184EF9">
              <w:rPr>
                <w:rStyle w:val="Hyperlink"/>
                <w:noProof/>
                <w:rtl/>
              </w:rPr>
              <w:t>- למחוק</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Toc4588468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30</w:t>
            </w:r>
            <w:r w:rsidR="00B15921">
              <w:rPr>
                <w:noProof/>
                <w:webHidden/>
                <w:rtl/>
              </w:rPr>
              <w:fldChar w:fldCharType="end"/>
            </w:r>
          </w:hyperlink>
        </w:p>
        <w:p w14:paraId="2FA2E0F7" w14:textId="77777777" w:rsidR="00B15921" w:rsidRDefault="00364E97">
          <w:pPr>
            <w:pStyle w:val="TOC2"/>
            <w:tabs>
              <w:tab w:val="right" w:leader="dot" w:pos="8296"/>
            </w:tabs>
            <w:rPr>
              <w:rFonts w:eastAsiaTheme="minorEastAsia"/>
              <w:noProof/>
              <w:rtl/>
            </w:rPr>
          </w:pPr>
          <w:hyperlink w:anchor="_Toc4588469" w:history="1">
            <w:r w:rsidR="00B15921" w:rsidRPr="00184EF9">
              <w:rPr>
                <w:rStyle w:val="Hyperlink"/>
                <w:noProof/>
              </w:rPr>
              <w:t>UI 4.3</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Toc4588469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30</w:t>
            </w:r>
            <w:r w:rsidR="00B15921">
              <w:rPr>
                <w:noProof/>
                <w:webHidden/>
                <w:rtl/>
              </w:rPr>
              <w:fldChar w:fldCharType="end"/>
            </w:r>
          </w:hyperlink>
        </w:p>
        <w:p w14:paraId="169D3807" w14:textId="77777777" w:rsidR="00B15921" w:rsidRDefault="00364E97">
          <w:pPr>
            <w:pStyle w:val="TOC2"/>
            <w:tabs>
              <w:tab w:val="right" w:leader="dot" w:pos="8296"/>
            </w:tabs>
            <w:rPr>
              <w:rFonts w:eastAsiaTheme="minorEastAsia"/>
              <w:noProof/>
              <w:rtl/>
            </w:rPr>
          </w:pPr>
          <w:hyperlink w:anchor="_Toc4588470" w:history="1">
            <w:r w:rsidR="00B15921" w:rsidRPr="00184EF9">
              <w:rPr>
                <w:rStyle w:val="Hyperlink"/>
                <w:noProof/>
                <w:rtl/>
              </w:rPr>
              <w:t xml:space="preserve">4.4 הקמת שרת </w:t>
            </w:r>
            <w:r w:rsidR="00B15921" w:rsidRPr="00184EF9">
              <w:rPr>
                <w:rStyle w:val="Hyperlink"/>
                <w:noProof/>
              </w:rPr>
              <w:t>Node.js</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Toc4588470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30</w:t>
            </w:r>
            <w:r w:rsidR="00B15921">
              <w:rPr>
                <w:noProof/>
                <w:webHidden/>
                <w:rtl/>
              </w:rPr>
              <w:fldChar w:fldCharType="end"/>
            </w:r>
          </w:hyperlink>
        </w:p>
        <w:p w14:paraId="287B2548" w14:textId="77777777" w:rsidR="00B15921" w:rsidRDefault="00364E97">
          <w:pPr>
            <w:pStyle w:val="TOC2"/>
            <w:tabs>
              <w:tab w:val="right" w:leader="dot" w:pos="8296"/>
            </w:tabs>
            <w:rPr>
              <w:rFonts w:eastAsiaTheme="minorEastAsia"/>
              <w:noProof/>
              <w:rtl/>
            </w:rPr>
          </w:pPr>
          <w:hyperlink w:anchor="_Toc4588471" w:history="1">
            <w:r w:rsidR="00B15921" w:rsidRPr="00184EF9">
              <w:rPr>
                <w:rStyle w:val="Hyperlink"/>
                <w:noProof/>
                <w:rtl/>
              </w:rPr>
              <w:t xml:space="preserve">4.5 הקמת </w:t>
            </w:r>
            <w:r w:rsidR="00B15921" w:rsidRPr="00184EF9">
              <w:rPr>
                <w:rStyle w:val="Hyperlink"/>
                <w:noProof/>
              </w:rPr>
              <w:t>instance in AWS</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Toc4588471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30</w:t>
            </w:r>
            <w:r w:rsidR="00B15921">
              <w:rPr>
                <w:noProof/>
                <w:webHidden/>
                <w:rtl/>
              </w:rPr>
              <w:fldChar w:fldCharType="end"/>
            </w:r>
          </w:hyperlink>
        </w:p>
        <w:p w14:paraId="1752129A" w14:textId="77777777" w:rsidR="00B15921" w:rsidRDefault="00364E97">
          <w:pPr>
            <w:pStyle w:val="TOC2"/>
            <w:tabs>
              <w:tab w:val="right" w:leader="dot" w:pos="8296"/>
            </w:tabs>
            <w:rPr>
              <w:rFonts w:eastAsiaTheme="minorEastAsia"/>
              <w:noProof/>
              <w:rtl/>
            </w:rPr>
          </w:pPr>
          <w:hyperlink w:anchor="_Toc4588472" w:history="1">
            <w:r w:rsidR="00B15921" w:rsidRPr="00184EF9">
              <w:rPr>
                <w:rStyle w:val="Hyperlink"/>
                <w:noProof/>
                <w:rtl/>
              </w:rPr>
              <w:t>4.6 ארגון בסיס הנתונים (אולי צריך לשלבו עם 4.5)</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Toc4588472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31</w:t>
            </w:r>
            <w:r w:rsidR="00B15921">
              <w:rPr>
                <w:noProof/>
                <w:webHidden/>
                <w:rtl/>
              </w:rPr>
              <w:fldChar w:fldCharType="end"/>
            </w:r>
          </w:hyperlink>
        </w:p>
        <w:p w14:paraId="42A05072" w14:textId="77777777" w:rsidR="00B15921" w:rsidRDefault="00364E97">
          <w:pPr>
            <w:pStyle w:val="TOC2"/>
            <w:tabs>
              <w:tab w:val="right" w:leader="dot" w:pos="8296"/>
            </w:tabs>
            <w:rPr>
              <w:rFonts w:eastAsiaTheme="minorEastAsia"/>
              <w:noProof/>
              <w:rtl/>
            </w:rPr>
          </w:pPr>
          <w:hyperlink w:anchor="_Toc4588473" w:history="1">
            <w:r w:rsidR="00B15921" w:rsidRPr="00184EF9">
              <w:rPr>
                <w:rStyle w:val="Hyperlink"/>
                <w:noProof/>
              </w:rPr>
              <w:t xml:space="preserve">Data Mining 4.7 </w:t>
            </w:r>
            <w:r w:rsidR="00B15921" w:rsidRPr="00184EF9">
              <w:rPr>
                <w:rStyle w:val="Hyperlink"/>
                <w:noProof/>
                <w:rtl/>
              </w:rPr>
              <w:t xml:space="preserve"> (אולי גם את זה נוסיף פשוט ל4.5)</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Toc4588473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31</w:t>
            </w:r>
            <w:r w:rsidR="00B15921">
              <w:rPr>
                <w:noProof/>
                <w:webHidden/>
                <w:rtl/>
              </w:rPr>
              <w:fldChar w:fldCharType="end"/>
            </w:r>
          </w:hyperlink>
        </w:p>
        <w:p w14:paraId="1B3B0F97" w14:textId="77777777" w:rsidR="00B15921" w:rsidRDefault="00364E97">
          <w:pPr>
            <w:pStyle w:val="TOC2"/>
            <w:tabs>
              <w:tab w:val="right" w:leader="dot" w:pos="8296"/>
            </w:tabs>
            <w:rPr>
              <w:rFonts w:eastAsiaTheme="minorEastAsia"/>
              <w:noProof/>
              <w:rtl/>
            </w:rPr>
          </w:pPr>
          <w:hyperlink w:anchor="_Toc4588474" w:history="1">
            <w:r w:rsidR="00B15921" w:rsidRPr="00184EF9">
              <w:rPr>
                <w:rStyle w:val="Hyperlink"/>
                <w:noProof/>
                <w:rtl/>
              </w:rPr>
              <w:t>4.8 תהליכים</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34</w:t>
            </w:r>
            <w:r w:rsidR="00B15921">
              <w:rPr>
                <w:noProof/>
                <w:webHidden/>
                <w:rtl/>
              </w:rPr>
              <w:fldChar w:fldCharType="end"/>
            </w:r>
          </w:hyperlink>
        </w:p>
        <w:p w14:paraId="43D1D618" w14:textId="77777777" w:rsidR="00B15921" w:rsidRDefault="00364E97">
          <w:pPr>
            <w:pStyle w:val="TOC2"/>
            <w:tabs>
              <w:tab w:val="right" w:leader="dot" w:pos="8296"/>
            </w:tabs>
            <w:rPr>
              <w:rFonts w:eastAsiaTheme="minorEastAsia"/>
              <w:noProof/>
              <w:rtl/>
            </w:rPr>
          </w:pPr>
          <w:hyperlink w:anchor="_Toc4588475" w:history="1">
            <w:r w:rsidR="00B15921" w:rsidRPr="00184EF9">
              <w:rPr>
                <w:rStyle w:val="Hyperlink"/>
                <w:noProof/>
                <w:rtl/>
              </w:rPr>
              <w:t>4.9 פונקציונאליות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39</w:t>
            </w:r>
            <w:r w:rsidR="00B15921">
              <w:rPr>
                <w:noProof/>
                <w:webHidden/>
                <w:rtl/>
              </w:rPr>
              <w:fldChar w:fldCharType="end"/>
            </w:r>
          </w:hyperlink>
        </w:p>
        <w:p w14:paraId="640F2012" w14:textId="77777777" w:rsidR="00B15921" w:rsidRDefault="00364E97">
          <w:pPr>
            <w:pStyle w:val="TOC2"/>
            <w:tabs>
              <w:tab w:val="right" w:leader="dot" w:pos="8296"/>
            </w:tabs>
            <w:rPr>
              <w:rFonts w:eastAsiaTheme="minorEastAsia"/>
              <w:noProof/>
              <w:rtl/>
            </w:rPr>
          </w:pPr>
          <w:hyperlink w:anchor="_Toc4588476" w:history="1">
            <w:r w:rsidR="00B15921" w:rsidRPr="00184EF9">
              <w:rPr>
                <w:rStyle w:val="Hyperlink"/>
                <w:noProof/>
                <w:rtl/>
              </w:rPr>
              <w:t>4.10 בדיקות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Toc4588476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39</w:t>
            </w:r>
            <w:r w:rsidR="00B15921">
              <w:rPr>
                <w:noProof/>
                <w:webHidden/>
                <w:rtl/>
              </w:rPr>
              <w:fldChar w:fldCharType="end"/>
            </w:r>
          </w:hyperlink>
        </w:p>
        <w:p w14:paraId="334E4C13" w14:textId="77777777" w:rsidR="00B15921" w:rsidRDefault="00364E97">
          <w:pPr>
            <w:pStyle w:val="TOC1"/>
            <w:tabs>
              <w:tab w:val="right" w:leader="dot" w:pos="8296"/>
            </w:tabs>
            <w:rPr>
              <w:rFonts w:eastAsiaTheme="minorEastAsia"/>
              <w:noProof/>
              <w:rtl/>
            </w:rPr>
          </w:pPr>
          <w:hyperlink w:anchor="_Toc4588477" w:history="1">
            <w:r w:rsidR="00B15921" w:rsidRPr="00184EF9">
              <w:rPr>
                <w:rStyle w:val="Hyperlink"/>
                <w:noProof/>
                <w:rtl/>
              </w:rPr>
              <w:t>5. דיון</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Toc4588477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40</w:t>
            </w:r>
            <w:r w:rsidR="00B15921">
              <w:rPr>
                <w:noProof/>
                <w:webHidden/>
                <w:rtl/>
              </w:rPr>
              <w:fldChar w:fldCharType="end"/>
            </w:r>
          </w:hyperlink>
        </w:p>
        <w:p w14:paraId="5DC94034" w14:textId="77777777" w:rsidR="00B15921" w:rsidRDefault="00364E97">
          <w:pPr>
            <w:pStyle w:val="TOC2"/>
            <w:tabs>
              <w:tab w:val="right" w:leader="dot" w:pos="8296"/>
            </w:tabs>
            <w:rPr>
              <w:rFonts w:eastAsiaTheme="minorEastAsia"/>
              <w:noProof/>
              <w:rtl/>
            </w:rPr>
          </w:pPr>
          <w:hyperlink w:anchor="_Toc4588478" w:history="1">
            <w:r w:rsidR="00B15921" w:rsidRPr="00184EF9">
              <w:rPr>
                <w:rStyle w:val="Hyperlink"/>
                <w:noProof/>
                <w:rtl/>
              </w:rPr>
              <w:t>5.1 יתרונות האפליקציה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Toc4588478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40</w:t>
            </w:r>
            <w:r w:rsidR="00B15921">
              <w:rPr>
                <w:noProof/>
                <w:webHidden/>
                <w:rtl/>
              </w:rPr>
              <w:fldChar w:fldCharType="end"/>
            </w:r>
          </w:hyperlink>
        </w:p>
        <w:p w14:paraId="0CB0F9CA" w14:textId="77777777" w:rsidR="00B15921" w:rsidRDefault="00364E97">
          <w:pPr>
            <w:pStyle w:val="TOC2"/>
            <w:tabs>
              <w:tab w:val="right" w:leader="dot" w:pos="8296"/>
            </w:tabs>
            <w:rPr>
              <w:rFonts w:eastAsiaTheme="minorEastAsia"/>
              <w:noProof/>
              <w:rtl/>
            </w:rPr>
          </w:pPr>
          <w:hyperlink w:anchor="_Toc4588479" w:history="1">
            <w:r w:rsidR="00B15921" w:rsidRPr="00184EF9">
              <w:rPr>
                <w:rStyle w:val="Hyperlink"/>
                <w:noProof/>
                <w:rtl/>
              </w:rPr>
              <w:t>5.2 הרחבות אפשריות למערכת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Toc4588479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41</w:t>
            </w:r>
            <w:r w:rsidR="00B15921">
              <w:rPr>
                <w:noProof/>
                <w:webHidden/>
                <w:rtl/>
              </w:rPr>
              <w:fldChar w:fldCharType="end"/>
            </w:r>
          </w:hyperlink>
        </w:p>
        <w:p w14:paraId="7C6B6743" w14:textId="77777777" w:rsidR="00B15921" w:rsidRDefault="00364E97">
          <w:pPr>
            <w:pStyle w:val="TOC2"/>
            <w:tabs>
              <w:tab w:val="right" w:leader="dot" w:pos="8296"/>
            </w:tabs>
            <w:rPr>
              <w:rFonts w:eastAsiaTheme="minorEastAsia"/>
              <w:noProof/>
              <w:rtl/>
            </w:rPr>
          </w:pPr>
          <w:hyperlink w:anchor="_Toc4588480" w:history="1">
            <w:r w:rsidR="00B15921" w:rsidRPr="00184EF9">
              <w:rPr>
                <w:rStyle w:val="Hyperlink"/>
                <w:noProof/>
                <w:rtl/>
              </w:rPr>
              <w:t>5.3 אתגרים שהתמודדנו איתם במהלך הפרוייקט</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Toc4588480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41</w:t>
            </w:r>
            <w:r w:rsidR="00B15921">
              <w:rPr>
                <w:noProof/>
                <w:webHidden/>
                <w:rtl/>
              </w:rPr>
              <w:fldChar w:fldCharType="end"/>
            </w:r>
          </w:hyperlink>
        </w:p>
        <w:p w14:paraId="3F656DFA" w14:textId="77777777" w:rsidR="00B15921" w:rsidRDefault="00364E97">
          <w:pPr>
            <w:pStyle w:val="TOC3"/>
            <w:tabs>
              <w:tab w:val="right" w:leader="dot" w:pos="8296"/>
            </w:tabs>
            <w:rPr>
              <w:rFonts w:eastAsiaTheme="minorEastAsia"/>
              <w:noProof/>
              <w:rtl/>
            </w:rPr>
          </w:pPr>
          <w:hyperlink w:anchor="_Toc4588481" w:history="1">
            <w:r w:rsidR="00B15921" w:rsidRPr="00184EF9">
              <w:rPr>
                <w:rStyle w:val="Hyperlink"/>
                <w:noProof/>
                <w:rtl/>
              </w:rPr>
              <w:t xml:space="preserve">5.3.1 הכנסת קובץ </w:t>
            </w:r>
            <w:r w:rsidR="00B15921" w:rsidRPr="00184EF9">
              <w:rPr>
                <w:rStyle w:val="Hyperlink"/>
                <w:noProof/>
              </w:rPr>
              <w:t>JSON</w:t>
            </w:r>
            <w:r w:rsidR="00B15921" w:rsidRPr="00184EF9">
              <w:rPr>
                <w:rStyle w:val="Hyperlink"/>
                <w:noProof/>
                <w:rtl/>
              </w:rPr>
              <w:t xml:space="preserve"> ל</w:t>
            </w:r>
            <w:r w:rsidR="00B15921" w:rsidRPr="00184EF9">
              <w:rPr>
                <w:rStyle w:val="Hyperlink"/>
                <w:noProof/>
              </w:rPr>
              <w:t>Firebase realtime database</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Toc4588481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41</w:t>
            </w:r>
            <w:r w:rsidR="00B15921">
              <w:rPr>
                <w:noProof/>
                <w:webHidden/>
                <w:rtl/>
              </w:rPr>
              <w:fldChar w:fldCharType="end"/>
            </w:r>
          </w:hyperlink>
        </w:p>
        <w:p w14:paraId="3138D462" w14:textId="77777777" w:rsidR="00B15921" w:rsidRDefault="00364E97">
          <w:pPr>
            <w:pStyle w:val="TOC3"/>
            <w:tabs>
              <w:tab w:val="right" w:leader="dot" w:pos="8296"/>
            </w:tabs>
            <w:rPr>
              <w:rFonts w:eastAsiaTheme="minorEastAsia"/>
              <w:noProof/>
              <w:rtl/>
            </w:rPr>
          </w:pPr>
          <w:hyperlink w:anchor="_Toc4588482" w:history="1">
            <w:r w:rsidR="00B15921" w:rsidRPr="00184EF9">
              <w:rPr>
                <w:rStyle w:val="Hyperlink"/>
                <w:noProof/>
                <w:rtl/>
              </w:rPr>
              <w:t>5.3.2 שינוי אורך מחרוזת ב</w:t>
            </w:r>
            <w:r w:rsidR="00B15921" w:rsidRPr="00184EF9">
              <w:rPr>
                <w:rStyle w:val="Hyperlink"/>
                <w:noProof/>
              </w:rPr>
              <w:t>SQL</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Toc4588482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44</w:t>
            </w:r>
            <w:r w:rsidR="00B15921">
              <w:rPr>
                <w:noProof/>
                <w:webHidden/>
                <w:rtl/>
              </w:rPr>
              <w:fldChar w:fldCharType="end"/>
            </w:r>
          </w:hyperlink>
        </w:p>
        <w:p w14:paraId="6C386ECB" w14:textId="77777777" w:rsidR="00B15921" w:rsidRDefault="00364E97">
          <w:pPr>
            <w:pStyle w:val="TOC2"/>
            <w:tabs>
              <w:tab w:val="right" w:leader="dot" w:pos="8296"/>
            </w:tabs>
            <w:rPr>
              <w:rFonts w:eastAsiaTheme="minorEastAsia"/>
              <w:noProof/>
              <w:rtl/>
            </w:rPr>
          </w:pPr>
          <w:hyperlink w:anchor="_Toc4588483" w:history="1">
            <w:r w:rsidR="00B15921" w:rsidRPr="00184EF9">
              <w:rPr>
                <w:rStyle w:val="Hyperlink"/>
                <w:noProof/>
                <w:rtl/>
              </w:rPr>
              <w:t>5.4 רווחים אישיים מהפרויקט</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Toc4588483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46</w:t>
            </w:r>
            <w:r w:rsidR="00B15921">
              <w:rPr>
                <w:noProof/>
                <w:webHidden/>
                <w:rtl/>
              </w:rPr>
              <w:fldChar w:fldCharType="end"/>
            </w:r>
          </w:hyperlink>
        </w:p>
        <w:p w14:paraId="4BFF4E9E" w14:textId="77777777" w:rsidR="00B15921" w:rsidRDefault="00364E97">
          <w:pPr>
            <w:pStyle w:val="TOC1"/>
            <w:tabs>
              <w:tab w:val="right" w:leader="dot" w:pos="8296"/>
            </w:tabs>
            <w:rPr>
              <w:rFonts w:eastAsiaTheme="minorEastAsia"/>
              <w:noProof/>
              <w:rtl/>
            </w:rPr>
          </w:pPr>
          <w:hyperlink w:anchor="_Toc4588484" w:history="1">
            <w:r w:rsidR="00B15921" w:rsidRPr="00184EF9">
              <w:rPr>
                <w:rStyle w:val="Hyperlink"/>
                <w:noProof/>
                <w:rtl/>
              </w:rPr>
              <w:t>6. סיכום</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47</w:t>
            </w:r>
            <w:r w:rsidR="00B15921">
              <w:rPr>
                <w:noProof/>
                <w:webHidden/>
                <w:rtl/>
              </w:rPr>
              <w:fldChar w:fldCharType="end"/>
            </w:r>
          </w:hyperlink>
        </w:p>
        <w:p w14:paraId="1C77DA65" w14:textId="77777777" w:rsidR="00B15921" w:rsidRDefault="00364E97">
          <w:pPr>
            <w:pStyle w:val="TOC1"/>
            <w:tabs>
              <w:tab w:val="right" w:leader="dot" w:pos="8296"/>
            </w:tabs>
            <w:rPr>
              <w:rFonts w:eastAsiaTheme="minorEastAsia"/>
              <w:noProof/>
              <w:rtl/>
            </w:rPr>
          </w:pPr>
          <w:hyperlink w:anchor="_Toc4588485" w:history="1">
            <w:r w:rsidR="00B15921" w:rsidRPr="00184EF9">
              <w:rPr>
                <w:rStyle w:val="Hyperlink"/>
                <w:noProof/>
                <w:rtl/>
              </w:rPr>
              <w:t>7. ביביליוגרפיה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48</w:t>
            </w:r>
            <w:r w:rsidR="00B15921">
              <w:rPr>
                <w:noProof/>
                <w:webHidden/>
                <w:rtl/>
              </w:rPr>
              <w:fldChar w:fldCharType="end"/>
            </w:r>
          </w:hyperlink>
        </w:p>
        <w:p w14:paraId="76D3FB18" w14:textId="77777777" w:rsidR="00340A69" w:rsidRDefault="00340A69" w:rsidP="0090232D">
          <w:pPr>
            <w:jc w:val="both"/>
            <w:rPr>
              <w:rFonts w:cs="Calibri"/>
              <w:b/>
              <w:bCs/>
              <w:rtl/>
              <w:lang w:val="he-IL"/>
            </w:rPr>
          </w:pPr>
          <w:r>
            <w:rPr>
              <w:b/>
              <w:bCs/>
              <w:lang w:val="he-IL"/>
            </w:rPr>
            <w:fldChar w:fldCharType="end"/>
          </w:r>
        </w:p>
        <w:p w14:paraId="3D54BE08" w14:textId="77777777" w:rsidR="00340A69" w:rsidRDefault="00364E97" w:rsidP="0090232D">
          <w:pPr>
            <w:jc w:val="both"/>
            <w:rPr>
              <w:rFonts w:cs="Calibri"/>
              <w:rtl/>
              <w:lang w:val="he-IL"/>
            </w:rPr>
          </w:pPr>
        </w:p>
      </w:sdtContent>
    </w:sdt>
    <w:p w14:paraId="4934DB7E" w14:textId="18B45C11" w:rsidR="00340A69" w:rsidRDefault="00340A69" w:rsidP="0090232D">
      <w:pPr>
        <w:jc w:val="both"/>
        <w:rPr>
          <w:rtl/>
        </w:rPr>
      </w:pPr>
    </w:p>
    <w:p w14:paraId="5A3CA954" w14:textId="6438F25A" w:rsidR="00B825FD" w:rsidRDefault="00B825FD" w:rsidP="0090232D">
      <w:pPr>
        <w:jc w:val="both"/>
        <w:rPr>
          <w:rtl/>
        </w:rPr>
      </w:pPr>
    </w:p>
    <w:p w14:paraId="77B643AE" w14:textId="3697AECB" w:rsidR="00B825FD" w:rsidRDefault="00B825FD" w:rsidP="0090232D">
      <w:pPr>
        <w:jc w:val="both"/>
        <w:rPr>
          <w:rtl/>
        </w:rPr>
      </w:pPr>
    </w:p>
    <w:p w14:paraId="7419730A" w14:textId="6FE01E69" w:rsidR="00B825FD" w:rsidRDefault="00B825FD" w:rsidP="0090232D">
      <w:pPr>
        <w:jc w:val="both"/>
        <w:rPr>
          <w:rtl/>
        </w:rPr>
      </w:pPr>
    </w:p>
    <w:p w14:paraId="03FBA619" w14:textId="0F76035F" w:rsidR="00B825FD" w:rsidRDefault="00B825FD" w:rsidP="0090232D">
      <w:pPr>
        <w:jc w:val="both"/>
        <w:rPr>
          <w:rtl/>
        </w:rPr>
      </w:pPr>
    </w:p>
    <w:p w14:paraId="3D6C0903" w14:textId="66527C04" w:rsidR="00B825FD" w:rsidRDefault="00B825FD" w:rsidP="0090232D">
      <w:pPr>
        <w:jc w:val="both"/>
        <w:rPr>
          <w:rtl/>
        </w:rPr>
      </w:pPr>
    </w:p>
    <w:p w14:paraId="056C8537" w14:textId="281C1016" w:rsidR="00B825FD" w:rsidRDefault="00B825FD" w:rsidP="0090232D">
      <w:pPr>
        <w:jc w:val="both"/>
        <w:rPr>
          <w:rtl/>
        </w:rPr>
      </w:pPr>
    </w:p>
    <w:p w14:paraId="57A1DE14" w14:textId="1975207C" w:rsidR="00B825FD" w:rsidRDefault="00B825FD" w:rsidP="0090232D">
      <w:pPr>
        <w:jc w:val="both"/>
        <w:rPr>
          <w:rtl/>
        </w:rPr>
      </w:pPr>
    </w:p>
    <w:p w14:paraId="3D6C049F" w14:textId="1A2CF242" w:rsidR="00B825FD" w:rsidRDefault="00B825FD" w:rsidP="0090232D">
      <w:pPr>
        <w:jc w:val="both"/>
        <w:rPr>
          <w:rtl/>
        </w:rPr>
      </w:pPr>
    </w:p>
    <w:p w14:paraId="49568978" w14:textId="5D81E88F" w:rsidR="00B825FD" w:rsidRDefault="00B825FD" w:rsidP="0090232D">
      <w:pPr>
        <w:jc w:val="both"/>
        <w:rPr>
          <w:rtl/>
        </w:rPr>
      </w:pPr>
    </w:p>
    <w:p w14:paraId="5BC3AEE2" w14:textId="3D88DEB2" w:rsidR="00B825FD" w:rsidRDefault="00B825FD" w:rsidP="0090232D">
      <w:pPr>
        <w:jc w:val="both"/>
        <w:rPr>
          <w:rtl/>
        </w:rPr>
      </w:pPr>
    </w:p>
    <w:p w14:paraId="46D41ABF" w14:textId="27C3A211" w:rsidR="00B825FD" w:rsidRDefault="00B825FD" w:rsidP="0090232D">
      <w:pPr>
        <w:jc w:val="both"/>
        <w:rPr>
          <w:rtl/>
        </w:rPr>
      </w:pPr>
    </w:p>
    <w:p w14:paraId="172D2891" w14:textId="0F108C37" w:rsidR="00B825FD" w:rsidRDefault="00B825FD" w:rsidP="0090232D">
      <w:pPr>
        <w:jc w:val="both"/>
        <w:rPr>
          <w:rtl/>
        </w:rPr>
      </w:pPr>
    </w:p>
    <w:p w14:paraId="08DFDB8C" w14:textId="1A898D02" w:rsidR="00B825FD" w:rsidRDefault="00B825FD" w:rsidP="0090232D">
      <w:pPr>
        <w:jc w:val="both"/>
        <w:rPr>
          <w:rtl/>
        </w:rPr>
      </w:pPr>
    </w:p>
    <w:p w14:paraId="29F34797" w14:textId="3BB6209F" w:rsidR="00B825FD" w:rsidRDefault="00B825FD" w:rsidP="0090232D">
      <w:pPr>
        <w:jc w:val="both"/>
        <w:rPr>
          <w:rtl/>
        </w:rPr>
      </w:pPr>
    </w:p>
    <w:p w14:paraId="550E54DE" w14:textId="19ED7347" w:rsidR="00B825FD" w:rsidRDefault="00B825FD" w:rsidP="0090232D">
      <w:pPr>
        <w:jc w:val="both"/>
        <w:rPr>
          <w:rtl/>
        </w:rPr>
      </w:pPr>
    </w:p>
    <w:p w14:paraId="456C3A38" w14:textId="25FF9695" w:rsidR="00B825FD" w:rsidRDefault="00B825FD" w:rsidP="0090232D">
      <w:pPr>
        <w:jc w:val="both"/>
        <w:rPr>
          <w:rtl/>
        </w:rPr>
      </w:pPr>
    </w:p>
    <w:p w14:paraId="594094AA" w14:textId="767CE861" w:rsidR="00B825FD" w:rsidRDefault="00B825FD" w:rsidP="0090232D">
      <w:pPr>
        <w:jc w:val="both"/>
        <w:rPr>
          <w:rtl/>
        </w:rPr>
      </w:pPr>
    </w:p>
    <w:p w14:paraId="30EBD869" w14:textId="2544BDAB" w:rsidR="00B825FD" w:rsidRDefault="00B825FD" w:rsidP="0090232D">
      <w:pPr>
        <w:jc w:val="both"/>
        <w:rPr>
          <w:rtl/>
        </w:rPr>
      </w:pPr>
    </w:p>
    <w:p w14:paraId="592D0044" w14:textId="391C0C86" w:rsidR="00B825FD" w:rsidRDefault="00B825FD" w:rsidP="0090232D">
      <w:pPr>
        <w:jc w:val="both"/>
        <w:rPr>
          <w:rtl/>
        </w:rPr>
      </w:pPr>
    </w:p>
    <w:p w14:paraId="04194FB1" w14:textId="38143631" w:rsidR="00B825FD" w:rsidRDefault="00B825FD" w:rsidP="0090232D">
      <w:pPr>
        <w:jc w:val="both"/>
        <w:rPr>
          <w:rtl/>
        </w:rPr>
      </w:pPr>
    </w:p>
    <w:p w14:paraId="7A6FB4BD" w14:textId="48BED0E1" w:rsidR="00B825FD" w:rsidRDefault="00B825FD" w:rsidP="0090232D">
      <w:pPr>
        <w:jc w:val="both"/>
        <w:rPr>
          <w:rtl/>
        </w:rPr>
      </w:pPr>
    </w:p>
    <w:p w14:paraId="5B603428" w14:textId="083335C8" w:rsidR="00B825FD" w:rsidRDefault="00B825FD" w:rsidP="0090232D">
      <w:pPr>
        <w:jc w:val="both"/>
        <w:rPr>
          <w:rtl/>
        </w:rPr>
      </w:pPr>
    </w:p>
    <w:p w14:paraId="3447605D" w14:textId="77777777" w:rsidR="00B825FD" w:rsidRDefault="00B825FD" w:rsidP="0090232D">
      <w:pPr>
        <w:jc w:val="both"/>
      </w:pPr>
    </w:p>
    <w:p w14:paraId="48E3416B" w14:textId="27B090C8" w:rsidR="001159A7" w:rsidRDefault="00385BAB" w:rsidP="0090232D">
      <w:pPr>
        <w:pStyle w:val="1"/>
        <w:numPr>
          <w:ilvl w:val="0"/>
          <w:numId w:val="10"/>
        </w:numPr>
        <w:jc w:val="both"/>
        <w:rPr>
          <w:rtl/>
        </w:rPr>
      </w:pPr>
      <w:bookmarkStart w:id="2" w:name="_Toc4588445"/>
      <w:r>
        <w:rPr>
          <w:rFonts w:hint="cs"/>
          <w:rtl/>
        </w:rPr>
        <w:lastRenderedPageBreak/>
        <w:t>מבוא</w:t>
      </w:r>
      <w:bookmarkEnd w:id="2"/>
    </w:p>
    <w:p w14:paraId="0321D260" w14:textId="16C581E3" w:rsidR="00C45700" w:rsidRDefault="00864F14" w:rsidP="0090232D">
      <w:pPr>
        <w:jc w:val="both"/>
        <w:rPr>
          <w:rtl/>
        </w:rPr>
      </w:pPr>
      <w:r>
        <w:rPr>
          <w:rFonts w:hint="cs"/>
          <w:rtl/>
        </w:rPr>
        <w:t>הפרויקט פותח כ</w:t>
      </w:r>
      <w:r>
        <w:rPr>
          <w:rFonts w:hint="cs"/>
        </w:rPr>
        <w:t>MVP</w:t>
      </w:r>
      <w:r>
        <w:rPr>
          <w:rFonts w:hint="cs"/>
          <w:rtl/>
        </w:rPr>
        <w:t xml:space="preserve"> עבור חברת </w:t>
      </w:r>
      <w:r>
        <w:t>startup</w:t>
      </w:r>
      <w:r>
        <w:rPr>
          <w:rFonts w:hint="cs"/>
          <w:rtl/>
        </w:rPr>
        <w:t xml:space="preserve"> בשלב </w:t>
      </w:r>
      <w:r>
        <w:t>seed</w:t>
      </w:r>
      <w:r>
        <w:rPr>
          <w:rFonts w:hint="cs"/>
          <w:rtl/>
        </w:rPr>
        <w:t>, אנחנו שמחים להיות הצוות שפיתח את המוצר הראשוני של החברה</w:t>
      </w:r>
      <w:r w:rsidR="00545B9E">
        <w:rPr>
          <w:rFonts w:hint="cs"/>
          <w:rtl/>
        </w:rPr>
        <w:t>,</w:t>
      </w:r>
      <w:r>
        <w:rPr>
          <w:rFonts w:hint="cs"/>
          <w:rtl/>
        </w:rPr>
        <w:t xml:space="preserve"> </w:t>
      </w:r>
      <w:proofErr w:type="spellStart"/>
      <w:r>
        <w:rPr>
          <w:rFonts w:hint="cs"/>
          <w:rtl/>
        </w:rPr>
        <w:t>איתו</w:t>
      </w:r>
      <w:proofErr w:type="spellEnd"/>
      <w:r>
        <w:rPr>
          <w:rFonts w:hint="cs"/>
          <w:rtl/>
        </w:rPr>
        <w:t xml:space="preserve"> היא תוכל להציג למשקיעים את המוצר </w:t>
      </w:r>
      <w:proofErr w:type="spellStart"/>
      <w:r>
        <w:rPr>
          <w:rFonts w:hint="cs"/>
          <w:rtl/>
        </w:rPr>
        <w:t>וה</w:t>
      </w:r>
      <w:proofErr w:type="spellEnd"/>
      <w:r>
        <w:t>vision</w:t>
      </w:r>
      <w:r>
        <w:rPr>
          <w:rFonts w:hint="cs"/>
          <w:rtl/>
        </w:rPr>
        <w:t xml:space="preserve"> שלה</w:t>
      </w:r>
      <w:r w:rsidR="00C45700">
        <w:rPr>
          <w:rFonts w:hint="cs"/>
          <w:rtl/>
        </w:rPr>
        <w:t>.</w:t>
      </w:r>
    </w:p>
    <w:p w14:paraId="3BAF13BC" w14:textId="1C51306D" w:rsidR="00864F14" w:rsidRDefault="00C45700" w:rsidP="0090232D">
      <w:pPr>
        <w:jc w:val="both"/>
        <w:rPr>
          <w:rtl/>
        </w:rPr>
      </w:pPr>
      <w:r w:rsidRPr="00B825FD">
        <w:rPr>
          <w:rFonts w:hint="cs"/>
          <w:highlight w:val="yellow"/>
          <w:rtl/>
        </w:rPr>
        <w:t>מעט רקע על מייסדי החברה</w:t>
      </w:r>
      <w:r>
        <w:rPr>
          <w:rFonts w:hint="cs"/>
          <w:rtl/>
        </w:rPr>
        <w:t xml:space="preserve"> </w:t>
      </w:r>
      <w:r w:rsidR="00864F14">
        <w:rPr>
          <w:rFonts w:hint="cs"/>
          <w:rtl/>
        </w:rPr>
        <w:t xml:space="preserve"> </w:t>
      </w:r>
    </w:p>
    <w:p w14:paraId="71BB8C8D" w14:textId="77777777" w:rsidR="00B825FD" w:rsidRPr="00864F14" w:rsidRDefault="00B825FD" w:rsidP="0090232D">
      <w:pPr>
        <w:jc w:val="both"/>
        <w:rPr>
          <w:rtl/>
        </w:rPr>
      </w:pPr>
    </w:p>
    <w:p w14:paraId="4BF84473" w14:textId="7536192D" w:rsidR="00385BAB" w:rsidRDefault="00C013AB" w:rsidP="0090232D">
      <w:pPr>
        <w:pStyle w:val="2"/>
        <w:jc w:val="both"/>
        <w:rPr>
          <w:rtl/>
        </w:rPr>
      </w:pPr>
      <w:bookmarkStart w:id="3" w:name="_Toc4588446"/>
      <w:r>
        <w:rPr>
          <w:rFonts w:hint="cs"/>
          <w:rtl/>
        </w:rPr>
        <w:t xml:space="preserve">1.1 </w:t>
      </w:r>
      <w:r w:rsidR="00385BAB" w:rsidRPr="0094640A">
        <w:rPr>
          <w:rFonts w:hint="cs"/>
          <w:rtl/>
        </w:rPr>
        <w:t>הגדרת הבעיה</w:t>
      </w:r>
      <w:bookmarkEnd w:id="3"/>
      <w:r w:rsidR="00385BAB" w:rsidRPr="0094640A">
        <w:rPr>
          <w:rFonts w:hint="cs"/>
          <w:rtl/>
        </w:rPr>
        <w:t xml:space="preserve"> </w:t>
      </w:r>
    </w:p>
    <w:p w14:paraId="30B94623" w14:textId="1076CD90" w:rsidR="00B55905" w:rsidRDefault="00C226B2" w:rsidP="0090232D">
      <w:pPr>
        <w:jc w:val="both"/>
        <w:rPr>
          <w:rFonts w:cs="Calibri"/>
          <w:sz w:val="24"/>
          <w:szCs w:val="24"/>
          <w:rtl/>
        </w:rPr>
      </w:pPr>
      <w:r>
        <w:rPr>
          <w:rFonts w:cs="Calibri" w:hint="cs"/>
          <w:sz w:val="24"/>
          <w:szCs w:val="24"/>
          <w:rtl/>
        </w:rPr>
        <w:t xml:space="preserve">בפרק </w:t>
      </w:r>
      <w:r w:rsidR="005914A4">
        <w:rPr>
          <w:rFonts w:cs="Calibri" w:hint="cs"/>
          <w:sz w:val="24"/>
          <w:szCs w:val="24"/>
          <w:rtl/>
        </w:rPr>
        <w:t xml:space="preserve">הנוכחי נציג את הבעיה הכללית </w:t>
      </w:r>
      <w:r w:rsidR="00B55905" w:rsidRPr="00E72A5E">
        <w:rPr>
          <w:rFonts w:cs="Calibri"/>
          <w:sz w:val="24"/>
          <w:szCs w:val="24"/>
          <w:rtl/>
        </w:rPr>
        <w:t>בגיוס עובדים. כשאנשי</w:t>
      </w:r>
      <w:r w:rsidR="00545B9E">
        <w:rPr>
          <w:rFonts w:cs="Calibri" w:hint="cs"/>
          <w:sz w:val="24"/>
          <w:szCs w:val="24"/>
          <w:rtl/>
        </w:rPr>
        <w:t xml:space="preserve"> משאבי </w:t>
      </w:r>
      <w:r w:rsidR="005914A4">
        <w:rPr>
          <w:rFonts w:cs="Calibri" w:hint="cs"/>
          <w:sz w:val="24"/>
          <w:szCs w:val="24"/>
          <w:rtl/>
        </w:rPr>
        <w:t>אנוש</w:t>
      </w:r>
      <w:r w:rsidR="00B55905" w:rsidRPr="00E72A5E">
        <w:rPr>
          <w:rFonts w:cs="Calibri"/>
          <w:sz w:val="24"/>
          <w:szCs w:val="24"/>
          <w:rtl/>
        </w:rPr>
        <w:t xml:space="preserve"> </w:t>
      </w:r>
      <w:r w:rsidR="005914A4">
        <w:rPr>
          <w:rFonts w:cs="Calibri" w:hint="cs"/>
          <w:sz w:val="24"/>
          <w:szCs w:val="24"/>
          <w:rtl/>
        </w:rPr>
        <w:t>מעוניינים</w:t>
      </w:r>
      <w:r w:rsidR="00B55905" w:rsidRPr="00E72A5E">
        <w:rPr>
          <w:rFonts w:cs="Calibri"/>
          <w:sz w:val="24"/>
          <w:szCs w:val="24"/>
          <w:rtl/>
        </w:rPr>
        <w:t xml:space="preserve"> לגייס עובד</w:t>
      </w:r>
      <w:r w:rsidR="00B55905">
        <w:rPr>
          <w:rFonts w:cs="Calibri" w:hint="cs"/>
          <w:sz w:val="24"/>
          <w:szCs w:val="24"/>
          <w:rtl/>
        </w:rPr>
        <w:t>,</w:t>
      </w:r>
      <w:r w:rsidR="00B55905" w:rsidRPr="00E72A5E">
        <w:rPr>
          <w:rFonts w:cs="Calibri"/>
          <w:sz w:val="24"/>
          <w:szCs w:val="24"/>
          <w:rtl/>
        </w:rPr>
        <w:t xml:space="preserve"> הם לא תמיד יודעים מה</w:t>
      </w:r>
      <w:r w:rsidR="003E698D">
        <w:rPr>
          <w:rFonts w:cs="Calibri" w:hint="cs"/>
          <w:sz w:val="24"/>
          <w:szCs w:val="24"/>
          <w:rtl/>
        </w:rPr>
        <w:t xml:space="preserve">ן תכונותיו של המועמד, </w:t>
      </w:r>
      <w:r w:rsidR="00B55905" w:rsidRPr="00E72A5E">
        <w:rPr>
          <w:rFonts w:cs="Calibri"/>
          <w:sz w:val="24"/>
          <w:szCs w:val="24"/>
          <w:rtl/>
        </w:rPr>
        <w:t xml:space="preserve">האם </w:t>
      </w:r>
      <w:r w:rsidR="003E698D">
        <w:rPr>
          <w:rFonts w:cs="Calibri" w:hint="cs"/>
          <w:sz w:val="24"/>
          <w:szCs w:val="24"/>
          <w:rtl/>
        </w:rPr>
        <w:t>תכונותיו</w:t>
      </w:r>
      <w:r w:rsidR="00B55905" w:rsidRPr="00E72A5E">
        <w:rPr>
          <w:rFonts w:cs="Calibri"/>
          <w:sz w:val="24"/>
          <w:szCs w:val="24"/>
          <w:rtl/>
        </w:rPr>
        <w:t xml:space="preserve"> מתאימ</w:t>
      </w:r>
      <w:r w:rsidR="00B55905">
        <w:rPr>
          <w:rFonts w:cs="Calibri"/>
          <w:sz w:val="24"/>
          <w:szCs w:val="24"/>
          <w:rtl/>
        </w:rPr>
        <w:t>ות למ</w:t>
      </w:r>
      <w:r w:rsidR="005914A4">
        <w:rPr>
          <w:rFonts w:cs="Calibri" w:hint="cs"/>
          <w:sz w:val="24"/>
          <w:szCs w:val="24"/>
          <w:rtl/>
        </w:rPr>
        <w:t>שרה אותה מייעדים לו או לא</w:t>
      </w:r>
      <w:r w:rsidR="00B55905">
        <w:rPr>
          <w:rFonts w:cs="Calibri"/>
          <w:sz w:val="24"/>
          <w:szCs w:val="24"/>
          <w:rtl/>
        </w:rPr>
        <w:t>. לכן</w:t>
      </w:r>
      <w:r w:rsidR="00B55905">
        <w:rPr>
          <w:rFonts w:cs="Calibri" w:hint="cs"/>
          <w:sz w:val="24"/>
          <w:szCs w:val="24"/>
          <w:rtl/>
        </w:rPr>
        <w:t>,</w:t>
      </w:r>
      <w:r w:rsidR="00B55905" w:rsidRPr="00E72A5E">
        <w:rPr>
          <w:rFonts w:cs="Calibri"/>
          <w:sz w:val="24"/>
          <w:szCs w:val="24"/>
          <w:rtl/>
        </w:rPr>
        <w:t xml:space="preserve"> יש הרבה שיטות לברר מי</w:t>
      </w:r>
      <w:r w:rsidR="00B92D5F">
        <w:rPr>
          <w:rFonts w:cs="Calibri" w:hint="cs"/>
          <w:sz w:val="24"/>
          <w:szCs w:val="24"/>
          <w:rtl/>
        </w:rPr>
        <w:t>הו</w:t>
      </w:r>
      <w:r w:rsidR="00B55905" w:rsidRPr="00E72A5E">
        <w:rPr>
          <w:rFonts w:cs="Calibri"/>
          <w:sz w:val="24"/>
          <w:szCs w:val="24"/>
          <w:rtl/>
        </w:rPr>
        <w:t xml:space="preserve"> </w:t>
      </w:r>
      <w:r w:rsidR="00B92D5F">
        <w:rPr>
          <w:rFonts w:cs="Calibri" w:hint="cs"/>
          <w:sz w:val="24"/>
          <w:szCs w:val="24"/>
          <w:rtl/>
        </w:rPr>
        <w:t>המועמד</w:t>
      </w:r>
      <w:r w:rsidR="00B55905" w:rsidRPr="00E72A5E">
        <w:rPr>
          <w:rFonts w:cs="Calibri"/>
          <w:sz w:val="24"/>
          <w:szCs w:val="24"/>
          <w:rtl/>
        </w:rPr>
        <w:t xml:space="preserve"> ומה</w:t>
      </w:r>
      <w:r w:rsidR="00B92D5F">
        <w:rPr>
          <w:rFonts w:cs="Calibri" w:hint="cs"/>
          <w:sz w:val="24"/>
          <w:szCs w:val="24"/>
          <w:rtl/>
        </w:rPr>
        <w:t>ם תכונותיו</w:t>
      </w:r>
      <w:r w:rsidR="0065617D">
        <w:rPr>
          <w:rFonts w:cs="Calibri" w:hint="cs"/>
          <w:sz w:val="24"/>
          <w:szCs w:val="24"/>
          <w:rtl/>
        </w:rPr>
        <w:t xml:space="preserve"> ולא תמיד מתקבלת התמונה המלאה, יש פעמים בה</w:t>
      </w:r>
      <w:r w:rsidR="00545B9E">
        <w:rPr>
          <w:rFonts w:cs="Calibri" w:hint="cs"/>
          <w:sz w:val="24"/>
          <w:szCs w:val="24"/>
          <w:rtl/>
        </w:rPr>
        <w:t>ן</w:t>
      </w:r>
      <w:r w:rsidR="0065617D">
        <w:rPr>
          <w:rFonts w:cs="Calibri" w:hint="cs"/>
          <w:sz w:val="24"/>
          <w:szCs w:val="24"/>
          <w:rtl/>
        </w:rPr>
        <w:t xml:space="preserve"> צריך לבצע הכלאה בין השיטות כדי לקבלת תוצאות טובות יותר</w:t>
      </w:r>
      <w:r w:rsidR="00B55905" w:rsidRPr="00E72A5E">
        <w:rPr>
          <w:rFonts w:cs="Calibri"/>
          <w:sz w:val="24"/>
          <w:szCs w:val="24"/>
          <w:rtl/>
        </w:rPr>
        <w:t>.</w:t>
      </w:r>
    </w:p>
    <w:p w14:paraId="55936FCA" w14:textId="38B8D6F8" w:rsidR="0065617D" w:rsidRDefault="0065617D" w:rsidP="0090232D">
      <w:pPr>
        <w:jc w:val="both"/>
        <w:rPr>
          <w:rFonts w:cs="Calibri"/>
          <w:sz w:val="24"/>
          <w:szCs w:val="24"/>
          <w:rtl/>
        </w:rPr>
      </w:pPr>
      <w:r>
        <w:rPr>
          <w:rFonts w:cs="Calibri" w:hint="cs"/>
          <w:sz w:val="24"/>
          <w:szCs w:val="24"/>
          <w:rtl/>
        </w:rPr>
        <w:t xml:space="preserve">הדבר כמובן כרוך בהשקעה רבה של זמן, משאבים וכסף, ולמרות זאת אין בכך </w:t>
      </w:r>
      <w:proofErr w:type="spellStart"/>
      <w:r>
        <w:rPr>
          <w:rFonts w:cs="Calibri" w:hint="cs"/>
          <w:sz w:val="24"/>
          <w:szCs w:val="24"/>
          <w:rtl/>
        </w:rPr>
        <w:t>מחוייבות</w:t>
      </w:r>
      <w:proofErr w:type="spellEnd"/>
      <w:r>
        <w:rPr>
          <w:rFonts w:cs="Calibri" w:hint="cs"/>
          <w:sz w:val="24"/>
          <w:szCs w:val="24"/>
          <w:rtl/>
        </w:rPr>
        <w:t xml:space="preserve"> שבסוף התהליך נוכל כבר לגייס את המועמד</w:t>
      </w:r>
      <w:r w:rsidR="00545B9E">
        <w:rPr>
          <w:rFonts w:cs="Calibri" w:hint="cs"/>
          <w:sz w:val="24"/>
          <w:szCs w:val="24"/>
          <w:rtl/>
        </w:rPr>
        <w:t>,</w:t>
      </w:r>
      <w:r>
        <w:rPr>
          <w:rFonts w:cs="Calibri" w:hint="cs"/>
          <w:sz w:val="24"/>
          <w:szCs w:val="24"/>
          <w:rtl/>
        </w:rPr>
        <w:t xml:space="preserve"> כי יכול להיות שהוא </w:t>
      </w:r>
      <w:proofErr w:type="spellStart"/>
      <w:r>
        <w:rPr>
          <w:rFonts w:cs="Calibri" w:hint="cs"/>
          <w:sz w:val="24"/>
          <w:szCs w:val="24"/>
          <w:rtl/>
        </w:rPr>
        <w:t>יפול</w:t>
      </w:r>
      <w:proofErr w:type="spellEnd"/>
      <w:r>
        <w:rPr>
          <w:rFonts w:cs="Calibri" w:hint="cs"/>
          <w:sz w:val="24"/>
          <w:szCs w:val="24"/>
          <w:rtl/>
        </w:rPr>
        <w:t xml:space="preserve"> בשלב מאוחר יחסית או לחילופין בשל התהליך הארוך הוא יענה בחיוב לחברה אחרת שבה התהליך מהיר יותר</w:t>
      </w:r>
      <w:r w:rsidR="00241358">
        <w:rPr>
          <w:rFonts w:cs="Calibri"/>
          <w:sz w:val="24"/>
          <w:szCs w:val="24"/>
        </w:rPr>
        <w:t xml:space="preserve"> </w:t>
      </w:r>
      <w:r w:rsidR="00241358">
        <w:rPr>
          <w:rFonts w:cs="Calibri" w:hint="cs"/>
          <w:sz w:val="24"/>
          <w:szCs w:val="24"/>
          <w:rtl/>
        </w:rPr>
        <w:t xml:space="preserve"> </w:t>
      </w:r>
      <w:commentRangeStart w:id="4"/>
      <w:r w:rsidR="00241358">
        <w:rPr>
          <w:rFonts w:cs="Calibri" w:hint="cs"/>
          <w:sz w:val="24"/>
          <w:szCs w:val="24"/>
          <w:rtl/>
        </w:rPr>
        <w:t>(כנראה גם פחות מדויק)</w:t>
      </w:r>
      <w:commentRangeEnd w:id="4"/>
      <w:r w:rsidR="002F6754">
        <w:rPr>
          <w:rStyle w:val="ad"/>
          <w:rtl/>
        </w:rPr>
        <w:commentReference w:id="4"/>
      </w:r>
      <w:r>
        <w:rPr>
          <w:rFonts w:cs="Calibri" w:hint="cs"/>
          <w:sz w:val="24"/>
          <w:szCs w:val="24"/>
          <w:rtl/>
        </w:rPr>
        <w:t>.</w:t>
      </w:r>
    </w:p>
    <w:p w14:paraId="4509D833" w14:textId="3966447C" w:rsidR="00937137" w:rsidRDefault="00937137" w:rsidP="0090232D">
      <w:pPr>
        <w:jc w:val="both"/>
        <w:rPr>
          <w:rFonts w:cs="Calibri"/>
          <w:sz w:val="24"/>
          <w:szCs w:val="24"/>
          <w:rtl/>
        </w:rPr>
      </w:pPr>
      <w:r>
        <w:rPr>
          <w:rFonts w:cs="Calibri" w:hint="cs"/>
          <w:sz w:val="24"/>
          <w:szCs w:val="24"/>
          <w:rtl/>
        </w:rPr>
        <w:t>בעיה נוספת בה הפרו</w:t>
      </w:r>
      <w:r w:rsidR="002F6754">
        <w:rPr>
          <w:rFonts w:cs="Calibri" w:hint="cs"/>
          <w:sz w:val="24"/>
          <w:szCs w:val="24"/>
          <w:rtl/>
        </w:rPr>
        <w:t>יקט מטפל היא בעיית הרכבת הצוותים-</w:t>
      </w:r>
    </w:p>
    <w:p w14:paraId="76957882" w14:textId="235E1507" w:rsidR="00937137" w:rsidRDefault="00937137" w:rsidP="0090232D">
      <w:pPr>
        <w:jc w:val="both"/>
        <w:rPr>
          <w:rFonts w:cs="Calibri"/>
          <w:sz w:val="24"/>
          <w:szCs w:val="24"/>
          <w:rtl/>
        </w:rPr>
      </w:pPr>
      <w:r>
        <w:rPr>
          <w:rFonts w:cs="Calibri" w:hint="cs"/>
          <w:sz w:val="24"/>
          <w:szCs w:val="24"/>
          <w:rtl/>
        </w:rPr>
        <w:t xml:space="preserve">לפעמים חברה מחליטה על צעד לפיתוח מוצר חדש שיכבוש את השוק, </w:t>
      </w:r>
      <w:proofErr w:type="spellStart"/>
      <w:r>
        <w:rPr>
          <w:rFonts w:cs="Calibri" w:hint="cs"/>
          <w:sz w:val="24"/>
          <w:szCs w:val="24"/>
          <w:rtl/>
        </w:rPr>
        <w:t>בדר"כ</w:t>
      </w:r>
      <w:proofErr w:type="spellEnd"/>
      <w:r>
        <w:rPr>
          <w:rFonts w:cs="Calibri" w:hint="cs"/>
          <w:sz w:val="24"/>
          <w:szCs w:val="24"/>
          <w:rtl/>
        </w:rPr>
        <w:t xml:space="preserve"> מדובר בפיתוח מהיר </w:t>
      </w:r>
      <w:r w:rsidR="00CC79EA">
        <w:rPr>
          <w:rFonts w:cs="Calibri" w:hint="cs"/>
          <w:sz w:val="24"/>
          <w:szCs w:val="24"/>
          <w:rtl/>
        </w:rPr>
        <w:t xml:space="preserve">מה שע"פ רוב </w:t>
      </w:r>
      <w:r w:rsidR="002F6754">
        <w:rPr>
          <w:rFonts w:cs="Calibri" w:hint="cs"/>
          <w:sz w:val="24"/>
          <w:szCs w:val="24"/>
          <w:rtl/>
        </w:rPr>
        <w:t>מצריך אנשים המכירים את אופי החבר</w:t>
      </w:r>
      <w:r w:rsidR="00CC79EA">
        <w:rPr>
          <w:rFonts w:cs="Calibri" w:hint="cs"/>
          <w:sz w:val="24"/>
          <w:szCs w:val="24"/>
          <w:rtl/>
        </w:rPr>
        <w:t xml:space="preserve">ה ומוצריה, </w:t>
      </w:r>
      <w:r>
        <w:rPr>
          <w:rFonts w:cs="Calibri" w:hint="cs"/>
          <w:sz w:val="24"/>
          <w:szCs w:val="24"/>
          <w:rtl/>
        </w:rPr>
        <w:t>לכן לרוב יורכב הצוות מ</w:t>
      </w:r>
      <w:r w:rsidR="00CC79EA">
        <w:rPr>
          <w:rFonts w:cs="Calibri" w:hint="cs"/>
          <w:sz w:val="24"/>
          <w:szCs w:val="24"/>
          <w:rtl/>
        </w:rPr>
        <w:t>עובדי החברה</w:t>
      </w:r>
      <w:r>
        <w:rPr>
          <w:rFonts w:cs="Calibri" w:hint="cs"/>
          <w:sz w:val="24"/>
          <w:szCs w:val="24"/>
          <w:rtl/>
        </w:rPr>
        <w:t xml:space="preserve">, ומכאן </w:t>
      </w:r>
      <w:r w:rsidR="00CC79EA">
        <w:rPr>
          <w:rFonts w:cs="Calibri" w:hint="cs"/>
          <w:sz w:val="24"/>
          <w:szCs w:val="24"/>
          <w:rtl/>
        </w:rPr>
        <w:t xml:space="preserve">אנחנו מגיעים לשאלה איזו קומבינציה </w:t>
      </w:r>
      <w:proofErr w:type="spellStart"/>
      <w:r w:rsidR="00CC79EA">
        <w:rPr>
          <w:rFonts w:cs="Calibri" w:hint="cs"/>
          <w:sz w:val="24"/>
          <w:szCs w:val="24"/>
          <w:rtl/>
        </w:rPr>
        <w:t>תתן</w:t>
      </w:r>
      <w:proofErr w:type="spellEnd"/>
      <w:r w:rsidR="00CC79EA">
        <w:rPr>
          <w:rFonts w:cs="Calibri" w:hint="cs"/>
          <w:sz w:val="24"/>
          <w:szCs w:val="24"/>
          <w:rtl/>
        </w:rPr>
        <w:t xml:space="preserve"> לנו את הצוות המוצלח ביותר למשימה? ככל שהחברה גדולה יותר כך כמות הפרמוטציות השונות גדלה, מה שהופך את המשימה ללא כ"כ פשוטה </w:t>
      </w:r>
      <w:proofErr w:type="spellStart"/>
      <w:r w:rsidR="00CC79EA">
        <w:rPr>
          <w:rFonts w:cs="Calibri" w:hint="cs"/>
          <w:sz w:val="24"/>
          <w:szCs w:val="24"/>
          <w:rtl/>
        </w:rPr>
        <w:t>וטריויאלית</w:t>
      </w:r>
      <w:proofErr w:type="spellEnd"/>
      <w:r w:rsidR="00CC79EA">
        <w:rPr>
          <w:rFonts w:cs="Calibri" w:hint="cs"/>
          <w:sz w:val="24"/>
          <w:szCs w:val="24"/>
          <w:rtl/>
        </w:rPr>
        <w:t>, הדבר נכון עוד יותר כאשר ההרכבה נעשית ממועמדים שאינם עובדי החברה.</w:t>
      </w:r>
      <w:r>
        <w:rPr>
          <w:rFonts w:cs="Calibri" w:hint="cs"/>
          <w:sz w:val="24"/>
          <w:szCs w:val="24"/>
          <w:rtl/>
        </w:rPr>
        <w:t xml:space="preserve"> </w:t>
      </w:r>
    </w:p>
    <w:p w14:paraId="3E1A2F84" w14:textId="77777777" w:rsidR="00B825FD" w:rsidRPr="00B55905" w:rsidRDefault="00B825FD" w:rsidP="0090232D">
      <w:pPr>
        <w:jc w:val="both"/>
      </w:pPr>
    </w:p>
    <w:p w14:paraId="58793C18" w14:textId="5FFA0254" w:rsidR="00C013AB" w:rsidRPr="00C013AB" w:rsidRDefault="00C013AB" w:rsidP="0090232D">
      <w:pPr>
        <w:pStyle w:val="2"/>
        <w:jc w:val="both"/>
        <w:rPr>
          <w:rtl/>
        </w:rPr>
      </w:pPr>
      <w:bookmarkStart w:id="5" w:name="_Toc4588447"/>
      <w:r>
        <w:rPr>
          <w:rFonts w:eastAsiaTheme="minorHAnsi" w:hint="cs"/>
          <w:rtl/>
        </w:rPr>
        <w:t xml:space="preserve">1.2 </w:t>
      </w:r>
      <w:commentRangeStart w:id="6"/>
      <w:r w:rsidR="002F6754">
        <w:rPr>
          <w:rFonts w:eastAsiaTheme="minorHAnsi" w:hint="cs"/>
          <w:rtl/>
        </w:rPr>
        <w:t>הצעת הפתרון</w:t>
      </w:r>
      <w:commentRangeEnd w:id="6"/>
      <w:r w:rsidR="002F6754">
        <w:rPr>
          <w:rStyle w:val="ad"/>
          <w:rFonts w:asciiTheme="minorHAnsi" w:eastAsiaTheme="minorHAnsi" w:hAnsiTheme="minorHAnsi" w:cstheme="minorBidi"/>
          <w:b w:val="0"/>
          <w:bCs w:val="0"/>
          <w:color w:val="auto"/>
          <w:rtl/>
        </w:rPr>
        <w:commentReference w:id="6"/>
      </w:r>
      <w:bookmarkEnd w:id="5"/>
    </w:p>
    <w:p w14:paraId="66C54B41" w14:textId="77777777" w:rsidR="00AD627E" w:rsidRDefault="00B55905" w:rsidP="0090232D">
      <w:pPr>
        <w:jc w:val="both"/>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sidR="00241358">
        <w:rPr>
          <w:rFonts w:cs="Calibri" w:hint="cs"/>
          <w:sz w:val="24"/>
          <w:szCs w:val="24"/>
          <w:rtl/>
        </w:rPr>
        <w:t xml:space="preserve"> </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sidR="00AD627E">
        <w:rPr>
          <w:rFonts w:cs="Calibri" w:hint="cs"/>
          <w:sz w:val="24"/>
          <w:szCs w:val="24"/>
          <w:rtl/>
        </w:rPr>
        <w:t xml:space="preserve"> מתוך נקודת מוצא כי אדם המנהל פרופילים שונים ברשתות החברתיות לאורך זמן, כבר לא יוכל כ"כ לשקר או לייפות את המציאות</w:t>
      </w:r>
      <w:r>
        <w:rPr>
          <w:rFonts w:cs="Calibri" w:hint="cs"/>
          <w:sz w:val="24"/>
          <w:szCs w:val="24"/>
          <w:rtl/>
        </w:rPr>
        <w:t>.</w:t>
      </w:r>
      <w:r>
        <w:rPr>
          <w:rFonts w:cstheme="minorHAnsi" w:hint="cs"/>
          <w:sz w:val="24"/>
          <w:szCs w:val="24"/>
          <w:rtl/>
        </w:rPr>
        <w:t xml:space="preserve"> </w:t>
      </w:r>
    </w:p>
    <w:p w14:paraId="266923E4" w14:textId="3A3D8FE0" w:rsidR="00B55905" w:rsidRPr="00B55905" w:rsidRDefault="00B55905" w:rsidP="0090232D">
      <w:pPr>
        <w:jc w:val="both"/>
        <w:rPr>
          <w:rFonts w:cstheme="minorHAnsi"/>
          <w:sz w:val="24"/>
          <w:szCs w:val="24"/>
          <w:rtl/>
        </w:rPr>
      </w:pP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 xml:space="preserve">תמונה כוללת </w:t>
      </w:r>
      <w:r w:rsidR="00241358">
        <w:rPr>
          <w:rFonts w:cs="Calibri" w:hint="cs"/>
          <w:sz w:val="24"/>
          <w:szCs w:val="24"/>
          <w:rtl/>
        </w:rPr>
        <w:t xml:space="preserve">ומלאה </w:t>
      </w:r>
      <w:r w:rsidRPr="00E72A5E">
        <w:rPr>
          <w:rFonts w:cs="Calibri"/>
          <w:sz w:val="24"/>
          <w:szCs w:val="24"/>
          <w:rtl/>
        </w:rPr>
        <w:t>על העובד בהתאם לפרופילים שלו ברשתות החברתיות.</w:t>
      </w:r>
    </w:p>
    <w:p w14:paraId="57A62A35" w14:textId="72845BB1" w:rsidR="00AD627E" w:rsidRDefault="00864F14" w:rsidP="0090232D">
      <w:pPr>
        <w:jc w:val="both"/>
        <w:rPr>
          <w:rFonts w:cs="Calibri"/>
          <w:sz w:val="24"/>
          <w:szCs w:val="24"/>
          <w:rtl/>
        </w:rPr>
      </w:pPr>
      <w:r>
        <w:rPr>
          <w:rFonts w:cs="Calibri" w:hint="cs"/>
          <w:sz w:val="24"/>
          <w:szCs w:val="24"/>
          <w:rtl/>
        </w:rPr>
        <w:t>ב</w:t>
      </w:r>
      <w:r w:rsidR="00241358">
        <w:rPr>
          <w:rFonts w:cs="Calibri" w:hint="cs"/>
          <w:sz w:val="24"/>
          <w:szCs w:val="24"/>
          <w:rtl/>
        </w:rPr>
        <w:t xml:space="preserve">פרויקט הזה </w:t>
      </w:r>
      <w:r>
        <w:rPr>
          <w:rFonts w:cs="Calibri" w:hint="cs"/>
          <w:sz w:val="24"/>
          <w:szCs w:val="24"/>
          <w:rtl/>
        </w:rPr>
        <w:t>מ</w:t>
      </w:r>
      <w:r w:rsidR="002F6754">
        <w:rPr>
          <w:rFonts w:cs="Calibri" w:hint="cs"/>
          <w:sz w:val="24"/>
          <w:szCs w:val="24"/>
          <w:rtl/>
        </w:rPr>
        <w:t>י</w:t>
      </w:r>
      <w:r>
        <w:rPr>
          <w:rFonts w:cs="Calibri" w:hint="cs"/>
          <w:sz w:val="24"/>
          <w:szCs w:val="24"/>
          <w:rtl/>
        </w:rPr>
        <w:t>משנו את החלק הראשון בהקמת החברה</w:t>
      </w:r>
      <w:r w:rsidR="002F6754">
        <w:rPr>
          <w:rFonts w:cs="Calibri" w:hint="cs"/>
          <w:sz w:val="24"/>
          <w:szCs w:val="24"/>
          <w:rtl/>
        </w:rPr>
        <w:t>,</w:t>
      </w:r>
      <w:r w:rsidR="00AD627E">
        <w:rPr>
          <w:rFonts w:cs="Calibri" w:hint="cs"/>
          <w:sz w:val="24"/>
          <w:szCs w:val="24"/>
          <w:rtl/>
        </w:rPr>
        <w:t xml:space="preserve"> אשר מבוסס על קלט המגיע מהמועמד עצמו ע"י מילוי שאלונים מיוחדים, ובהמשך (לאחר שהחברה תחזור מסבב המשקיעים) יוחלף החלק של מילוי השאלונים ב</w:t>
      </w:r>
      <w:r w:rsidR="002F6754">
        <w:rPr>
          <w:rFonts w:cs="Calibri" w:hint="cs"/>
          <w:sz w:val="24"/>
          <w:szCs w:val="24"/>
          <w:rtl/>
        </w:rPr>
        <w:t xml:space="preserve">קלט מהרשתות החברתיות שיעבור עיבוד על </w:t>
      </w:r>
      <w:commentRangeStart w:id="7"/>
      <w:r w:rsidR="002F6754">
        <w:rPr>
          <w:rFonts w:cs="Calibri" w:hint="cs"/>
          <w:sz w:val="24"/>
          <w:szCs w:val="24"/>
          <w:rtl/>
        </w:rPr>
        <w:t xml:space="preserve">ידי </w:t>
      </w:r>
      <w:r w:rsidR="00AD627E">
        <w:rPr>
          <w:rFonts w:cs="Calibri"/>
          <w:sz w:val="24"/>
          <w:szCs w:val="24"/>
        </w:rPr>
        <w:t>Machine Learning</w:t>
      </w:r>
      <w:r w:rsidR="00AD627E">
        <w:rPr>
          <w:rFonts w:cs="Calibri" w:hint="cs"/>
          <w:sz w:val="24"/>
          <w:szCs w:val="24"/>
          <w:rtl/>
        </w:rPr>
        <w:t>.</w:t>
      </w:r>
      <w:commentRangeEnd w:id="7"/>
      <w:r w:rsidR="002F6754">
        <w:rPr>
          <w:rStyle w:val="ad"/>
          <w:rtl/>
        </w:rPr>
        <w:commentReference w:id="7"/>
      </w:r>
    </w:p>
    <w:p w14:paraId="27C4091D" w14:textId="5B8B33EA" w:rsidR="00CC79EA" w:rsidRDefault="00CC79EA" w:rsidP="0090232D">
      <w:pPr>
        <w:jc w:val="both"/>
        <w:rPr>
          <w:rFonts w:cs="Calibri"/>
          <w:sz w:val="24"/>
          <w:szCs w:val="24"/>
          <w:rtl/>
        </w:rPr>
      </w:pPr>
      <w:r>
        <w:rPr>
          <w:rFonts w:cs="Calibri" w:hint="cs"/>
          <w:sz w:val="24"/>
          <w:szCs w:val="24"/>
          <w:rtl/>
        </w:rPr>
        <w:t xml:space="preserve">דבר נוסף שצריך להשתכלל עם התקדמות החברה הוא רמת הדיוק </w:t>
      </w:r>
      <w:del w:id="8" w:author="גמליאל" w:date="2019-03-26T20:58:00Z">
        <w:r w:rsidDel="002F6754">
          <w:rPr>
            <w:rFonts w:cs="Calibri" w:hint="cs"/>
            <w:sz w:val="24"/>
            <w:szCs w:val="24"/>
            <w:rtl/>
          </w:rPr>
          <w:delText>שאנחנו מגדירים</w:delText>
        </w:r>
      </w:del>
      <w:ins w:id="9" w:author="גמליאל" w:date="2019-03-26T20:58:00Z">
        <w:r w:rsidR="002F6754">
          <w:rPr>
            <w:rFonts w:cs="Calibri" w:hint="cs"/>
            <w:sz w:val="24"/>
            <w:szCs w:val="24"/>
            <w:rtl/>
          </w:rPr>
          <w:t>בהגדרת</w:t>
        </w:r>
      </w:ins>
      <w:r>
        <w:rPr>
          <w:rFonts w:cs="Calibri" w:hint="cs"/>
          <w:sz w:val="24"/>
          <w:szCs w:val="24"/>
          <w:rtl/>
        </w:rPr>
        <w:t xml:space="preserve"> "מינונים" </w:t>
      </w:r>
      <w:del w:id="10" w:author="גמליאל" w:date="2019-03-26T20:58:00Z">
        <w:r w:rsidDel="002F6754">
          <w:rPr>
            <w:rFonts w:cs="Calibri" w:hint="cs"/>
            <w:sz w:val="24"/>
            <w:szCs w:val="24"/>
            <w:rtl/>
          </w:rPr>
          <w:delText xml:space="preserve">שונים </w:delText>
        </w:r>
      </w:del>
      <w:ins w:id="11" w:author="גמליאל" w:date="2019-03-26T20:58:00Z">
        <w:r w:rsidR="002F6754">
          <w:rPr>
            <w:rFonts w:cs="Calibri" w:hint="cs"/>
            <w:sz w:val="24"/>
            <w:szCs w:val="24"/>
            <w:rtl/>
          </w:rPr>
          <w:t xml:space="preserve">מומלצים </w:t>
        </w:r>
      </w:ins>
      <w:r>
        <w:rPr>
          <w:rFonts w:cs="Calibri" w:hint="cs"/>
          <w:sz w:val="24"/>
          <w:szCs w:val="24"/>
          <w:rtl/>
        </w:rPr>
        <w:t>עבור תכונות המתאימות למשרה מסוימת</w:t>
      </w:r>
      <w:ins w:id="12" w:author="גמליאל" w:date="2019-03-26T20:58:00Z">
        <w:r w:rsidR="002F6754">
          <w:rPr>
            <w:rFonts w:cs="Calibri" w:hint="cs"/>
            <w:sz w:val="24"/>
            <w:szCs w:val="24"/>
            <w:rtl/>
          </w:rPr>
          <w:t>.</w:t>
        </w:r>
      </w:ins>
      <w:del w:id="13" w:author="גמליאל" w:date="2019-03-26T20:58:00Z">
        <w:r w:rsidDel="002F6754">
          <w:rPr>
            <w:rFonts w:cs="Calibri" w:hint="cs"/>
            <w:sz w:val="24"/>
            <w:szCs w:val="24"/>
            <w:rtl/>
          </w:rPr>
          <w:delText>,</w:delText>
        </w:r>
      </w:del>
      <w:r>
        <w:rPr>
          <w:rFonts w:cs="Calibri" w:hint="cs"/>
          <w:sz w:val="24"/>
          <w:szCs w:val="24"/>
          <w:rtl/>
        </w:rPr>
        <w:t xml:space="preserve"> בשלב זה הפרויקט מבוסס בעיקר על מחקריו של מנכ"ל החברה</w:t>
      </w:r>
      <w:ins w:id="14" w:author="גמליאל" w:date="2019-03-26T20:58:00Z">
        <w:r w:rsidR="002F6754">
          <w:rPr>
            <w:rFonts w:cs="Calibri" w:hint="cs"/>
            <w:sz w:val="24"/>
            <w:szCs w:val="24"/>
            <w:rtl/>
          </w:rPr>
          <w:t>,</w:t>
        </w:r>
      </w:ins>
      <w:r>
        <w:rPr>
          <w:rFonts w:cs="Calibri" w:hint="cs"/>
          <w:sz w:val="24"/>
          <w:szCs w:val="24"/>
          <w:rtl/>
        </w:rPr>
        <w:t xml:space="preserve"> ובשלב מתקדם יותר התוכנה </w:t>
      </w:r>
      <w:commentRangeStart w:id="15"/>
      <w:r>
        <w:rPr>
          <w:rFonts w:cs="Calibri" w:hint="cs"/>
          <w:sz w:val="24"/>
          <w:szCs w:val="24"/>
          <w:rtl/>
        </w:rPr>
        <w:t>תסופק</w:t>
      </w:r>
      <w:commentRangeEnd w:id="15"/>
      <w:r w:rsidR="002F6754">
        <w:rPr>
          <w:rStyle w:val="ad"/>
          <w:rtl/>
        </w:rPr>
        <w:commentReference w:id="15"/>
      </w:r>
      <w:r>
        <w:rPr>
          <w:rFonts w:cs="Calibri" w:hint="cs"/>
          <w:sz w:val="24"/>
          <w:szCs w:val="24"/>
          <w:rtl/>
        </w:rPr>
        <w:t xml:space="preserve"> לחברות השונות לצורך מיפוי טוב יותר המגיע ע"י חוכמת המונים, למשל כדי לאפיין רופא מקצועי, מדויק וטוב, נחלק את המערכת לבתי חולים וע"י כך נוכל להתעדכן בשינויים ובכך להעלות את רמת הדיוק של המערכת.</w:t>
      </w:r>
    </w:p>
    <w:p w14:paraId="0568F305" w14:textId="3FE748F0" w:rsidR="00937137" w:rsidRDefault="00CC79EA" w:rsidP="0090232D">
      <w:pPr>
        <w:jc w:val="both"/>
        <w:rPr>
          <w:rFonts w:cs="Calibri"/>
          <w:sz w:val="24"/>
          <w:szCs w:val="24"/>
          <w:rtl/>
        </w:rPr>
      </w:pPr>
      <w:r>
        <w:rPr>
          <w:rFonts w:cs="Calibri" w:hint="cs"/>
          <w:sz w:val="24"/>
          <w:szCs w:val="24"/>
          <w:rtl/>
        </w:rPr>
        <w:lastRenderedPageBreak/>
        <w:t xml:space="preserve">ברגע שיש בידנו </w:t>
      </w:r>
      <w:proofErr w:type="spellStart"/>
      <w:r>
        <w:rPr>
          <w:rFonts w:cs="Calibri" w:hint="cs"/>
          <w:sz w:val="24"/>
          <w:szCs w:val="24"/>
          <w:rtl/>
        </w:rPr>
        <w:t>איפיון</w:t>
      </w:r>
      <w:proofErr w:type="spellEnd"/>
      <w:r>
        <w:rPr>
          <w:rFonts w:cs="Calibri" w:hint="cs"/>
          <w:sz w:val="24"/>
          <w:szCs w:val="24"/>
          <w:rtl/>
        </w:rPr>
        <w:t xml:space="preserve"> מלא של מועמד למשרה (מבוסס על החלק הקודם), אנחנו יכולים לייצר מיפוי של אנשים אשר </w:t>
      </w:r>
      <w:del w:id="16" w:author="גמליאל" w:date="2019-03-26T21:01:00Z">
        <w:r w:rsidDel="002F6754">
          <w:rPr>
            <w:rFonts w:cs="Calibri" w:hint="cs"/>
            <w:sz w:val="24"/>
            <w:szCs w:val="24"/>
            <w:rtl/>
          </w:rPr>
          <w:delText>יוכלו להרכיב מהם</w:delText>
        </w:r>
      </w:del>
      <w:ins w:id="17" w:author="גמליאל" w:date="2019-03-26T21:01:00Z">
        <w:r w:rsidR="002F6754">
          <w:rPr>
            <w:rFonts w:cs="Calibri" w:hint="cs"/>
            <w:sz w:val="24"/>
            <w:szCs w:val="24"/>
            <w:rtl/>
          </w:rPr>
          <w:t>מהם נוכל להרכיב</w:t>
        </w:r>
      </w:ins>
      <w:r>
        <w:rPr>
          <w:rFonts w:cs="Calibri" w:hint="cs"/>
          <w:sz w:val="24"/>
          <w:szCs w:val="24"/>
          <w:rtl/>
        </w:rPr>
        <w:t xml:space="preserve"> צוות שיהיה המתאים ביותר עבור המשימה (כמובן שגם האלגוריתם לחיבור הצוות מבוסס על מחקרים של מנכ"ל החברה). </w:t>
      </w:r>
    </w:p>
    <w:p w14:paraId="00DD3B8D" w14:textId="1485BF28" w:rsidR="00B55905" w:rsidRDefault="00241358" w:rsidP="0090232D">
      <w:pPr>
        <w:jc w:val="both"/>
        <w:rPr>
          <w:rFonts w:cs="Calibri"/>
          <w:sz w:val="24"/>
          <w:szCs w:val="24"/>
          <w:rtl/>
        </w:rPr>
      </w:pPr>
      <w:r>
        <w:rPr>
          <w:rFonts w:cs="Calibri" w:hint="cs"/>
          <w:sz w:val="24"/>
          <w:szCs w:val="24"/>
          <w:rtl/>
        </w:rPr>
        <w:t xml:space="preserve"> </w:t>
      </w:r>
      <w:r w:rsidR="000D6429">
        <w:rPr>
          <w:rFonts w:cs="Calibri" w:hint="cs"/>
          <w:sz w:val="24"/>
          <w:szCs w:val="24"/>
          <w:rtl/>
        </w:rPr>
        <w:t>בשלב זה הפרויקט אכן מספק פתרון מתקדם בהרבה ממה שהשוק מציע כיום, כמובן שמבחינת ה</w:t>
      </w:r>
      <w:r w:rsidR="000D6429">
        <w:rPr>
          <w:rFonts w:cs="Calibri"/>
          <w:sz w:val="24"/>
          <w:szCs w:val="24"/>
        </w:rPr>
        <w:t>vision</w:t>
      </w:r>
      <w:r w:rsidR="000D6429">
        <w:rPr>
          <w:rFonts w:cs="Calibri" w:hint="cs"/>
          <w:sz w:val="24"/>
          <w:szCs w:val="24"/>
          <w:rtl/>
        </w:rPr>
        <w:t xml:space="preserve"> של החברה יש עוד במה להתקדם כדי להשיג פתרון מלא.</w:t>
      </w:r>
    </w:p>
    <w:p w14:paraId="6A03209E" w14:textId="42B5115A" w:rsidR="00D736C9" w:rsidRDefault="00D736C9" w:rsidP="0090232D">
      <w:pPr>
        <w:jc w:val="both"/>
        <w:rPr>
          <w:rFonts w:cs="Calibri"/>
          <w:sz w:val="24"/>
          <w:szCs w:val="24"/>
          <w:rtl/>
        </w:rPr>
      </w:pPr>
      <w:r>
        <w:rPr>
          <w:rFonts w:cs="Calibri" w:hint="cs"/>
          <w:sz w:val="24"/>
          <w:szCs w:val="24"/>
          <w:rtl/>
        </w:rPr>
        <w:t xml:space="preserve">אנחנו חושבים כי יש להביא בחשבון גם את תכונות האופי המתאימות לאותו </w:t>
      </w:r>
      <w:proofErr w:type="spellStart"/>
      <w:r>
        <w:rPr>
          <w:rFonts w:cs="Calibri" w:hint="cs"/>
          <w:sz w:val="24"/>
          <w:szCs w:val="24"/>
          <w:rtl/>
        </w:rPr>
        <w:t>איזור</w:t>
      </w:r>
      <w:proofErr w:type="spellEnd"/>
      <w:r>
        <w:rPr>
          <w:rFonts w:cs="Calibri" w:hint="cs"/>
          <w:sz w:val="24"/>
          <w:szCs w:val="24"/>
          <w:rtl/>
        </w:rPr>
        <w:t xml:space="preserve"> גיאוגרפי, למשל הדרישה לרופא בארה"ב תהיה שונה מאשר בסין וכן על זה הדרך.</w:t>
      </w:r>
    </w:p>
    <w:p w14:paraId="1CBB158C" w14:textId="16930E73" w:rsidR="00B86720" w:rsidRDefault="00B86720" w:rsidP="0090232D">
      <w:pPr>
        <w:jc w:val="both"/>
        <w:rPr>
          <w:rFonts w:cs="Calibri"/>
          <w:sz w:val="24"/>
          <w:szCs w:val="24"/>
          <w:rtl/>
        </w:rPr>
      </w:pPr>
      <w:r>
        <w:rPr>
          <w:rFonts w:cs="Calibri" w:hint="cs"/>
          <w:sz w:val="24"/>
          <w:szCs w:val="24"/>
          <w:rtl/>
        </w:rPr>
        <w:t>שיפור נוסף אותו אנחנו מציעים הוא, לאחר שבנינו מאגר של מועמדים ויש לנו כבר מידע מעובד עבור כל אחד ואחד, נוכל ע"י כך לבדוק האם יש לנו משרה אחרת אליה הוא מתאים, כלומר במידה ובדקנו את מועמדותו עבור משרה בחברה אך נמצא כי אינו מתאים למשרה, אלגוריתם חכם יחפש בעבורו משרה אחרת בחברה</w:t>
      </w:r>
      <w:ins w:id="18" w:author="גמליאל" w:date="2019-03-26T21:02:00Z">
        <w:r w:rsidR="00C06233">
          <w:rPr>
            <w:rFonts w:cs="Calibri" w:hint="cs"/>
            <w:sz w:val="24"/>
            <w:szCs w:val="24"/>
            <w:rtl/>
          </w:rPr>
          <w:t>,</w:t>
        </w:r>
      </w:ins>
      <w:r>
        <w:rPr>
          <w:rFonts w:cs="Calibri" w:hint="cs"/>
          <w:sz w:val="24"/>
          <w:szCs w:val="24"/>
          <w:rtl/>
        </w:rPr>
        <w:t xml:space="preserve"> ובמידה והוא יתאים (ע"פ קריטריונים של התפקיד) היא תוצע עבורו ובכך </w:t>
      </w:r>
      <w:r w:rsidR="00C06233">
        <w:rPr>
          <w:rFonts w:cs="Calibri" w:hint="cs"/>
          <w:sz w:val="24"/>
          <w:szCs w:val="24"/>
          <w:rtl/>
        </w:rPr>
        <w:t xml:space="preserve">נוכל </w:t>
      </w:r>
      <w:r>
        <w:rPr>
          <w:rFonts w:cs="Calibri" w:hint="cs"/>
          <w:sz w:val="24"/>
          <w:szCs w:val="24"/>
          <w:rtl/>
        </w:rPr>
        <w:t xml:space="preserve">ליצור </w:t>
      </w:r>
      <w:proofErr w:type="spellStart"/>
      <w:r>
        <w:rPr>
          <w:rFonts w:cs="Calibri" w:hint="cs"/>
          <w:sz w:val="24"/>
          <w:szCs w:val="24"/>
          <w:rtl/>
        </w:rPr>
        <w:t>מיחזור</w:t>
      </w:r>
      <w:proofErr w:type="spellEnd"/>
      <w:r>
        <w:rPr>
          <w:rFonts w:cs="Calibri" w:hint="cs"/>
          <w:sz w:val="24"/>
          <w:szCs w:val="24"/>
          <w:rtl/>
        </w:rPr>
        <w:t xml:space="preserve"> חכם של המועמדים ויעילות למילוי שאר משרות החברה.</w:t>
      </w:r>
    </w:p>
    <w:p w14:paraId="32B52200" w14:textId="77777777" w:rsidR="00B825FD" w:rsidRPr="00B55905" w:rsidRDefault="00B825FD" w:rsidP="0090232D">
      <w:pPr>
        <w:jc w:val="both"/>
        <w:rPr>
          <w:rFonts w:cstheme="minorHAnsi"/>
          <w:sz w:val="24"/>
          <w:szCs w:val="24"/>
          <w:rtl/>
        </w:rPr>
      </w:pPr>
    </w:p>
    <w:p w14:paraId="2C3C8625" w14:textId="76193002" w:rsidR="00C013AB" w:rsidRPr="00C013AB" w:rsidRDefault="00C013AB" w:rsidP="0090232D">
      <w:pPr>
        <w:pStyle w:val="2"/>
        <w:jc w:val="both"/>
        <w:rPr>
          <w:rtl/>
        </w:rPr>
      </w:pPr>
      <w:bookmarkStart w:id="19" w:name="_Toc4588448"/>
      <w:r>
        <w:rPr>
          <w:rFonts w:eastAsiaTheme="minorHAnsi" w:hint="cs"/>
          <w:rtl/>
        </w:rPr>
        <w:t xml:space="preserve">1.3 </w:t>
      </w:r>
      <w:r w:rsidR="0094640A" w:rsidRPr="00C013AB">
        <w:rPr>
          <w:rFonts w:eastAsiaTheme="minorHAnsi" w:hint="cs"/>
          <w:rtl/>
        </w:rPr>
        <w:t>מתחרים</w:t>
      </w:r>
      <w:bookmarkEnd w:id="19"/>
      <w:r w:rsidR="0094640A" w:rsidRPr="00C013AB">
        <w:rPr>
          <w:rFonts w:hint="cs"/>
          <w:rtl/>
        </w:rPr>
        <w:t xml:space="preserve"> </w:t>
      </w:r>
    </w:p>
    <w:p w14:paraId="1DFDE90C" w14:textId="397B085D" w:rsidR="00933296" w:rsidRDefault="00933296" w:rsidP="0090232D">
      <w:pPr>
        <w:jc w:val="both"/>
        <w:rPr>
          <w:rFonts w:cs="Calibri"/>
          <w:sz w:val="24"/>
          <w:szCs w:val="24"/>
          <w:rtl/>
        </w:rPr>
      </w:pPr>
      <w:r>
        <w:rPr>
          <w:rFonts w:cs="Calibri" w:hint="cs"/>
          <w:sz w:val="24"/>
          <w:szCs w:val="24"/>
          <w:rtl/>
        </w:rPr>
        <w:t xml:space="preserve">חברת </w:t>
      </w:r>
      <w:proofErr w:type="spellStart"/>
      <w:r>
        <w:rPr>
          <w:rFonts w:cs="Calibri"/>
          <w:sz w:val="24"/>
          <w:szCs w:val="24"/>
        </w:rPr>
        <w:t>synerio</w:t>
      </w:r>
      <w:ins w:id="20" w:author="גמליאל" w:date="2019-03-26T21:03:00Z">
        <w:r w:rsidR="00C06233">
          <w:rPr>
            <w:rFonts w:cs="Calibri"/>
            <w:sz w:val="24"/>
            <w:szCs w:val="24"/>
          </w:rPr>
          <w:t>n</w:t>
        </w:r>
      </w:ins>
      <w:proofErr w:type="spellEnd"/>
      <w:r>
        <w:rPr>
          <w:rFonts w:cs="Calibri" w:hint="cs"/>
          <w:sz w:val="24"/>
          <w:szCs w:val="24"/>
          <w:rtl/>
        </w:rPr>
        <w:t xml:space="preserve"> אשר מציע</w:t>
      </w:r>
      <w:ins w:id="21" w:author="גמליאל" w:date="2019-03-26T21:03:00Z">
        <w:r w:rsidR="00C06233">
          <w:rPr>
            <w:rFonts w:cs="Calibri" w:hint="cs"/>
            <w:sz w:val="24"/>
            <w:szCs w:val="24"/>
            <w:rtl/>
          </w:rPr>
          <w:t>ה</w:t>
        </w:r>
      </w:ins>
      <w:r>
        <w:rPr>
          <w:rFonts w:cs="Calibri" w:hint="cs"/>
          <w:sz w:val="24"/>
          <w:szCs w:val="24"/>
          <w:rtl/>
        </w:rPr>
        <w:t xml:space="preserve"> ארגון וסינכרוניזציה טובים עבור המגייס ועדכונים עבור המועמד ובכך </w:t>
      </w:r>
      <w:del w:id="22" w:author="גמליאל" w:date="2019-03-26T21:03:00Z">
        <w:r w:rsidDel="00C06233">
          <w:rPr>
            <w:rFonts w:cs="Calibri" w:hint="cs"/>
            <w:sz w:val="24"/>
            <w:szCs w:val="24"/>
            <w:rtl/>
          </w:rPr>
          <w:delText xml:space="preserve">לחסוך </w:delText>
        </w:r>
      </w:del>
      <w:ins w:id="23" w:author="גמליאל" w:date="2019-03-26T21:03:00Z">
        <w:r w:rsidR="00C06233">
          <w:rPr>
            <w:rFonts w:cs="Calibri" w:hint="cs"/>
            <w:sz w:val="24"/>
            <w:szCs w:val="24"/>
            <w:rtl/>
          </w:rPr>
          <w:t xml:space="preserve">חוסכת </w:t>
        </w:r>
      </w:ins>
      <w:r>
        <w:rPr>
          <w:rFonts w:cs="Calibri" w:hint="cs"/>
          <w:sz w:val="24"/>
          <w:szCs w:val="24"/>
          <w:rtl/>
        </w:rPr>
        <w:t>זמן ניהול למגייסים ומוריד</w:t>
      </w:r>
      <w:ins w:id="24" w:author="גמליאל" w:date="2019-03-26T21:03:00Z">
        <w:r w:rsidR="00C06233">
          <w:rPr>
            <w:rFonts w:cs="Calibri" w:hint="cs"/>
            <w:sz w:val="24"/>
            <w:szCs w:val="24"/>
            <w:rtl/>
          </w:rPr>
          <w:t>ה</w:t>
        </w:r>
      </w:ins>
      <w:r>
        <w:rPr>
          <w:rFonts w:cs="Calibri" w:hint="cs"/>
          <w:sz w:val="24"/>
          <w:szCs w:val="24"/>
          <w:rtl/>
        </w:rPr>
        <w:t xml:space="preserve"> מעליהם את עול עדכון המועמד (לפי החוק הודעה עד שבועיים)</w:t>
      </w:r>
    </w:p>
    <w:p w14:paraId="5F3505B0" w14:textId="32C624AE" w:rsidR="007944C1" w:rsidRDefault="007944C1" w:rsidP="0090232D">
      <w:pPr>
        <w:jc w:val="both"/>
        <w:rPr>
          <w:rFonts w:cs="Calibri"/>
          <w:sz w:val="24"/>
          <w:szCs w:val="24"/>
          <w:rtl/>
        </w:rPr>
      </w:pPr>
      <w:r>
        <w:rPr>
          <w:rFonts w:cs="Calibri" w:hint="cs"/>
          <w:sz w:val="24"/>
          <w:szCs w:val="24"/>
          <w:rtl/>
        </w:rPr>
        <w:t>כמובן שאין כאן מוצר בסדר גודל שהחברה מציעה כי אם שיכלול, ייעול וסידור של השיטה המסורתית הקיימת כיום.</w:t>
      </w:r>
    </w:p>
    <w:p w14:paraId="6428A4C2" w14:textId="77777777" w:rsidR="00B7165D" w:rsidRDefault="00364E97" w:rsidP="0090232D">
      <w:pPr>
        <w:bidi w:val="0"/>
        <w:jc w:val="both"/>
        <w:rPr>
          <w:rStyle w:val="Hyperlink"/>
          <w:rFonts w:cs="Calibri"/>
          <w:sz w:val="24"/>
          <w:szCs w:val="24"/>
        </w:rPr>
      </w:pPr>
      <w:hyperlink r:id="rId12" w:history="1">
        <w:r w:rsidR="00B7165D" w:rsidRPr="007C0402">
          <w:rPr>
            <w:rStyle w:val="Hyperlink"/>
            <w:rFonts w:cstheme="minorHAnsi"/>
            <w:sz w:val="24"/>
            <w:szCs w:val="24"/>
          </w:rPr>
          <w:t>https://www.synerion.co.il/hr_recruitment</w:t>
        </w:r>
        <w:r w:rsidR="00B7165D" w:rsidRPr="007C0402">
          <w:rPr>
            <w:rStyle w:val="Hyperlink"/>
            <w:rFonts w:cs="Calibri"/>
            <w:sz w:val="24"/>
            <w:szCs w:val="24"/>
            <w:rtl/>
          </w:rPr>
          <w:t>/</w:t>
        </w:r>
      </w:hyperlink>
    </w:p>
    <w:p w14:paraId="34E8031F" w14:textId="77777777" w:rsidR="00B7165D" w:rsidRDefault="00B7165D" w:rsidP="0090232D">
      <w:pPr>
        <w:jc w:val="both"/>
        <w:rPr>
          <w:rFonts w:cs="Calibri"/>
          <w:sz w:val="24"/>
          <w:szCs w:val="24"/>
          <w:rtl/>
        </w:rPr>
      </w:pPr>
    </w:p>
    <w:p w14:paraId="70629DF0" w14:textId="06458ABC" w:rsidR="00C64B98" w:rsidRPr="00B7165D" w:rsidRDefault="007944C1" w:rsidP="0090232D">
      <w:pPr>
        <w:jc w:val="both"/>
        <w:rPr>
          <w:rFonts w:cs="Calibri"/>
          <w:sz w:val="24"/>
          <w:szCs w:val="24"/>
          <w:rtl/>
        </w:rPr>
      </w:pPr>
      <w:r>
        <w:rPr>
          <w:rFonts w:cs="Calibri" w:hint="cs"/>
          <w:sz w:val="24"/>
          <w:szCs w:val="24"/>
          <w:rtl/>
        </w:rPr>
        <w:t>ישנ</w:t>
      </w:r>
      <w:r w:rsidR="00B7165D">
        <w:rPr>
          <w:rFonts w:cs="Calibri" w:hint="cs"/>
          <w:sz w:val="24"/>
          <w:szCs w:val="24"/>
          <w:rtl/>
        </w:rPr>
        <w:t>ם</w:t>
      </w:r>
      <w:r>
        <w:rPr>
          <w:rFonts w:cs="Calibri" w:hint="cs"/>
          <w:sz w:val="24"/>
          <w:szCs w:val="24"/>
          <w:rtl/>
        </w:rPr>
        <w:t xml:space="preserve"> מתחר</w:t>
      </w:r>
      <w:r w:rsidR="00B7165D">
        <w:rPr>
          <w:rFonts w:cs="Calibri" w:hint="cs"/>
          <w:sz w:val="24"/>
          <w:szCs w:val="24"/>
          <w:rtl/>
        </w:rPr>
        <w:t>ים</w:t>
      </w:r>
      <w:r>
        <w:rPr>
          <w:rFonts w:cs="Calibri" w:hint="cs"/>
          <w:sz w:val="24"/>
          <w:szCs w:val="24"/>
          <w:rtl/>
        </w:rPr>
        <w:t xml:space="preserve"> </w:t>
      </w:r>
      <w:r w:rsidR="00B7165D">
        <w:rPr>
          <w:rFonts w:cs="Calibri" w:hint="cs"/>
          <w:sz w:val="24"/>
          <w:szCs w:val="24"/>
          <w:rtl/>
        </w:rPr>
        <w:t xml:space="preserve">עם מוצר מתקדם יותר ונביא </w:t>
      </w:r>
      <w:r w:rsidR="00A95CFF">
        <w:rPr>
          <w:rFonts w:cstheme="minorHAnsi" w:hint="cs"/>
          <w:sz w:val="24"/>
          <w:szCs w:val="24"/>
          <w:rtl/>
        </w:rPr>
        <w:t xml:space="preserve">ציטוט מאחת החברות המשתמשות בטכנולוגיית </w:t>
      </w:r>
      <w:r w:rsidR="00A95CFF">
        <w:rPr>
          <w:rFonts w:cstheme="minorHAnsi" w:hint="cs"/>
          <w:sz w:val="24"/>
          <w:szCs w:val="24"/>
        </w:rPr>
        <w:t>AI</w:t>
      </w:r>
      <w:r w:rsidR="00A95CFF">
        <w:rPr>
          <w:rFonts w:cstheme="minorHAnsi" w:hint="cs"/>
          <w:sz w:val="24"/>
          <w:szCs w:val="24"/>
          <w:rtl/>
        </w:rPr>
        <w:t xml:space="preserve"> לצורך גיוס עובדים ע"י ניתוח הבעות הפנים שלהם.</w:t>
      </w:r>
    </w:p>
    <w:p w14:paraId="43544536" w14:textId="6516C351" w:rsidR="00A95CFF" w:rsidRDefault="00A95CFF" w:rsidP="0090232D">
      <w:pPr>
        <w:jc w:val="both"/>
        <w:rPr>
          <w:rFonts w:cstheme="minorHAnsi"/>
          <w:sz w:val="24"/>
          <w:szCs w:val="24"/>
          <w:rtl/>
        </w:rPr>
      </w:pPr>
      <w:r>
        <w:rPr>
          <w:rFonts w:cstheme="minorHAnsi" w:hint="cs"/>
          <w:sz w:val="24"/>
          <w:szCs w:val="24"/>
          <w:rtl/>
        </w:rPr>
        <w:t>"</w:t>
      </w:r>
      <w:r w:rsidRPr="00A95CFF">
        <w:rPr>
          <w:rFonts w:cstheme="minorHAnsi"/>
          <w:b/>
          <w:bCs/>
          <w:i/>
          <w:iCs/>
          <w:sz w:val="24"/>
          <w:szCs w:val="24"/>
          <w:rtl/>
        </w:rPr>
        <w:t>אחד השימושים הטובים ביותר, והנפוצים ביותר של </w:t>
      </w:r>
      <w:r w:rsidRPr="00A95CFF">
        <w:rPr>
          <w:rFonts w:cstheme="minorHAnsi"/>
          <w:b/>
          <w:bCs/>
          <w:i/>
          <w:iCs/>
          <w:sz w:val="24"/>
          <w:szCs w:val="24"/>
        </w:rPr>
        <w:t>Artificial Intelligence </w:t>
      </w:r>
      <w:r>
        <w:rPr>
          <w:rFonts w:cstheme="minorHAnsi" w:hint="cs"/>
          <w:b/>
          <w:bCs/>
          <w:i/>
          <w:iCs/>
          <w:sz w:val="24"/>
          <w:szCs w:val="24"/>
          <w:rtl/>
        </w:rPr>
        <w:t xml:space="preserve"> </w:t>
      </w:r>
      <w:r w:rsidRPr="00A95CFF">
        <w:rPr>
          <w:rFonts w:cstheme="minorHAnsi"/>
          <w:b/>
          <w:bCs/>
          <w:i/>
          <w:iCs/>
          <w:sz w:val="24"/>
          <w:szCs w:val="24"/>
          <w:rtl/>
        </w:rPr>
        <w:t>בניתוח הרגש הם בתחום הגיוס. כלים מבוססי</w:t>
      </w:r>
      <w:r w:rsidRPr="00A95CFF">
        <w:rPr>
          <w:rFonts w:cstheme="minorHAnsi"/>
          <w:b/>
          <w:bCs/>
          <w:i/>
          <w:iCs/>
          <w:sz w:val="24"/>
          <w:szCs w:val="24"/>
        </w:rPr>
        <w:t xml:space="preserve"> AI </w:t>
      </w:r>
      <w:r w:rsidRPr="00A95CFF">
        <w:rPr>
          <w:rFonts w:cstheme="minorHAnsi"/>
          <w:b/>
          <w:bCs/>
          <w:i/>
          <w:iCs/>
          <w:sz w:val="24"/>
          <w:szCs w:val="24"/>
          <w:rtl/>
        </w:rPr>
        <w:t>משמשים כדי לנתח את הבעות הפנים של האנשים, כדי לאמוד את מצבי הרוח, להעריך את הכנות של התשובות, ולנתח את תכונות האישיות של הפרט. כלים מבו</w:t>
      </w:r>
      <w:r w:rsidR="002F4848">
        <w:rPr>
          <w:rFonts w:cstheme="minorHAnsi"/>
          <w:b/>
          <w:bCs/>
          <w:i/>
          <w:iCs/>
          <w:sz w:val="24"/>
          <w:szCs w:val="24"/>
          <w:rtl/>
        </w:rPr>
        <w:t>ססי</w:t>
      </w:r>
      <w:r w:rsidRPr="00A95CFF">
        <w:rPr>
          <w:rFonts w:cstheme="minorHAnsi"/>
          <w:b/>
          <w:bCs/>
          <w:i/>
          <w:iCs/>
          <w:sz w:val="24"/>
          <w:szCs w:val="24"/>
        </w:rPr>
        <w:t xml:space="preserve"> AI </w:t>
      </w:r>
      <w:r w:rsidRPr="00A95CFF">
        <w:rPr>
          <w:rFonts w:cstheme="minorHAnsi"/>
          <w:b/>
          <w:bCs/>
          <w:i/>
          <w:iCs/>
          <w:sz w:val="24"/>
          <w:szCs w:val="24"/>
          <w:rtl/>
        </w:rPr>
        <w:t>יכולים להעריך עוד יותר אם האישיות הכוללת של המועמד מתאימה לתפקיד. לאחר מכן, המועמדים עם התאמה טובה ביותר מועברים למגייסים</w:t>
      </w:r>
      <w:r w:rsidRPr="00A95CFF">
        <w:rPr>
          <w:rFonts w:cstheme="minorHAnsi"/>
          <w:sz w:val="24"/>
          <w:szCs w:val="24"/>
        </w:rPr>
        <w:t>.</w:t>
      </w:r>
      <w:r w:rsidRPr="00A95CFF">
        <w:rPr>
          <w:rFonts w:cstheme="minorHAnsi" w:hint="cs"/>
          <w:sz w:val="24"/>
          <w:szCs w:val="24"/>
          <w:rtl/>
        </w:rPr>
        <w:t>"</w:t>
      </w:r>
    </w:p>
    <w:p w14:paraId="015E80B3" w14:textId="394A08D2" w:rsidR="00A95CFF" w:rsidRDefault="002F4848" w:rsidP="00DC1EE0">
      <w:pPr>
        <w:jc w:val="both"/>
        <w:rPr>
          <w:rFonts w:cstheme="minorHAnsi"/>
          <w:sz w:val="24"/>
          <w:szCs w:val="24"/>
          <w:rtl/>
        </w:rPr>
      </w:pPr>
      <w:proofErr w:type="spellStart"/>
      <w:r>
        <w:rPr>
          <w:rFonts w:cstheme="minorHAnsi" w:hint="cs"/>
          <w:sz w:val="24"/>
          <w:szCs w:val="24"/>
          <w:rtl/>
        </w:rPr>
        <w:t>הראיון</w:t>
      </w:r>
      <w:proofErr w:type="spellEnd"/>
      <w:r>
        <w:rPr>
          <w:rFonts w:cstheme="minorHAnsi" w:hint="cs"/>
          <w:sz w:val="24"/>
          <w:szCs w:val="24"/>
          <w:rtl/>
        </w:rPr>
        <w:t xml:space="preserve"> הראשוני מתבצע באינטרנט בזמנו החופשי של המועמד ואורך כ-20 דק'. החברות מנתחות את הבעות הפנים של המועמד בעזרת </w:t>
      </w:r>
      <w:r>
        <w:rPr>
          <w:rFonts w:cstheme="minorHAnsi"/>
          <w:sz w:val="24"/>
          <w:szCs w:val="24"/>
        </w:rPr>
        <w:t>AI</w:t>
      </w:r>
      <w:r>
        <w:rPr>
          <w:rFonts w:cstheme="minorHAnsi" w:hint="cs"/>
          <w:sz w:val="24"/>
          <w:szCs w:val="24"/>
          <w:rtl/>
        </w:rPr>
        <w:t xml:space="preserve">, </w:t>
      </w:r>
      <w:r w:rsidR="00A95CFF">
        <w:rPr>
          <w:rFonts w:cstheme="minorHAnsi" w:hint="cs"/>
          <w:sz w:val="24"/>
          <w:szCs w:val="24"/>
          <w:rtl/>
        </w:rPr>
        <w:t>ובכך</w:t>
      </w:r>
      <w:r w:rsidR="00933296">
        <w:rPr>
          <w:rFonts w:cstheme="minorHAnsi"/>
          <w:sz w:val="24"/>
          <w:szCs w:val="24"/>
        </w:rPr>
        <w:t xml:space="preserve"> </w:t>
      </w:r>
      <w:r w:rsidR="00933296">
        <w:rPr>
          <w:rFonts w:cstheme="minorHAnsi" w:hint="cs"/>
          <w:sz w:val="24"/>
          <w:szCs w:val="24"/>
          <w:rtl/>
        </w:rPr>
        <w:t>יוצאות מנק</w:t>
      </w:r>
      <w:r w:rsidR="00DC1EE0">
        <w:rPr>
          <w:rFonts w:cstheme="minorHAnsi" w:hint="cs"/>
          <w:sz w:val="24"/>
          <w:szCs w:val="24"/>
          <w:rtl/>
        </w:rPr>
        <w:t>ודת</w:t>
      </w:r>
      <w:r w:rsidR="00933296">
        <w:rPr>
          <w:rFonts w:cstheme="minorHAnsi" w:hint="cs"/>
          <w:sz w:val="24"/>
          <w:szCs w:val="24"/>
          <w:rtl/>
        </w:rPr>
        <w:t xml:space="preserve"> הנחה</w:t>
      </w:r>
      <w:r w:rsidR="00A95CFF">
        <w:rPr>
          <w:rFonts w:cstheme="minorHAnsi" w:hint="cs"/>
          <w:sz w:val="24"/>
          <w:szCs w:val="24"/>
          <w:rtl/>
        </w:rPr>
        <w:t xml:space="preserve"> כי הן משיגות התאמה טובה עבור התפקיד</w:t>
      </w:r>
      <w:r w:rsidR="00DC1EE0">
        <w:rPr>
          <w:rFonts w:cstheme="minorHAnsi" w:hint="cs"/>
          <w:sz w:val="24"/>
          <w:szCs w:val="24"/>
          <w:rtl/>
        </w:rPr>
        <w:t>.</w:t>
      </w:r>
      <w:r w:rsidR="00A95CFF">
        <w:rPr>
          <w:rFonts w:cstheme="minorHAnsi" w:hint="cs"/>
          <w:sz w:val="24"/>
          <w:szCs w:val="24"/>
          <w:rtl/>
        </w:rPr>
        <w:t xml:space="preserve"> אך קל לראות שהדבר לא יכול לספק אמינות גבוהה כ</w:t>
      </w:r>
      <w:r w:rsidR="00DC1EE0">
        <w:rPr>
          <w:rFonts w:cstheme="minorHAnsi" w:hint="cs"/>
          <w:sz w:val="24"/>
          <w:szCs w:val="24"/>
          <w:rtl/>
        </w:rPr>
        <w:t>ל כך,</w:t>
      </w:r>
      <w:r w:rsidR="00A95CFF">
        <w:rPr>
          <w:rFonts w:cstheme="minorHAnsi" w:hint="cs"/>
          <w:sz w:val="24"/>
          <w:szCs w:val="24"/>
          <w:rtl/>
        </w:rPr>
        <w:t xml:space="preserve"> כיוון שע"י ניתוח הבעות הפנים המועמד יוכל "לרמות" יחסית בקלות ו</w:t>
      </w:r>
      <w:r w:rsidR="00DC1EE0">
        <w:rPr>
          <w:rFonts w:cstheme="minorHAnsi" w:hint="cs"/>
          <w:sz w:val="24"/>
          <w:szCs w:val="24"/>
          <w:rtl/>
        </w:rPr>
        <w:t>"</w:t>
      </w:r>
      <w:r w:rsidR="00A95CFF">
        <w:rPr>
          <w:rFonts w:cstheme="minorHAnsi" w:hint="cs"/>
          <w:sz w:val="24"/>
          <w:szCs w:val="24"/>
          <w:rtl/>
        </w:rPr>
        <w:t>לזייף</w:t>
      </w:r>
      <w:r w:rsidR="00DC1EE0">
        <w:rPr>
          <w:rFonts w:cstheme="minorHAnsi" w:hint="cs"/>
          <w:sz w:val="24"/>
          <w:szCs w:val="24"/>
          <w:rtl/>
        </w:rPr>
        <w:t>"</w:t>
      </w:r>
      <w:r w:rsidR="00A95CFF">
        <w:rPr>
          <w:rFonts w:cstheme="minorHAnsi" w:hint="cs"/>
          <w:sz w:val="24"/>
          <w:szCs w:val="24"/>
          <w:rtl/>
        </w:rPr>
        <w:t xml:space="preserve"> את תכונותיו</w:t>
      </w:r>
      <w:r w:rsidR="00DC1EE0">
        <w:rPr>
          <w:rFonts w:cstheme="minorHAnsi" w:hint="cs"/>
          <w:sz w:val="24"/>
          <w:szCs w:val="24"/>
          <w:rtl/>
        </w:rPr>
        <w:t>.</w:t>
      </w:r>
      <w:r w:rsidR="00A95CFF">
        <w:rPr>
          <w:rFonts w:cstheme="minorHAnsi" w:hint="cs"/>
          <w:sz w:val="24"/>
          <w:szCs w:val="24"/>
          <w:rtl/>
        </w:rPr>
        <w:t xml:space="preserve"> בסוג ראיון זה, במידה ואכן יושגו תוצאות טובות עדיין זה אינו חוסך את תהליך </w:t>
      </w:r>
      <w:proofErr w:type="spellStart"/>
      <w:r w:rsidR="00A95CFF">
        <w:rPr>
          <w:rFonts w:cstheme="minorHAnsi" w:hint="cs"/>
          <w:sz w:val="24"/>
          <w:szCs w:val="24"/>
          <w:rtl/>
        </w:rPr>
        <w:t>הראיון</w:t>
      </w:r>
      <w:proofErr w:type="spellEnd"/>
      <w:r w:rsidR="00A95CFF">
        <w:rPr>
          <w:rFonts w:cstheme="minorHAnsi" w:hint="cs"/>
          <w:sz w:val="24"/>
          <w:szCs w:val="24"/>
          <w:rtl/>
        </w:rPr>
        <w:t xml:space="preserve"> המ</w:t>
      </w:r>
      <w:r w:rsidR="00DC1EE0">
        <w:rPr>
          <w:rFonts w:cstheme="minorHAnsi" w:hint="cs"/>
          <w:sz w:val="24"/>
          <w:szCs w:val="24"/>
          <w:rtl/>
        </w:rPr>
        <w:t>סו</w:t>
      </w:r>
      <w:r w:rsidR="00A95CFF">
        <w:rPr>
          <w:rFonts w:cstheme="minorHAnsi" w:hint="cs"/>
          <w:sz w:val="24"/>
          <w:szCs w:val="24"/>
          <w:rtl/>
        </w:rPr>
        <w:t xml:space="preserve">רתי כי אם רק את המבחן הראשוני הנשלח </w:t>
      </w:r>
      <w:proofErr w:type="spellStart"/>
      <w:r w:rsidR="00A95CFF">
        <w:rPr>
          <w:rFonts w:cstheme="minorHAnsi" w:hint="cs"/>
          <w:sz w:val="24"/>
          <w:szCs w:val="24"/>
          <w:rtl/>
        </w:rPr>
        <w:t>בדר"כ</w:t>
      </w:r>
      <w:proofErr w:type="spellEnd"/>
      <w:r w:rsidR="00A95CFF">
        <w:rPr>
          <w:rFonts w:cstheme="minorHAnsi" w:hint="cs"/>
          <w:sz w:val="24"/>
          <w:szCs w:val="24"/>
          <w:rtl/>
        </w:rPr>
        <w:t xml:space="preserve"> למועמד כדי לבחון את כישוריו (</w:t>
      </w:r>
      <w:proofErr w:type="spellStart"/>
      <w:r w:rsidR="00A95CFF">
        <w:rPr>
          <w:rFonts w:cstheme="minorHAnsi" w:hint="cs"/>
          <w:sz w:val="24"/>
          <w:szCs w:val="24"/>
          <w:rtl/>
        </w:rPr>
        <w:t>בדר"כ</w:t>
      </w:r>
      <w:proofErr w:type="spellEnd"/>
      <w:r w:rsidR="00A95CFF">
        <w:rPr>
          <w:rFonts w:cstheme="minorHAnsi" w:hint="cs"/>
          <w:sz w:val="24"/>
          <w:szCs w:val="24"/>
          <w:rtl/>
        </w:rPr>
        <w:t xml:space="preserve"> בתפקידים טכנולוגיים)</w:t>
      </w:r>
    </w:p>
    <w:p w14:paraId="11BA687C" w14:textId="46C44968" w:rsidR="00933296" w:rsidRDefault="00364E97" w:rsidP="0090232D">
      <w:pPr>
        <w:bidi w:val="0"/>
        <w:jc w:val="both"/>
        <w:rPr>
          <w:rFonts w:cstheme="minorHAnsi"/>
          <w:sz w:val="24"/>
          <w:szCs w:val="24"/>
          <w:rtl/>
        </w:rPr>
      </w:pPr>
      <w:hyperlink r:id="rId13" w:history="1">
        <w:r w:rsidR="00933296" w:rsidRPr="00D7606E">
          <w:rPr>
            <w:rStyle w:val="Hyperlink"/>
            <w:rFonts w:cstheme="minorHAnsi"/>
            <w:sz w:val="24"/>
            <w:szCs w:val="24"/>
          </w:rPr>
          <w:t>https://g-rafa.co.il/60131-2ai-is-now-analyzing-candidates-facial-expressions-during-video-job-interviews/</w:t>
        </w:r>
      </w:hyperlink>
    </w:p>
    <w:p w14:paraId="55320F95" w14:textId="77777777" w:rsidR="00933296" w:rsidRPr="003B044E" w:rsidRDefault="00933296" w:rsidP="0090232D">
      <w:pPr>
        <w:bidi w:val="0"/>
        <w:jc w:val="both"/>
        <w:rPr>
          <w:rFonts w:cstheme="minorHAnsi"/>
          <w:sz w:val="24"/>
          <w:szCs w:val="24"/>
        </w:rPr>
      </w:pPr>
    </w:p>
    <w:p w14:paraId="6BD6734A" w14:textId="76ECF70A" w:rsidR="00B55905" w:rsidRPr="00B55905" w:rsidRDefault="00B55905" w:rsidP="0090232D">
      <w:pPr>
        <w:jc w:val="both"/>
        <w:rPr>
          <w:rFonts w:cstheme="minorHAnsi"/>
          <w:sz w:val="24"/>
          <w:szCs w:val="24"/>
          <w:rtl/>
        </w:rPr>
      </w:pPr>
      <w:r w:rsidRPr="00E72A5E">
        <w:rPr>
          <w:rFonts w:cs="Calibri" w:hint="cs"/>
          <w:sz w:val="24"/>
          <w:szCs w:val="24"/>
          <w:rtl/>
        </w:rPr>
        <w:lastRenderedPageBreak/>
        <w:t>כ</w:t>
      </w:r>
      <w:r w:rsidRPr="00E72A5E">
        <w:rPr>
          <w:rFonts w:cs="Calibri"/>
          <w:sz w:val="24"/>
          <w:szCs w:val="24"/>
          <w:rtl/>
        </w:rPr>
        <w:t>מובן שיש</w:t>
      </w:r>
      <w:r w:rsidR="0053699D">
        <w:rPr>
          <w:rFonts w:cs="Calibri" w:hint="cs"/>
          <w:sz w:val="24"/>
          <w:szCs w:val="24"/>
          <w:rtl/>
        </w:rPr>
        <w:t>נם עוד</w:t>
      </w:r>
      <w:r w:rsidRPr="00E72A5E">
        <w:rPr>
          <w:rFonts w:cs="Calibri"/>
          <w:sz w:val="24"/>
          <w:szCs w:val="24"/>
          <w:rtl/>
        </w:rPr>
        <w:t xml:space="preserve"> הרבה שמנסים לאפיין </w:t>
      </w:r>
      <w:r w:rsidR="00D736C9">
        <w:rPr>
          <w:rFonts w:cs="Calibri" w:hint="cs"/>
          <w:sz w:val="24"/>
          <w:szCs w:val="24"/>
          <w:rtl/>
        </w:rPr>
        <w:t xml:space="preserve">מועמדים למשרה ולהשיג תוצאות טובות, </w:t>
      </w:r>
      <w:r w:rsidRPr="00E72A5E">
        <w:rPr>
          <w:rFonts w:cs="Calibri"/>
          <w:sz w:val="24"/>
          <w:szCs w:val="24"/>
          <w:rtl/>
        </w:rPr>
        <w:t xml:space="preserve">אבל אנחנו חלוצים בתחום הזה של אפיון </w:t>
      </w:r>
      <w:r w:rsidR="00D736C9">
        <w:rPr>
          <w:rFonts w:cs="Calibri" w:hint="cs"/>
          <w:sz w:val="24"/>
          <w:szCs w:val="24"/>
          <w:rtl/>
        </w:rPr>
        <w:t>מבוסס</w:t>
      </w:r>
      <w:r w:rsidRPr="00E72A5E">
        <w:rPr>
          <w:rFonts w:cs="Calibri"/>
          <w:sz w:val="24"/>
          <w:szCs w:val="24"/>
          <w:rtl/>
        </w:rPr>
        <w:t xml:space="preserve"> רשתות חברתיות</w:t>
      </w:r>
      <w:r w:rsidR="00D736C9">
        <w:rPr>
          <w:rFonts w:cs="Calibri" w:hint="cs"/>
          <w:sz w:val="24"/>
          <w:szCs w:val="24"/>
          <w:rtl/>
        </w:rPr>
        <w:t xml:space="preserve"> ולמידת מכונה</w:t>
      </w:r>
      <w:r w:rsidRPr="00E72A5E">
        <w:rPr>
          <w:rFonts w:cs="Calibri"/>
          <w:sz w:val="24"/>
          <w:szCs w:val="24"/>
          <w:rtl/>
        </w:rPr>
        <w:t>.</w:t>
      </w:r>
    </w:p>
    <w:p w14:paraId="5A336AF8" w14:textId="77777777" w:rsidR="0053699D" w:rsidRDefault="0053699D" w:rsidP="0090232D">
      <w:pPr>
        <w:jc w:val="both"/>
        <w:rPr>
          <w:rFonts w:cstheme="minorHAnsi"/>
          <w:sz w:val="24"/>
          <w:szCs w:val="24"/>
          <w:rtl/>
        </w:rPr>
      </w:pPr>
    </w:p>
    <w:p w14:paraId="2A04BED6" w14:textId="6FC49291" w:rsidR="0053699D" w:rsidRDefault="0053699D" w:rsidP="0090232D">
      <w:pPr>
        <w:jc w:val="both"/>
        <w:rPr>
          <w:rFonts w:cstheme="minorHAnsi"/>
          <w:sz w:val="24"/>
          <w:szCs w:val="24"/>
          <w:rtl/>
        </w:rPr>
      </w:pPr>
      <w:r>
        <w:rPr>
          <w:rFonts w:cstheme="minorHAnsi" w:hint="cs"/>
          <w:sz w:val="24"/>
          <w:szCs w:val="24"/>
          <w:rtl/>
        </w:rPr>
        <w:t>ישנו גם אתר אמריקאי (</w:t>
      </w:r>
      <w:proofErr w:type="spellStart"/>
      <w:r>
        <w:rPr>
          <w:rFonts w:cs="Calibri"/>
          <w:sz w:val="24"/>
          <w:szCs w:val="24"/>
        </w:rPr>
        <w:t>onetcenter</w:t>
      </w:r>
      <w:proofErr w:type="spellEnd"/>
      <w:r>
        <w:rPr>
          <w:rFonts w:cstheme="minorHAnsi" w:hint="cs"/>
          <w:sz w:val="24"/>
          <w:szCs w:val="24"/>
          <w:rtl/>
        </w:rPr>
        <w:t>)</w:t>
      </w:r>
      <w:r w:rsidR="0009074E">
        <w:rPr>
          <w:rFonts w:cstheme="minorHAnsi" w:hint="cs"/>
          <w:sz w:val="24"/>
          <w:szCs w:val="24"/>
          <w:rtl/>
        </w:rPr>
        <w:t xml:space="preserve"> </w:t>
      </w:r>
      <w:r>
        <w:rPr>
          <w:rFonts w:cstheme="minorHAnsi" w:hint="cs"/>
          <w:sz w:val="24"/>
          <w:szCs w:val="24"/>
          <w:rtl/>
        </w:rPr>
        <w:t>עם מאגר עצום של תפקידים והתכונות הרצויות שלהם, ומידע נוסף על המקצועות השונים.</w:t>
      </w:r>
    </w:p>
    <w:p w14:paraId="48873139" w14:textId="4AB3B233" w:rsidR="0031045E" w:rsidRDefault="0053699D" w:rsidP="0090232D">
      <w:pPr>
        <w:jc w:val="both"/>
        <w:rPr>
          <w:rFonts w:cs="Calibri"/>
          <w:sz w:val="24"/>
          <w:szCs w:val="24"/>
          <w:rtl/>
        </w:rPr>
      </w:pPr>
      <w:r>
        <w:rPr>
          <w:rFonts w:cstheme="minorHAnsi" w:hint="cs"/>
          <w:sz w:val="24"/>
          <w:szCs w:val="24"/>
          <w:rtl/>
        </w:rPr>
        <w:t xml:space="preserve">במהלך הפרויקט שלנו נעזרנו במידע הרב הטמון </w:t>
      </w:r>
      <w:proofErr w:type="spellStart"/>
      <w:r>
        <w:rPr>
          <w:rFonts w:cstheme="minorHAnsi" w:hint="cs"/>
          <w:sz w:val="24"/>
          <w:szCs w:val="24"/>
          <w:rtl/>
        </w:rPr>
        <w:t>באתר</w:t>
      </w:r>
      <w:r w:rsidR="0031045E">
        <w:rPr>
          <w:rFonts w:cstheme="minorHAnsi" w:hint="cs"/>
          <w:sz w:val="24"/>
          <w:szCs w:val="24"/>
          <w:rtl/>
        </w:rPr>
        <w:t>,כתבנו</w:t>
      </w:r>
      <w:proofErr w:type="spellEnd"/>
      <w:r w:rsidR="0031045E">
        <w:rPr>
          <w:rFonts w:cstheme="minorHAnsi" w:hint="cs"/>
          <w:sz w:val="24"/>
          <w:szCs w:val="24"/>
          <w:rtl/>
        </w:rPr>
        <w:t xml:space="preserve"> סקריפטים שמבצעים </w:t>
      </w:r>
      <w:r w:rsidR="0031045E">
        <w:rPr>
          <w:rFonts w:cstheme="minorHAnsi"/>
          <w:sz w:val="24"/>
          <w:szCs w:val="24"/>
        </w:rPr>
        <w:t>Data Mining</w:t>
      </w:r>
      <w:r w:rsidR="0031045E">
        <w:rPr>
          <w:rFonts w:cstheme="minorHAnsi" w:hint="cs"/>
          <w:sz w:val="24"/>
          <w:szCs w:val="24"/>
          <w:rtl/>
        </w:rPr>
        <w:t xml:space="preserve"> על המידע הקיים באתר ובאופן אוטומטי </w:t>
      </w:r>
      <w:proofErr w:type="spellStart"/>
      <w:r w:rsidR="0031045E">
        <w:rPr>
          <w:rFonts w:cstheme="minorHAnsi" w:hint="cs"/>
          <w:sz w:val="24"/>
          <w:szCs w:val="24"/>
          <w:rtl/>
        </w:rPr>
        <w:t>הכנסו</w:t>
      </w:r>
      <w:proofErr w:type="spellEnd"/>
      <w:r w:rsidR="0031045E">
        <w:rPr>
          <w:rFonts w:cstheme="minorHAnsi" w:hint="cs"/>
          <w:sz w:val="24"/>
          <w:szCs w:val="24"/>
          <w:rtl/>
        </w:rPr>
        <w:t xml:space="preserve"> את המידע הרלוונטי ל</w:t>
      </w:r>
      <w:r w:rsidR="0031045E">
        <w:rPr>
          <w:rFonts w:cstheme="minorHAnsi" w:hint="cs"/>
          <w:sz w:val="24"/>
          <w:szCs w:val="24"/>
        </w:rPr>
        <w:t>DB</w:t>
      </w:r>
      <w:r w:rsidR="0031045E">
        <w:rPr>
          <w:rFonts w:cstheme="minorHAnsi" w:hint="cs"/>
          <w:sz w:val="24"/>
          <w:szCs w:val="24"/>
          <w:rtl/>
        </w:rPr>
        <w:t xml:space="preserve"> שלנו</w:t>
      </w:r>
      <w:r>
        <w:rPr>
          <w:rFonts w:cstheme="minorHAnsi" w:hint="cs"/>
          <w:sz w:val="24"/>
          <w:szCs w:val="24"/>
          <w:rtl/>
        </w:rPr>
        <w:t xml:space="preserve">, </w:t>
      </w:r>
      <w:r w:rsidR="00B55905" w:rsidRPr="00E72A5E">
        <w:rPr>
          <w:rFonts w:cs="Calibri"/>
          <w:sz w:val="24"/>
          <w:szCs w:val="24"/>
          <w:rtl/>
        </w:rPr>
        <w:t>היתרון שלנו על פני ה</w:t>
      </w:r>
      <w:r>
        <w:rPr>
          <w:rFonts w:cs="Calibri" w:hint="cs"/>
          <w:sz w:val="24"/>
          <w:szCs w:val="24"/>
          <w:rtl/>
        </w:rPr>
        <w:t>אתר</w:t>
      </w:r>
      <w:r w:rsidR="00B55905" w:rsidRPr="00E72A5E">
        <w:rPr>
          <w:rFonts w:cs="Calibri"/>
          <w:sz w:val="24"/>
          <w:szCs w:val="24"/>
          <w:rtl/>
        </w:rPr>
        <w:t xml:space="preserve"> הוא</w:t>
      </w:r>
      <w:r w:rsidR="00B55905">
        <w:rPr>
          <w:rFonts w:cs="Calibri" w:hint="cs"/>
          <w:sz w:val="24"/>
          <w:szCs w:val="24"/>
          <w:rtl/>
        </w:rPr>
        <w:t xml:space="preserve"> - </w:t>
      </w:r>
      <w:r w:rsidR="00B55905" w:rsidRPr="00E72A5E">
        <w:rPr>
          <w:rFonts w:cs="Calibri"/>
          <w:sz w:val="24"/>
          <w:szCs w:val="24"/>
          <w:rtl/>
        </w:rPr>
        <w:t xml:space="preserve"> </w:t>
      </w:r>
      <w:r>
        <w:rPr>
          <w:rFonts w:cs="Calibri" w:hint="cs"/>
          <w:sz w:val="24"/>
          <w:szCs w:val="24"/>
          <w:rtl/>
        </w:rPr>
        <w:t>ש</w:t>
      </w:r>
      <w:r w:rsidR="00B55905" w:rsidRPr="00E72A5E">
        <w:rPr>
          <w:rFonts w:cs="Calibri"/>
          <w:sz w:val="24"/>
          <w:szCs w:val="24"/>
          <w:rtl/>
        </w:rPr>
        <w:t>האתר הזה מספק רק מידע כללי לגבי המקצועות ופחות מא</w:t>
      </w:r>
      <w:r>
        <w:rPr>
          <w:rFonts w:cs="Calibri" w:hint="cs"/>
          <w:sz w:val="24"/>
          <w:szCs w:val="24"/>
          <w:rtl/>
        </w:rPr>
        <w:t>פ</w:t>
      </w:r>
      <w:r w:rsidR="00B55905" w:rsidRPr="00E72A5E">
        <w:rPr>
          <w:rFonts w:cs="Calibri"/>
          <w:sz w:val="24"/>
          <w:szCs w:val="24"/>
          <w:rtl/>
        </w:rPr>
        <w:t xml:space="preserve">שר לנו לזהות מה התכונות </w:t>
      </w:r>
      <w:r w:rsidR="00B55905">
        <w:rPr>
          <w:rFonts w:cs="Calibri"/>
          <w:sz w:val="24"/>
          <w:szCs w:val="24"/>
          <w:rtl/>
        </w:rPr>
        <w:t>הספציפיות של המועמד שלנו</w:t>
      </w:r>
      <w:r w:rsidR="00B55905">
        <w:rPr>
          <w:rFonts w:cs="Calibri" w:hint="cs"/>
          <w:sz w:val="24"/>
          <w:szCs w:val="24"/>
          <w:rtl/>
        </w:rPr>
        <w:t>.</w:t>
      </w:r>
      <w:r w:rsidR="00B55905">
        <w:rPr>
          <w:rFonts w:cs="Calibri"/>
          <w:sz w:val="24"/>
          <w:szCs w:val="24"/>
          <w:rtl/>
        </w:rPr>
        <w:t xml:space="preserve"> </w:t>
      </w:r>
    </w:p>
    <w:p w14:paraId="72E4DFAD" w14:textId="46B0FC98" w:rsidR="00D47385" w:rsidRDefault="0031045E" w:rsidP="0090232D">
      <w:pPr>
        <w:jc w:val="both"/>
        <w:rPr>
          <w:rFonts w:cs="Calibri"/>
          <w:sz w:val="24"/>
          <w:szCs w:val="24"/>
          <w:rtl/>
        </w:rPr>
      </w:pPr>
      <w:r>
        <w:rPr>
          <w:rFonts w:cs="Calibri" w:hint="cs"/>
          <w:sz w:val="24"/>
          <w:szCs w:val="24"/>
          <w:rtl/>
        </w:rPr>
        <w:t>בנוסף אנחנו מ</w:t>
      </w:r>
      <w:r w:rsidR="00B55905">
        <w:rPr>
          <w:rFonts w:cs="Calibri" w:hint="cs"/>
          <w:sz w:val="24"/>
          <w:szCs w:val="24"/>
          <w:rtl/>
        </w:rPr>
        <w:t>אפשר</w:t>
      </w:r>
      <w:r>
        <w:rPr>
          <w:rFonts w:cs="Calibri" w:hint="cs"/>
          <w:sz w:val="24"/>
          <w:szCs w:val="24"/>
          <w:rtl/>
        </w:rPr>
        <w:t>ים</w:t>
      </w:r>
      <w:r w:rsidR="00B55905" w:rsidRPr="00E72A5E">
        <w:rPr>
          <w:rFonts w:cs="Calibri"/>
          <w:sz w:val="24"/>
          <w:szCs w:val="24"/>
          <w:rtl/>
        </w:rPr>
        <w:t xml:space="preserve"> למ</w:t>
      </w:r>
      <w:r>
        <w:rPr>
          <w:rFonts w:cs="Calibri" w:hint="cs"/>
          <w:sz w:val="24"/>
          <w:szCs w:val="24"/>
          <w:rtl/>
        </w:rPr>
        <w:t xml:space="preserve">גייסים </w:t>
      </w:r>
      <w:r w:rsidR="00B55905" w:rsidRPr="00E72A5E">
        <w:rPr>
          <w:rFonts w:cs="Calibri"/>
          <w:sz w:val="24"/>
          <w:szCs w:val="24"/>
          <w:rtl/>
        </w:rPr>
        <w:t>להגדיר בעצמ</w:t>
      </w:r>
      <w:r>
        <w:rPr>
          <w:rFonts w:cs="Calibri" w:hint="cs"/>
          <w:sz w:val="24"/>
          <w:szCs w:val="24"/>
          <w:rtl/>
        </w:rPr>
        <w:t>ם</w:t>
      </w:r>
      <w:r w:rsidR="00B55905" w:rsidRPr="00E72A5E">
        <w:rPr>
          <w:rFonts w:cs="Calibri"/>
          <w:sz w:val="24"/>
          <w:szCs w:val="24"/>
          <w:rtl/>
        </w:rPr>
        <w:t xml:space="preserve"> את התכונות המועדפות עלי</w:t>
      </w:r>
      <w:r>
        <w:rPr>
          <w:rFonts w:cs="Calibri" w:hint="cs"/>
          <w:sz w:val="24"/>
          <w:szCs w:val="24"/>
          <w:rtl/>
        </w:rPr>
        <w:t>הם</w:t>
      </w:r>
      <w:r w:rsidR="00955FAD">
        <w:rPr>
          <w:rFonts w:cs="Calibri" w:hint="cs"/>
          <w:sz w:val="24"/>
          <w:szCs w:val="24"/>
          <w:rtl/>
        </w:rPr>
        <w:t xml:space="preserve"> ובכך לייצר גמישות גדולה יותר</w:t>
      </w:r>
      <w:r w:rsidR="00B55905" w:rsidRPr="00E72A5E">
        <w:rPr>
          <w:rFonts w:cs="Calibri"/>
          <w:sz w:val="24"/>
          <w:szCs w:val="24"/>
          <w:rtl/>
        </w:rPr>
        <w:t>.</w:t>
      </w:r>
    </w:p>
    <w:p w14:paraId="0ED71BFA" w14:textId="6D59079B" w:rsidR="00B825FD" w:rsidRDefault="00B825FD" w:rsidP="0090232D">
      <w:pPr>
        <w:jc w:val="both"/>
        <w:rPr>
          <w:rFonts w:cs="Calibri"/>
          <w:sz w:val="24"/>
          <w:szCs w:val="24"/>
          <w:rtl/>
        </w:rPr>
      </w:pPr>
    </w:p>
    <w:p w14:paraId="0B85B195" w14:textId="22FA66BD" w:rsidR="00B825FD" w:rsidRDefault="00B825FD" w:rsidP="0090232D">
      <w:pPr>
        <w:jc w:val="both"/>
        <w:rPr>
          <w:rFonts w:cs="Calibri"/>
          <w:sz w:val="24"/>
          <w:szCs w:val="24"/>
          <w:rtl/>
        </w:rPr>
      </w:pPr>
    </w:p>
    <w:p w14:paraId="7B4430AE" w14:textId="020C831E" w:rsidR="00B825FD" w:rsidRDefault="00B825FD" w:rsidP="0090232D">
      <w:pPr>
        <w:jc w:val="both"/>
        <w:rPr>
          <w:rFonts w:cs="Calibri"/>
          <w:sz w:val="24"/>
          <w:szCs w:val="24"/>
          <w:rtl/>
        </w:rPr>
      </w:pPr>
    </w:p>
    <w:p w14:paraId="350ECBC6" w14:textId="13AC356A" w:rsidR="00B825FD" w:rsidRDefault="00B825FD" w:rsidP="0090232D">
      <w:pPr>
        <w:jc w:val="both"/>
        <w:rPr>
          <w:rFonts w:cs="Calibri"/>
          <w:sz w:val="24"/>
          <w:szCs w:val="24"/>
          <w:rtl/>
        </w:rPr>
      </w:pPr>
    </w:p>
    <w:p w14:paraId="5089DCC1" w14:textId="53E6A942" w:rsidR="00B825FD" w:rsidRDefault="00B825FD" w:rsidP="0090232D">
      <w:pPr>
        <w:jc w:val="both"/>
        <w:rPr>
          <w:rFonts w:cs="Calibri"/>
          <w:sz w:val="24"/>
          <w:szCs w:val="24"/>
          <w:rtl/>
        </w:rPr>
      </w:pPr>
    </w:p>
    <w:p w14:paraId="52F83E50" w14:textId="187B6E23" w:rsidR="00B825FD" w:rsidRDefault="00B825FD" w:rsidP="0090232D">
      <w:pPr>
        <w:jc w:val="both"/>
        <w:rPr>
          <w:rFonts w:cs="Calibri"/>
          <w:sz w:val="24"/>
          <w:szCs w:val="24"/>
          <w:rtl/>
        </w:rPr>
      </w:pPr>
    </w:p>
    <w:p w14:paraId="523CFDD8" w14:textId="08E32C1A" w:rsidR="00B825FD" w:rsidRDefault="00B825FD" w:rsidP="0090232D">
      <w:pPr>
        <w:jc w:val="both"/>
        <w:rPr>
          <w:rFonts w:cs="Calibri"/>
          <w:sz w:val="24"/>
          <w:szCs w:val="24"/>
          <w:rtl/>
        </w:rPr>
      </w:pPr>
    </w:p>
    <w:p w14:paraId="0E1F92C0" w14:textId="6C4D9727" w:rsidR="00B825FD" w:rsidRDefault="00B825FD" w:rsidP="0090232D">
      <w:pPr>
        <w:jc w:val="both"/>
        <w:rPr>
          <w:rFonts w:cs="Calibri"/>
          <w:sz w:val="24"/>
          <w:szCs w:val="24"/>
          <w:rtl/>
        </w:rPr>
      </w:pPr>
    </w:p>
    <w:p w14:paraId="77ACB757" w14:textId="38026E55" w:rsidR="00B825FD" w:rsidRDefault="00B825FD" w:rsidP="0090232D">
      <w:pPr>
        <w:jc w:val="both"/>
        <w:rPr>
          <w:rFonts w:cs="Calibri"/>
          <w:sz w:val="24"/>
          <w:szCs w:val="24"/>
          <w:rtl/>
        </w:rPr>
      </w:pPr>
    </w:p>
    <w:p w14:paraId="504F71BE" w14:textId="12CB6F13" w:rsidR="00B825FD" w:rsidRDefault="00B825FD" w:rsidP="0090232D">
      <w:pPr>
        <w:jc w:val="both"/>
        <w:rPr>
          <w:rFonts w:cs="Calibri"/>
          <w:sz w:val="24"/>
          <w:szCs w:val="24"/>
          <w:rtl/>
        </w:rPr>
      </w:pPr>
    </w:p>
    <w:p w14:paraId="2170F8B5" w14:textId="0601F234" w:rsidR="00B825FD" w:rsidRDefault="00B825FD" w:rsidP="0090232D">
      <w:pPr>
        <w:jc w:val="both"/>
        <w:rPr>
          <w:rFonts w:cs="Calibri"/>
          <w:sz w:val="24"/>
          <w:szCs w:val="24"/>
          <w:rtl/>
        </w:rPr>
      </w:pPr>
    </w:p>
    <w:p w14:paraId="13B55C15" w14:textId="2F9A4508" w:rsidR="00B825FD" w:rsidRDefault="00B825FD" w:rsidP="0090232D">
      <w:pPr>
        <w:jc w:val="both"/>
        <w:rPr>
          <w:rFonts w:cs="Calibri"/>
          <w:sz w:val="24"/>
          <w:szCs w:val="24"/>
          <w:rtl/>
        </w:rPr>
      </w:pPr>
    </w:p>
    <w:p w14:paraId="4C570E9C" w14:textId="42D8542F" w:rsidR="00B825FD" w:rsidRDefault="00B825FD" w:rsidP="0090232D">
      <w:pPr>
        <w:jc w:val="both"/>
        <w:rPr>
          <w:rFonts w:cs="Calibri"/>
          <w:sz w:val="24"/>
          <w:szCs w:val="24"/>
          <w:rtl/>
        </w:rPr>
      </w:pPr>
    </w:p>
    <w:p w14:paraId="00225CEE" w14:textId="4153BF5F" w:rsidR="00B825FD" w:rsidRDefault="00B825FD" w:rsidP="0090232D">
      <w:pPr>
        <w:jc w:val="both"/>
        <w:rPr>
          <w:rFonts w:cs="Calibri"/>
          <w:sz w:val="24"/>
          <w:szCs w:val="24"/>
          <w:rtl/>
        </w:rPr>
      </w:pPr>
    </w:p>
    <w:p w14:paraId="44E18019" w14:textId="19FC061E" w:rsidR="00B825FD" w:rsidRDefault="00B825FD" w:rsidP="0090232D">
      <w:pPr>
        <w:jc w:val="both"/>
        <w:rPr>
          <w:rFonts w:cs="Calibri"/>
          <w:sz w:val="24"/>
          <w:szCs w:val="24"/>
          <w:rtl/>
        </w:rPr>
      </w:pPr>
    </w:p>
    <w:p w14:paraId="748367DD" w14:textId="7034879D" w:rsidR="00B825FD" w:rsidRDefault="00B825FD" w:rsidP="0090232D">
      <w:pPr>
        <w:jc w:val="both"/>
        <w:rPr>
          <w:rFonts w:cs="Calibri"/>
          <w:sz w:val="24"/>
          <w:szCs w:val="24"/>
          <w:rtl/>
        </w:rPr>
      </w:pPr>
    </w:p>
    <w:p w14:paraId="2A437577" w14:textId="78FE3191" w:rsidR="00B825FD" w:rsidRDefault="00B825FD" w:rsidP="0090232D">
      <w:pPr>
        <w:jc w:val="both"/>
        <w:rPr>
          <w:rFonts w:cs="Calibri"/>
          <w:sz w:val="24"/>
          <w:szCs w:val="24"/>
          <w:rtl/>
        </w:rPr>
      </w:pPr>
    </w:p>
    <w:p w14:paraId="4AC071A0" w14:textId="53D3DAF8" w:rsidR="00B825FD" w:rsidRDefault="00B825FD" w:rsidP="0090232D">
      <w:pPr>
        <w:jc w:val="both"/>
        <w:rPr>
          <w:rFonts w:cs="Calibri"/>
          <w:sz w:val="24"/>
          <w:szCs w:val="24"/>
          <w:rtl/>
        </w:rPr>
      </w:pPr>
    </w:p>
    <w:p w14:paraId="01843FC1" w14:textId="77777777" w:rsidR="00B825FD" w:rsidRPr="00A86E03" w:rsidRDefault="00B825FD" w:rsidP="0090232D">
      <w:pPr>
        <w:jc w:val="both"/>
        <w:rPr>
          <w:rFonts w:cstheme="minorHAnsi"/>
          <w:sz w:val="24"/>
          <w:szCs w:val="24"/>
        </w:rPr>
      </w:pPr>
    </w:p>
    <w:p w14:paraId="0C410025" w14:textId="0446A358" w:rsidR="0067515E" w:rsidRPr="00A86E03" w:rsidRDefault="0067515E" w:rsidP="0090232D">
      <w:pPr>
        <w:pStyle w:val="1"/>
        <w:numPr>
          <w:ilvl w:val="0"/>
          <w:numId w:val="10"/>
        </w:numPr>
        <w:jc w:val="both"/>
        <w:rPr>
          <w:rtl/>
        </w:rPr>
      </w:pPr>
      <w:r w:rsidRPr="00A86E03">
        <w:rPr>
          <w:rtl/>
        </w:rPr>
        <w:lastRenderedPageBreak/>
        <w:t xml:space="preserve"> </w:t>
      </w:r>
      <w:bookmarkStart w:id="25" w:name="_Toc4588449"/>
      <w:r w:rsidRPr="00A86E03">
        <w:rPr>
          <w:rtl/>
        </w:rPr>
        <w:t>רקע תיאורטי</w:t>
      </w:r>
      <w:bookmarkEnd w:id="25"/>
    </w:p>
    <w:p w14:paraId="1ACE2462" w14:textId="7468FD5D" w:rsidR="003A2DBF" w:rsidRPr="00CD7833" w:rsidRDefault="003A2DBF" w:rsidP="0090232D">
      <w:pPr>
        <w:jc w:val="both"/>
        <w:rPr>
          <w:rFonts w:cstheme="minorHAnsi"/>
          <w:sz w:val="24"/>
          <w:szCs w:val="24"/>
          <w:rtl/>
        </w:rPr>
      </w:pPr>
    </w:p>
    <w:p w14:paraId="1ED7F848" w14:textId="15BCE5C1" w:rsidR="003A2DBF" w:rsidRPr="00CD7833" w:rsidRDefault="003A2DBF" w:rsidP="0090232D">
      <w:pPr>
        <w:pStyle w:val="2"/>
        <w:jc w:val="both"/>
        <w:rPr>
          <w:rtl/>
        </w:rPr>
      </w:pPr>
      <w:bookmarkStart w:id="26" w:name="_Toc4588450"/>
      <w:r w:rsidRPr="00CD7833">
        <w:rPr>
          <w:rtl/>
        </w:rPr>
        <w:t>2.1 רשתות מחשבים</w:t>
      </w:r>
      <w:bookmarkEnd w:id="26"/>
    </w:p>
    <w:p w14:paraId="5B61C195" w14:textId="37FD2D5E" w:rsidR="003A2DBF" w:rsidRPr="00CD7833" w:rsidRDefault="003A2DBF" w:rsidP="0090232D">
      <w:pPr>
        <w:jc w:val="both"/>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rsidP="0090232D">
      <w:pPr>
        <w:jc w:val="both"/>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90232D">
      <w:pPr>
        <w:pStyle w:val="a8"/>
        <w:numPr>
          <w:ilvl w:val="0"/>
          <w:numId w:val="1"/>
        </w:numPr>
        <w:jc w:val="both"/>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90232D">
      <w:pPr>
        <w:pStyle w:val="a8"/>
        <w:numPr>
          <w:ilvl w:val="0"/>
          <w:numId w:val="1"/>
        </w:numPr>
        <w:jc w:val="both"/>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90232D">
      <w:pPr>
        <w:pStyle w:val="a8"/>
        <w:numPr>
          <w:ilvl w:val="0"/>
          <w:numId w:val="1"/>
        </w:numPr>
        <w:jc w:val="both"/>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proofErr w:type="spellStart"/>
      <w:r w:rsidRPr="00CD7833">
        <w:rPr>
          <w:rFonts w:cstheme="minorHAnsi"/>
          <w:sz w:val="24"/>
          <w:szCs w:val="24"/>
        </w:rPr>
        <w:t>skype</w:t>
      </w:r>
      <w:proofErr w:type="spellEnd"/>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xml:space="preserve">, עבור כל ישות ברשת האינטרנט, המאפשרת לזהות ולתקשר </w:t>
      </w:r>
      <w:proofErr w:type="spellStart"/>
      <w:r w:rsidRPr="00CD7833">
        <w:rPr>
          <w:rFonts w:cstheme="minorHAnsi"/>
          <w:sz w:val="24"/>
          <w:szCs w:val="24"/>
          <w:rtl/>
        </w:rPr>
        <w:t>איתה</w:t>
      </w:r>
      <w:proofErr w:type="spellEnd"/>
      <w:r w:rsidRPr="00CD7833">
        <w:rPr>
          <w:rFonts w:cstheme="minorHAnsi"/>
          <w:sz w:val="24"/>
          <w:szCs w:val="24"/>
          <w:rtl/>
        </w:rPr>
        <w:t xml:space="preserve"> ברשת.</w:t>
      </w:r>
    </w:p>
    <w:p w14:paraId="2AA5D054" w14:textId="4E281EBB"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0EF1CE31" w:rsidR="00020D77" w:rsidRPr="00CD7833" w:rsidRDefault="00020D77" w:rsidP="00427C70">
      <w:pPr>
        <w:jc w:val="both"/>
        <w:rPr>
          <w:rFonts w:cstheme="minorHAnsi"/>
          <w:sz w:val="24"/>
          <w:szCs w:val="24"/>
          <w:rtl/>
        </w:rPr>
      </w:pPr>
      <w:r w:rsidRPr="00CD7833">
        <w:rPr>
          <w:rFonts w:cstheme="minorHAnsi"/>
          <w:sz w:val="24"/>
          <w:szCs w:val="24"/>
          <w:rtl/>
        </w:rPr>
        <w:t>בעולם האינטרנט של ימ</w:t>
      </w:r>
      <w:r w:rsidR="00FF13F0">
        <w:rPr>
          <w:rFonts w:cstheme="minorHAnsi" w:hint="cs"/>
          <w:sz w:val="24"/>
          <w:szCs w:val="24"/>
          <w:rtl/>
        </w:rPr>
        <w:t>י</w:t>
      </w:r>
      <w:r w:rsidRPr="00CD7833">
        <w:rPr>
          <w:rFonts w:cstheme="minorHAnsi"/>
          <w:sz w:val="24"/>
          <w:szCs w:val="24"/>
          <w:rtl/>
        </w:rPr>
        <w:t xml:space="preserve">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w:t>
      </w:r>
      <w:r w:rsidR="00427C70">
        <w:rPr>
          <w:rFonts w:cstheme="minorHAnsi" w:hint="cs"/>
          <w:sz w:val="24"/>
          <w:szCs w:val="24"/>
          <w:rtl/>
        </w:rPr>
        <w:t>מה שיכולים לספק</w:t>
      </w:r>
      <w:r w:rsidR="00024D02" w:rsidRPr="00CD7833">
        <w:rPr>
          <w:rFonts w:cstheme="minorHAnsi"/>
          <w:sz w:val="24"/>
          <w:szCs w:val="24"/>
          <w:rtl/>
        </w:rPr>
        <w:t xml:space="preserve"> הרכיבים במחשב הביתי)</w:t>
      </w:r>
      <w:r w:rsidR="004A3B97" w:rsidRPr="00CD7833">
        <w:rPr>
          <w:rFonts w:cstheme="minorHAnsi"/>
          <w:sz w:val="24"/>
          <w:szCs w:val="24"/>
          <w:rtl/>
        </w:rPr>
        <w:t>.</w:t>
      </w:r>
    </w:p>
    <w:p w14:paraId="311A0061" w14:textId="60069687" w:rsidR="004A3B97" w:rsidRPr="00CD7833" w:rsidRDefault="00BE6C3E" w:rsidP="0090232D">
      <w:pPr>
        <w:jc w:val="both"/>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rsidP="0090232D">
      <w:pPr>
        <w:jc w:val="both"/>
        <w:rPr>
          <w:rFonts w:cstheme="minorHAnsi"/>
          <w:sz w:val="24"/>
          <w:szCs w:val="24"/>
          <w:rtl/>
        </w:rPr>
      </w:pPr>
    </w:p>
    <w:p w14:paraId="7C46FE96" w14:textId="4C515777" w:rsidR="008F57AB" w:rsidRDefault="008F57AB" w:rsidP="0090232D">
      <w:pPr>
        <w:jc w:val="both"/>
        <w:rPr>
          <w:rFonts w:cstheme="minorHAnsi"/>
          <w:sz w:val="24"/>
          <w:szCs w:val="24"/>
        </w:rPr>
      </w:pPr>
    </w:p>
    <w:p w14:paraId="3B223622" w14:textId="54F4C407" w:rsidR="008F57AB" w:rsidRDefault="00DA54D4" w:rsidP="0090232D">
      <w:pPr>
        <w:jc w:val="both"/>
        <w:rPr>
          <w:rFonts w:cstheme="minorHAnsi"/>
          <w:sz w:val="24"/>
          <w:szCs w:val="24"/>
          <w:rtl/>
        </w:rPr>
      </w:pPr>
      <w:r>
        <w:rPr>
          <w:noProof/>
        </w:rPr>
        <w:drawing>
          <wp:anchor distT="0" distB="0" distL="114300" distR="114300" simplePos="0" relativeHeight="251651072" behindDoc="1" locked="0" layoutInCell="1" allowOverlap="1" wp14:anchorId="492F9C2A" wp14:editId="43C2BF89">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p>
    <w:p w14:paraId="15F185F3" w14:textId="4D112878" w:rsidR="008F57AB" w:rsidRDefault="00A86169" w:rsidP="0090232D">
      <w:pPr>
        <w:jc w:val="both"/>
        <w:rPr>
          <w:rFonts w:cstheme="minorHAnsi"/>
          <w:sz w:val="24"/>
          <w:szCs w:val="24"/>
          <w:rtl/>
        </w:rPr>
      </w:pPr>
      <w:r>
        <w:rPr>
          <w:noProof/>
        </w:rPr>
        <w:drawing>
          <wp:anchor distT="0" distB="0" distL="114300" distR="114300" simplePos="0" relativeHeight="251649024" behindDoc="0" locked="0" layoutInCell="1" allowOverlap="1" wp14:anchorId="57EC528F" wp14:editId="264A5AF6">
            <wp:simplePos x="0" y="0"/>
            <wp:positionH relativeFrom="page">
              <wp:posOffset>2796540</wp:posOffset>
            </wp:positionH>
            <wp:positionV relativeFrom="paragraph">
              <wp:posOffset>298450</wp:posOffset>
            </wp:positionV>
            <wp:extent cx="1388745" cy="856615"/>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8745" cy="856615"/>
                    </a:xfrm>
                    <a:prstGeom prst="rect">
                      <a:avLst/>
                    </a:prstGeom>
                  </pic:spPr>
                </pic:pic>
              </a:graphicData>
            </a:graphic>
            <wp14:sizeRelH relativeFrom="margin">
              <wp14:pctWidth>0</wp14:pctWidth>
            </wp14:sizeRelH>
            <wp14:sizeRelV relativeFrom="margin">
              <wp14:pctHeight>0</wp14:pctHeight>
            </wp14:sizeRelV>
          </wp:anchor>
        </w:drawing>
      </w:r>
    </w:p>
    <w:p w14:paraId="09CBA32E" w14:textId="5A4E4A3D" w:rsidR="008F57AB" w:rsidRDefault="00DA54D4" w:rsidP="0090232D">
      <w:pPr>
        <w:jc w:val="both"/>
        <w:rPr>
          <w:rFonts w:cstheme="minorHAnsi"/>
          <w:sz w:val="24"/>
          <w:szCs w:val="24"/>
          <w:rtl/>
        </w:rPr>
      </w:pPr>
      <w:r>
        <w:rPr>
          <w:noProof/>
        </w:rPr>
        <mc:AlternateContent>
          <mc:Choice Requires="wps">
            <w:drawing>
              <wp:anchor distT="0" distB="0" distL="114300" distR="114300" simplePos="0" relativeHeight="251650048" behindDoc="0" locked="0" layoutInCell="1" allowOverlap="1" wp14:anchorId="40C5AFF0" wp14:editId="048477EA">
                <wp:simplePos x="0" y="0"/>
                <wp:positionH relativeFrom="page">
                  <wp:posOffset>3619500</wp:posOffset>
                </wp:positionH>
                <wp:positionV relativeFrom="paragraph">
                  <wp:posOffset>85725</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364E97" w:rsidRPr="00DA54D4" w:rsidRDefault="00364E9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285pt;margin-top:6.75pt;width:44.95pt;height:21.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" fillcolor="#d9e2f3 [660]" strokecolor="black [3213]" strokeweight="2.25pt">
                <v:shadow on="t" type="perspective" color="black" opacity="26214f" offset="0,0" matrix="64881f,,,64881f"/>
                <v:textbox>
                  <w:txbxContent>
                    <w:p w14:paraId="2D3E1B6F" w14:textId="77777777" w:rsidR="00242CF0" w:rsidRPr="00DA54D4" w:rsidRDefault="00242CF0"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53120" behindDoc="0" locked="0" layoutInCell="1" allowOverlap="1" wp14:anchorId="4D95F7D7" wp14:editId="3DA4D758">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364E97" w:rsidRPr="00DA54D4" w:rsidRDefault="00364E9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242CF0" w:rsidRPr="00DA54D4" w:rsidRDefault="00242CF0"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rsidP="0090232D">
      <w:pPr>
        <w:jc w:val="both"/>
        <w:rPr>
          <w:rFonts w:cstheme="minorHAnsi"/>
          <w:sz w:val="24"/>
          <w:szCs w:val="24"/>
          <w:rtl/>
        </w:rPr>
      </w:pPr>
      <w:r>
        <w:rPr>
          <w:rFonts w:cstheme="minorHAnsi"/>
          <w:noProof/>
          <w:sz w:val="24"/>
          <w:szCs w:val="24"/>
          <w:rtl/>
        </w:rPr>
        <mc:AlternateContent>
          <mc:Choice Requires="wpg">
            <w:drawing>
              <wp:anchor distT="0" distB="0" distL="114300" distR="114300" simplePos="0" relativeHeight="251652096" behindDoc="0" locked="0" layoutInCell="1" allowOverlap="1" wp14:anchorId="147B19CB" wp14:editId="77E62DCC">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B26A22B" id="Group 1" o:spid="_x0000_s1026" style="position:absolute;margin-left:278.05pt;margin-top:4.95pt;width:152.65pt;height:35.45pt;z-index:251652096;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">
                  <v:imagedata r:id="rId18" o:title="Screen Clipping" chromakey="white"/>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">
                  <v:imagedata r:id="rId19" o:title="220px-Facebook_New_Logo_(2015).svg"/>
                </v:shape>
              </v:group>
            </w:pict>
          </mc:Fallback>
        </mc:AlternateContent>
      </w:r>
    </w:p>
    <w:p w14:paraId="2B457018" w14:textId="40B59C7B" w:rsidR="008F57AB" w:rsidRDefault="008F57AB" w:rsidP="0090232D">
      <w:pPr>
        <w:jc w:val="both"/>
        <w:rPr>
          <w:rFonts w:cstheme="minorHAnsi"/>
          <w:sz w:val="24"/>
          <w:szCs w:val="24"/>
          <w:rtl/>
        </w:rPr>
      </w:pPr>
    </w:p>
    <w:p w14:paraId="2B261D30" w14:textId="0D253D2E" w:rsidR="008F57AB" w:rsidRDefault="008F57AB" w:rsidP="0090232D">
      <w:pPr>
        <w:jc w:val="both"/>
        <w:rPr>
          <w:rFonts w:cstheme="minorHAnsi"/>
          <w:sz w:val="24"/>
          <w:szCs w:val="24"/>
          <w:rtl/>
        </w:rPr>
      </w:pPr>
    </w:p>
    <w:p w14:paraId="68A8BCFD" w14:textId="77777777" w:rsidR="00246B83" w:rsidRDefault="00246B83" w:rsidP="0090232D">
      <w:pPr>
        <w:jc w:val="both"/>
        <w:rPr>
          <w:rFonts w:cstheme="minorHAnsi"/>
          <w:sz w:val="24"/>
          <w:szCs w:val="24"/>
          <w:rtl/>
        </w:rPr>
      </w:pPr>
    </w:p>
    <w:p w14:paraId="0FA278A3" w14:textId="51D0BC4F" w:rsidR="008F57AB" w:rsidRDefault="008F57AB" w:rsidP="0090232D">
      <w:pPr>
        <w:jc w:val="both"/>
        <w:rPr>
          <w:rFonts w:cstheme="minorHAnsi"/>
          <w:sz w:val="24"/>
          <w:szCs w:val="24"/>
          <w:rtl/>
        </w:rPr>
      </w:pPr>
    </w:p>
    <w:p w14:paraId="3AD9F7FE" w14:textId="15985C1C" w:rsidR="008F57AB" w:rsidRPr="00156F05" w:rsidRDefault="008F57AB" w:rsidP="0090232D">
      <w:pPr>
        <w:jc w:val="both"/>
        <w:rPr>
          <w:rFonts w:cstheme="minorHAnsi"/>
          <w:sz w:val="24"/>
          <w:szCs w:val="24"/>
          <w:rtl/>
        </w:rPr>
      </w:pPr>
    </w:p>
    <w:p w14:paraId="3336B1E9" w14:textId="22425C9B" w:rsidR="001159A7" w:rsidRPr="00156F05" w:rsidRDefault="00D853E3" w:rsidP="0090232D">
      <w:pPr>
        <w:pStyle w:val="2"/>
        <w:jc w:val="both"/>
        <w:rPr>
          <w:rtl/>
        </w:rPr>
      </w:pPr>
      <w:bookmarkStart w:id="27" w:name="_Toc4588451"/>
      <w:r w:rsidRPr="00156F05">
        <w:rPr>
          <w:rtl/>
        </w:rPr>
        <w:lastRenderedPageBreak/>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27"/>
    </w:p>
    <w:p w14:paraId="42A8973E" w14:textId="52CB0EF8" w:rsidR="00D853E3" w:rsidRPr="00156F05" w:rsidRDefault="00D853E3" w:rsidP="0090232D">
      <w:pPr>
        <w:autoSpaceDE w:val="0"/>
        <w:autoSpaceDN w:val="0"/>
        <w:adjustRightInd w:val="0"/>
        <w:spacing w:after="0" w:line="240" w:lineRule="auto"/>
        <w:jc w:val="both"/>
        <w:rPr>
          <w:rFonts w:cstheme="minorHAnsi"/>
          <w:sz w:val="24"/>
          <w:szCs w:val="24"/>
          <w:rtl/>
        </w:rPr>
      </w:pPr>
      <w:r w:rsidRPr="00156F05">
        <w:rPr>
          <w:rFonts w:cstheme="minorHAnsi"/>
          <w:sz w:val="24"/>
          <w:szCs w:val="24"/>
        </w:rPr>
        <w:t xml:space="preserve"> </w:t>
      </w:r>
      <w:proofErr w:type="gramStart"/>
      <w:r w:rsidRPr="00156F05">
        <w:rPr>
          <w:rFonts w:cstheme="minorHAnsi"/>
          <w:sz w:val="24"/>
          <w:szCs w:val="24"/>
        </w:rPr>
        <w:t>client-server</w:t>
      </w:r>
      <w:proofErr w:type="gramEnd"/>
      <w:r w:rsidRPr="00156F05">
        <w:rPr>
          <w:rFonts w:cstheme="minorHAnsi"/>
          <w:sz w:val="24"/>
          <w:szCs w:val="24"/>
        </w:rPr>
        <w:t xml:space="preserve">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5C13D68" w:rsidR="004436CD" w:rsidRPr="00CD7833" w:rsidRDefault="004436CD"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w:t>
      </w:r>
      <w:commentRangeStart w:id="28"/>
      <w:r>
        <w:rPr>
          <w:rFonts w:cstheme="minorHAnsi" w:hint="cs"/>
          <w:sz w:val="24"/>
          <w:szCs w:val="24"/>
          <w:rtl/>
        </w:rPr>
        <w:t>מאוחר</w:t>
      </w:r>
      <w:commentRangeEnd w:id="28"/>
      <w:r w:rsidR="0030458A">
        <w:rPr>
          <w:rStyle w:val="ad"/>
          <w:rtl/>
        </w:rPr>
        <w:commentReference w:id="28"/>
      </w:r>
      <w:r>
        <w:rPr>
          <w:rFonts w:cstheme="minorHAnsi" w:hint="cs"/>
          <w:sz w:val="24"/>
          <w:szCs w:val="24"/>
          <w:rtl/>
        </w:rPr>
        <w:t>,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2BCB759F" w:rsidR="00B65564" w:rsidRPr="00CD7833" w:rsidRDefault="00BD2E6E" w:rsidP="0090232D">
      <w:pPr>
        <w:autoSpaceDE w:val="0"/>
        <w:autoSpaceDN w:val="0"/>
        <w:adjustRightInd w:val="0"/>
        <w:spacing w:after="0" w:line="240" w:lineRule="auto"/>
        <w:jc w:val="both"/>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 xml:space="preserve">א </w:t>
      </w:r>
      <w:commentRangeStart w:id="29"/>
      <w:r w:rsidR="00D853E3" w:rsidRPr="00CD7833">
        <w:rPr>
          <w:rFonts w:cstheme="minorHAnsi"/>
          <w:sz w:val="24"/>
          <w:szCs w:val="24"/>
          <w:rtl/>
        </w:rPr>
        <w:t>אח</w:t>
      </w:r>
      <w:r w:rsidRPr="00CD7833">
        <w:rPr>
          <w:rFonts w:cstheme="minorHAnsi" w:hint="cs"/>
          <w:sz w:val="24"/>
          <w:szCs w:val="24"/>
          <w:rtl/>
        </w:rPr>
        <w:t>ד</w:t>
      </w:r>
      <w:commentRangeEnd w:id="29"/>
      <w:r w:rsidR="00107594">
        <w:rPr>
          <w:rStyle w:val="ad"/>
          <w:rtl/>
        </w:rPr>
        <w:commentReference w:id="29"/>
      </w:r>
      <w:r w:rsidR="00D853E3" w:rsidRPr="00CD7833">
        <w:rPr>
          <w:rFonts w:cstheme="minorHAnsi"/>
          <w:sz w:val="24"/>
          <w:szCs w:val="24"/>
          <w:rtl/>
        </w:rPr>
        <w:t xml:space="preserve"> מתצורות</w:t>
      </w:r>
      <w:r w:rsidRPr="00CD7833">
        <w:rPr>
          <w:rFonts w:cstheme="minorHAnsi"/>
          <w:sz w:val="24"/>
          <w:szCs w:val="24"/>
        </w:rPr>
        <w:t xml:space="preserve"> </w:t>
      </w:r>
      <w:r w:rsidR="00D853E3" w:rsidRPr="00CD7833">
        <w:rPr>
          <w:rFonts w:cstheme="minorHAnsi"/>
          <w:sz w:val="24"/>
          <w:szCs w:val="24"/>
          <w:rtl/>
        </w:rPr>
        <w:t>ההתקשרות הנפוצות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w:t>
      </w:r>
      <w:proofErr w:type="spellStart"/>
      <w:r w:rsidR="008F57AB">
        <w:rPr>
          <w:rFonts w:cstheme="minorHAnsi" w:hint="cs"/>
          <w:sz w:val="24"/>
          <w:szCs w:val="24"/>
          <w:rtl/>
        </w:rPr>
        <w:t>בדר"כ</w:t>
      </w:r>
      <w:proofErr w:type="spellEnd"/>
      <w:r w:rsidR="008F57AB">
        <w:rPr>
          <w:rFonts w:cstheme="minorHAnsi" w:hint="cs"/>
          <w:sz w:val="24"/>
          <w:szCs w:val="24"/>
          <w:rtl/>
        </w:rPr>
        <w:t xml:space="preserve">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340A69">
        <w:rPr>
          <w:rStyle w:val="ab"/>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43B20073" w:rsidR="00D853E3" w:rsidRPr="00CD7833" w:rsidRDefault="00D853E3" w:rsidP="0030458A">
      <w:pPr>
        <w:autoSpaceDE w:val="0"/>
        <w:autoSpaceDN w:val="0"/>
        <w:adjustRightInd w:val="0"/>
        <w:spacing w:after="0" w:line="240" w:lineRule="auto"/>
        <w:jc w:val="both"/>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w:t>
      </w:r>
      <w:r w:rsidR="0030458A">
        <w:rPr>
          <w:rFonts w:cstheme="minorHAnsi" w:hint="cs"/>
          <w:sz w:val="24"/>
          <w:szCs w:val="24"/>
          <w:rtl/>
        </w:rPr>
        <w:t>,</w:t>
      </w:r>
      <w:r w:rsidRPr="00CD7833">
        <w:rPr>
          <w:rFonts w:cstheme="minorHAnsi"/>
          <w:sz w:val="24"/>
          <w:szCs w:val="24"/>
          <w:rtl/>
        </w:rPr>
        <w:t xml:space="preserve"> הוא מופעל על ידי המשתמש ופונ</w:t>
      </w:r>
      <w:r w:rsidR="0030458A">
        <w:rPr>
          <w:rFonts w:cstheme="minorHAnsi" w:hint="cs"/>
          <w:sz w:val="24"/>
          <w:szCs w:val="24"/>
          <w:rtl/>
        </w:rPr>
        <w:t>ה</w:t>
      </w:r>
    </w:p>
    <w:p w14:paraId="705BB1CA" w14:textId="4A3721DC"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90232D">
      <w:pPr>
        <w:autoSpaceDE w:val="0"/>
        <w:autoSpaceDN w:val="0"/>
        <w:adjustRightInd w:val="0"/>
        <w:spacing w:after="0" w:line="240" w:lineRule="auto"/>
        <w:jc w:val="both"/>
        <w:rPr>
          <w:rFonts w:cstheme="minorHAnsi"/>
          <w:sz w:val="24"/>
          <w:szCs w:val="24"/>
          <w:rtl/>
        </w:rPr>
      </w:pPr>
    </w:p>
    <w:p w14:paraId="2A50276C" w14:textId="50C67DC7"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90232D">
      <w:pPr>
        <w:autoSpaceDE w:val="0"/>
        <w:autoSpaceDN w:val="0"/>
        <w:adjustRightInd w:val="0"/>
        <w:spacing w:after="0" w:line="240" w:lineRule="auto"/>
        <w:jc w:val="both"/>
        <w:rPr>
          <w:rFonts w:cstheme="minorHAnsi"/>
          <w:sz w:val="24"/>
          <w:szCs w:val="24"/>
          <w:rtl/>
        </w:rPr>
      </w:pPr>
    </w:p>
    <w:p w14:paraId="5E00890B" w14:textId="2A73633A" w:rsidR="00246B83" w:rsidRDefault="00246B83" w:rsidP="0090232D">
      <w:pPr>
        <w:autoSpaceDE w:val="0"/>
        <w:autoSpaceDN w:val="0"/>
        <w:adjustRightInd w:val="0"/>
        <w:spacing w:after="0" w:line="240" w:lineRule="auto"/>
        <w:jc w:val="both"/>
        <w:rPr>
          <w:rFonts w:cstheme="minorHAnsi"/>
          <w:sz w:val="24"/>
          <w:szCs w:val="24"/>
          <w:rtl/>
        </w:rPr>
      </w:pPr>
    </w:p>
    <w:p w14:paraId="0254267A" w14:textId="2085D739" w:rsidR="00246B83" w:rsidRDefault="00246B83" w:rsidP="0090232D">
      <w:pPr>
        <w:autoSpaceDE w:val="0"/>
        <w:autoSpaceDN w:val="0"/>
        <w:adjustRightInd w:val="0"/>
        <w:spacing w:after="0" w:line="240" w:lineRule="auto"/>
        <w:jc w:val="both"/>
        <w:rPr>
          <w:rFonts w:cstheme="minorHAnsi"/>
          <w:sz w:val="24"/>
          <w:szCs w:val="24"/>
          <w:rtl/>
        </w:rPr>
      </w:pPr>
    </w:p>
    <w:p w14:paraId="5C52CE58" w14:textId="22FEF75A" w:rsidR="00246B83" w:rsidRDefault="00246B83" w:rsidP="0090232D">
      <w:pPr>
        <w:autoSpaceDE w:val="0"/>
        <w:autoSpaceDN w:val="0"/>
        <w:adjustRightInd w:val="0"/>
        <w:spacing w:after="0" w:line="240" w:lineRule="auto"/>
        <w:jc w:val="both"/>
        <w:rPr>
          <w:rFonts w:cstheme="minorHAnsi"/>
          <w:sz w:val="24"/>
          <w:szCs w:val="24"/>
          <w:rtl/>
        </w:rPr>
      </w:pPr>
    </w:p>
    <w:p w14:paraId="23418C2A" w14:textId="774B8AA8" w:rsidR="00246B83" w:rsidRDefault="00246B83" w:rsidP="0090232D">
      <w:pPr>
        <w:autoSpaceDE w:val="0"/>
        <w:autoSpaceDN w:val="0"/>
        <w:adjustRightInd w:val="0"/>
        <w:spacing w:after="0" w:line="240" w:lineRule="auto"/>
        <w:jc w:val="both"/>
        <w:rPr>
          <w:rFonts w:cstheme="minorHAnsi"/>
          <w:sz w:val="24"/>
          <w:szCs w:val="24"/>
          <w:rtl/>
        </w:rPr>
      </w:pPr>
    </w:p>
    <w:p w14:paraId="4D0B8823" w14:textId="22C88930" w:rsidR="00246B83" w:rsidRDefault="00246B83" w:rsidP="0090232D">
      <w:pPr>
        <w:autoSpaceDE w:val="0"/>
        <w:autoSpaceDN w:val="0"/>
        <w:adjustRightInd w:val="0"/>
        <w:spacing w:after="0" w:line="240" w:lineRule="auto"/>
        <w:jc w:val="both"/>
        <w:rPr>
          <w:rFonts w:cstheme="minorHAnsi"/>
          <w:sz w:val="24"/>
          <w:szCs w:val="24"/>
          <w:rtl/>
        </w:rPr>
      </w:pPr>
      <w:r>
        <w:rPr>
          <w:noProof/>
        </w:rPr>
        <w:drawing>
          <wp:anchor distT="0" distB="0" distL="114300" distR="114300" simplePos="0" relativeHeight="251654144" behindDoc="1" locked="0" layoutInCell="1" allowOverlap="1" wp14:anchorId="099356CC" wp14:editId="5477DB5A">
            <wp:simplePos x="0" y="0"/>
            <wp:positionH relativeFrom="column">
              <wp:posOffset>1511300</wp:posOffset>
            </wp:positionH>
            <wp:positionV relativeFrom="paragraph">
              <wp:posOffset>8255</wp:posOffset>
            </wp:positionV>
            <wp:extent cx="2783840" cy="3321710"/>
            <wp:effectExtent l="0" t="0" r="0" b="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3840" cy="332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CA1">
        <w:rPr>
          <w:rFonts w:cstheme="minorHAnsi"/>
          <w:sz w:val="24"/>
          <w:szCs w:val="24"/>
        </w:rPr>
        <w:t>-</w:t>
      </w:r>
    </w:p>
    <w:p w14:paraId="192ADFBA" w14:textId="7D602A8D" w:rsidR="00246B83" w:rsidRDefault="00246B83" w:rsidP="0090232D">
      <w:pPr>
        <w:autoSpaceDE w:val="0"/>
        <w:autoSpaceDN w:val="0"/>
        <w:adjustRightInd w:val="0"/>
        <w:spacing w:after="0" w:line="240" w:lineRule="auto"/>
        <w:jc w:val="both"/>
        <w:rPr>
          <w:rFonts w:cstheme="minorHAnsi"/>
          <w:sz w:val="24"/>
          <w:szCs w:val="24"/>
          <w:rtl/>
        </w:rPr>
      </w:pPr>
    </w:p>
    <w:p w14:paraId="4AFB043C" w14:textId="359B1757" w:rsidR="00246B83" w:rsidRDefault="00246B83" w:rsidP="0090232D">
      <w:pPr>
        <w:autoSpaceDE w:val="0"/>
        <w:autoSpaceDN w:val="0"/>
        <w:adjustRightInd w:val="0"/>
        <w:spacing w:after="0" w:line="240" w:lineRule="auto"/>
        <w:jc w:val="both"/>
        <w:rPr>
          <w:rFonts w:cstheme="minorHAnsi"/>
          <w:sz w:val="24"/>
          <w:szCs w:val="24"/>
          <w:rtl/>
        </w:rPr>
      </w:pPr>
    </w:p>
    <w:p w14:paraId="5E502F24" w14:textId="7733EA1A" w:rsidR="00246B83" w:rsidRDefault="00246B83" w:rsidP="0090232D">
      <w:pPr>
        <w:autoSpaceDE w:val="0"/>
        <w:autoSpaceDN w:val="0"/>
        <w:adjustRightInd w:val="0"/>
        <w:spacing w:after="0" w:line="240" w:lineRule="auto"/>
        <w:jc w:val="both"/>
        <w:rPr>
          <w:rFonts w:cstheme="minorHAnsi"/>
          <w:sz w:val="24"/>
          <w:szCs w:val="24"/>
          <w:rtl/>
        </w:rPr>
      </w:pPr>
    </w:p>
    <w:p w14:paraId="7AF0C4E5" w14:textId="4585401C" w:rsidR="00246B83" w:rsidRDefault="00246B83" w:rsidP="0090232D">
      <w:pPr>
        <w:autoSpaceDE w:val="0"/>
        <w:autoSpaceDN w:val="0"/>
        <w:adjustRightInd w:val="0"/>
        <w:spacing w:after="0" w:line="240" w:lineRule="auto"/>
        <w:jc w:val="both"/>
        <w:rPr>
          <w:rFonts w:cstheme="minorHAnsi"/>
          <w:sz w:val="24"/>
          <w:szCs w:val="24"/>
          <w:rtl/>
        </w:rPr>
      </w:pPr>
    </w:p>
    <w:p w14:paraId="06077A52" w14:textId="15E86766" w:rsidR="00246B83" w:rsidRDefault="00246B83" w:rsidP="0090232D">
      <w:pPr>
        <w:autoSpaceDE w:val="0"/>
        <w:autoSpaceDN w:val="0"/>
        <w:adjustRightInd w:val="0"/>
        <w:spacing w:after="0" w:line="240" w:lineRule="auto"/>
        <w:jc w:val="both"/>
        <w:rPr>
          <w:rFonts w:cstheme="minorHAnsi"/>
          <w:sz w:val="24"/>
          <w:szCs w:val="24"/>
          <w:rtl/>
        </w:rPr>
      </w:pPr>
    </w:p>
    <w:p w14:paraId="6F4530E4" w14:textId="43D44E84" w:rsidR="00246B83" w:rsidRDefault="00246B83" w:rsidP="0090232D">
      <w:pPr>
        <w:autoSpaceDE w:val="0"/>
        <w:autoSpaceDN w:val="0"/>
        <w:adjustRightInd w:val="0"/>
        <w:spacing w:after="0" w:line="240" w:lineRule="auto"/>
        <w:jc w:val="both"/>
        <w:rPr>
          <w:rFonts w:cstheme="minorHAnsi"/>
          <w:sz w:val="24"/>
          <w:szCs w:val="24"/>
          <w:rtl/>
        </w:rPr>
      </w:pPr>
    </w:p>
    <w:p w14:paraId="3DFC0C27" w14:textId="43BFC3AD" w:rsidR="00246B83" w:rsidRDefault="00246B83" w:rsidP="0090232D">
      <w:pPr>
        <w:autoSpaceDE w:val="0"/>
        <w:autoSpaceDN w:val="0"/>
        <w:adjustRightInd w:val="0"/>
        <w:spacing w:after="0" w:line="240" w:lineRule="auto"/>
        <w:jc w:val="both"/>
        <w:rPr>
          <w:rFonts w:cstheme="minorHAnsi"/>
          <w:sz w:val="24"/>
          <w:szCs w:val="24"/>
          <w:rtl/>
        </w:rPr>
      </w:pPr>
    </w:p>
    <w:p w14:paraId="6AAC1868" w14:textId="45F9CE51" w:rsidR="00246B83" w:rsidRDefault="00246B83" w:rsidP="0090232D">
      <w:pPr>
        <w:autoSpaceDE w:val="0"/>
        <w:autoSpaceDN w:val="0"/>
        <w:adjustRightInd w:val="0"/>
        <w:spacing w:after="0" w:line="240" w:lineRule="auto"/>
        <w:jc w:val="both"/>
        <w:rPr>
          <w:rFonts w:cstheme="minorHAnsi"/>
          <w:sz w:val="24"/>
          <w:szCs w:val="24"/>
          <w:rtl/>
        </w:rPr>
      </w:pPr>
    </w:p>
    <w:p w14:paraId="659E5B5A" w14:textId="59EACCC1" w:rsidR="00246B83" w:rsidRDefault="00246B83" w:rsidP="0090232D">
      <w:pPr>
        <w:autoSpaceDE w:val="0"/>
        <w:autoSpaceDN w:val="0"/>
        <w:adjustRightInd w:val="0"/>
        <w:spacing w:after="0" w:line="240" w:lineRule="auto"/>
        <w:jc w:val="both"/>
        <w:rPr>
          <w:rFonts w:cstheme="minorHAnsi"/>
          <w:sz w:val="24"/>
          <w:szCs w:val="24"/>
          <w:rtl/>
        </w:rPr>
      </w:pPr>
    </w:p>
    <w:p w14:paraId="76BB4AC1" w14:textId="60D5344E" w:rsidR="00246B83" w:rsidRDefault="00246B83" w:rsidP="0090232D">
      <w:pPr>
        <w:autoSpaceDE w:val="0"/>
        <w:autoSpaceDN w:val="0"/>
        <w:adjustRightInd w:val="0"/>
        <w:spacing w:after="0" w:line="240" w:lineRule="auto"/>
        <w:jc w:val="both"/>
        <w:rPr>
          <w:rFonts w:cstheme="minorHAnsi"/>
          <w:sz w:val="24"/>
          <w:szCs w:val="24"/>
          <w:rtl/>
        </w:rPr>
      </w:pPr>
    </w:p>
    <w:p w14:paraId="6525011A" w14:textId="151547CC" w:rsidR="00246B83" w:rsidRDefault="00246B83" w:rsidP="0090232D">
      <w:pPr>
        <w:autoSpaceDE w:val="0"/>
        <w:autoSpaceDN w:val="0"/>
        <w:adjustRightInd w:val="0"/>
        <w:spacing w:after="0" w:line="240" w:lineRule="auto"/>
        <w:jc w:val="both"/>
        <w:rPr>
          <w:rFonts w:cstheme="minorHAnsi"/>
          <w:sz w:val="24"/>
          <w:szCs w:val="24"/>
          <w:rtl/>
        </w:rPr>
      </w:pPr>
    </w:p>
    <w:p w14:paraId="6A3A6CB2" w14:textId="77777777" w:rsidR="00246B83" w:rsidRDefault="00246B83" w:rsidP="0090232D">
      <w:pPr>
        <w:autoSpaceDE w:val="0"/>
        <w:autoSpaceDN w:val="0"/>
        <w:adjustRightInd w:val="0"/>
        <w:spacing w:after="0" w:line="240" w:lineRule="auto"/>
        <w:jc w:val="both"/>
        <w:rPr>
          <w:rFonts w:cstheme="minorHAnsi"/>
          <w:sz w:val="24"/>
          <w:szCs w:val="24"/>
          <w:rtl/>
        </w:rPr>
      </w:pPr>
    </w:p>
    <w:p w14:paraId="74EEF58A" w14:textId="34CBA646" w:rsidR="00246B83" w:rsidRDefault="00246B83" w:rsidP="0090232D">
      <w:pPr>
        <w:autoSpaceDE w:val="0"/>
        <w:autoSpaceDN w:val="0"/>
        <w:adjustRightInd w:val="0"/>
        <w:spacing w:after="0" w:line="240" w:lineRule="auto"/>
        <w:jc w:val="both"/>
        <w:rPr>
          <w:rFonts w:cstheme="minorHAnsi"/>
          <w:sz w:val="24"/>
          <w:szCs w:val="24"/>
          <w:rtl/>
        </w:rPr>
      </w:pPr>
    </w:p>
    <w:p w14:paraId="7AD77180" w14:textId="7B15BB5A" w:rsidR="00246B83" w:rsidRDefault="00246B83" w:rsidP="0090232D">
      <w:pPr>
        <w:autoSpaceDE w:val="0"/>
        <w:autoSpaceDN w:val="0"/>
        <w:adjustRightInd w:val="0"/>
        <w:spacing w:after="0" w:line="240" w:lineRule="auto"/>
        <w:jc w:val="both"/>
        <w:rPr>
          <w:rFonts w:cstheme="minorHAnsi"/>
          <w:sz w:val="24"/>
          <w:szCs w:val="24"/>
          <w:rtl/>
        </w:rPr>
      </w:pPr>
    </w:p>
    <w:p w14:paraId="0E5DCD6A" w14:textId="3B90449E" w:rsidR="00246B83" w:rsidRDefault="00246B83" w:rsidP="0090232D">
      <w:pPr>
        <w:autoSpaceDE w:val="0"/>
        <w:autoSpaceDN w:val="0"/>
        <w:adjustRightInd w:val="0"/>
        <w:spacing w:after="0" w:line="240" w:lineRule="auto"/>
        <w:jc w:val="both"/>
        <w:rPr>
          <w:rFonts w:cstheme="minorHAnsi"/>
          <w:sz w:val="24"/>
          <w:szCs w:val="24"/>
          <w:rtl/>
        </w:rPr>
      </w:pPr>
    </w:p>
    <w:p w14:paraId="2C10DDF9" w14:textId="1158FBB1" w:rsidR="00246B83" w:rsidRDefault="00246B83" w:rsidP="0090232D">
      <w:pPr>
        <w:autoSpaceDE w:val="0"/>
        <w:autoSpaceDN w:val="0"/>
        <w:adjustRightInd w:val="0"/>
        <w:spacing w:after="0" w:line="240" w:lineRule="auto"/>
        <w:jc w:val="both"/>
        <w:rPr>
          <w:rFonts w:cstheme="minorHAnsi"/>
          <w:sz w:val="24"/>
          <w:szCs w:val="24"/>
          <w:rtl/>
        </w:rPr>
      </w:pPr>
    </w:p>
    <w:p w14:paraId="5B72F91F" w14:textId="77777777" w:rsidR="00246B83" w:rsidRDefault="00246B83" w:rsidP="0090232D">
      <w:pPr>
        <w:autoSpaceDE w:val="0"/>
        <w:autoSpaceDN w:val="0"/>
        <w:adjustRightInd w:val="0"/>
        <w:spacing w:after="0" w:line="240" w:lineRule="auto"/>
        <w:jc w:val="both"/>
        <w:rPr>
          <w:rFonts w:cstheme="minorHAnsi"/>
          <w:sz w:val="24"/>
          <w:szCs w:val="24"/>
          <w:rtl/>
        </w:rPr>
      </w:pPr>
    </w:p>
    <w:p w14:paraId="7F0CFEDD" w14:textId="5C0AE29A" w:rsidR="00246B83" w:rsidRDefault="00246B83" w:rsidP="0090232D">
      <w:pPr>
        <w:autoSpaceDE w:val="0"/>
        <w:autoSpaceDN w:val="0"/>
        <w:adjustRightInd w:val="0"/>
        <w:spacing w:after="0" w:line="240" w:lineRule="auto"/>
        <w:jc w:val="both"/>
        <w:rPr>
          <w:rFonts w:cstheme="minorHAnsi"/>
          <w:sz w:val="24"/>
          <w:szCs w:val="24"/>
          <w:rtl/>
        </w:rPr>
      </w:pPr>
    </w:p>
    <w:p w14:paraId="7D9E7F26" w14:textId="24CC6EBE" w:rsidR="008F31D7" w:rsidRPr="006E1C73" w:rsidRDefault="008F31D7"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לקוח</w:t>
      </w:r>
    </w:p>
    <w:p w14:paraId="10072837" w14:textId="20636AE9" w:rsidR="008F31D7" w:rsidRDefault="008F31D7" w:rsidP="0090232D">
      <w:pPr>
        <w:autoSpaceDE w:val="0"/>
        <w:autoSpaceDN w:val="0"/>
        <w:adjustRightInd w:val="0"/>
        <w:spacing w:after="0" w:line="240" w:lineRule="auto"/>
        <w:jc w:val="both"/>
        <w:rPr>
          <w:rFonts w:cstheme="minorHAnsi"/>
          <w:sz w:val="24"/>
          <w:szCs w:val="24"/>
          <w:rtl/>
        </w:rPr>
      </w:pPr>
    </w:p>
    <w:p w14:paraId="210920F2" w14:textId="791984D5" w:rsidR="00D25884" w:rsidRDefault="00B61840"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w:t>
      </w:r>
      <w:r w:rsidR="00626CA1">
        <w:rPr>
          <w:rFonts w:cstheme="minorHAnsi" w:hint="cs"/>
          <w:sz w:val="24"/>
          <w:szCs w:val="24"/>
          <w:rtl/>
        </w:rPr>
        <w:t xml:space="preserve">על </w:t>
      </w:r>
      <w:r w:rsidR="005472A2">
        <w:rPr>
          <w:rFonts w:cstheme="minorHAnsi" w:hint="cs"/>
          <w:sz w:val="24"/>
          <w:szCs w:val="24"/>
          <w:rtl/>
        </w:rPr>
        <w:t>מחשב ובין אם</w:t>
      </w:r>
      <w:r w:rsidR="00626CA1">
        <w:rPr>
          <w:rFonts w:cstheme="minorHAnsi" w:hint="cs"/>
          <w:sz w:val="24"/>
          <w:szCs w:val="24"/>
          <w:rtl/>
        </w:rPr>
        <w:t xml:space="preserve"> על</w:t>
      </w:r>
      <w:r w:rsidR="005472A2">
        <w:rPr>
          <w:rFonts w:cstheme="minorHAnsi" w:hint="cs"/>
          <w:sz w:val="24"/>
          <w:szCs w:val="24"/>
          <w:rtl/>
        </w:rPr>
        <w:t xml:space="preserve"> טלפון חכם) והוא </w:t>
      </w:r>
      <w:proofErr w:type="spellStart"/>
      <w:r w:rsidR="005472A2">
        <w:rPr>
          <w:rFonts w:cstheme="minorHAnsi" w:hint="cs"/>
          <w:sz w:val="24"/>
          <w:szCs w:val="24"/>
          <w:rtl/>
        </w:rPr>
        <w:t>בדר"כ</w:t>
      </w:r>
      <w:proofErr w:type="spellEnd"/>
      <w:r w:rsidR="005472A2">
        <w:rPr>
          <w:rFonts w:cstheme="minorHAnsi" w:hint="cs"/>
          <w:sz w:val="24"/>
          <w:szCs w:val="24"/>
          <w:rtl/>
        </w:rPr>
        <w:t xml:space="preserve">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90232D">
      <w:pPr>
        <w:autoSpaceDE w:val="0"/>
        <w:autoSpaceDN w:val="0"/>
        <w:adjustRightInd w:val="0"/>
        <w:spacing w:after="0" w:line="240" w:lineRule="auto"/>
        <w:jc w:val="both"/>
        <w:rPr>
          <w:rFonts w:cstheme="minorHAnsi"/>
          <w:sz w:val="24"/>
          <w:szCs w:val="24"/>
          <w:rtl/>
        </w:rPr>
      </w:pPr>
    </w:p>
    <w:p w14:paraId="3243DB07" w14:textId="7FFC7303" w:rsidR="00742E63" w:rsidRDefault="00742E63"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 עמוד המוצג למשתמש</w:t>
      </w:r>
      <w:ins w:id="30" w:author="גמליאל" w:date="2019-03-27T14:18:00Z">
        <w:r w:rsidR="00BB1D79">
          <w:rPr>
            <w:rFonts w:cstheme="minorHAnsi" w:hint="cs"/>
            <w:sz w:val="24"/>
            <w:szCs w:val="24"/>
            <w:rtl/>
          </w:rPr>
          <w:t xml:space="preserve"> בדפדפן</w:t>
        </w:r>
      </w:ins>
      <w:r w:rsidR="00BB1D79">
        <w:rPr>
          <w:rFonts w:cstheme="minorHAnsi" w:hint="cs"/>
          <w:sz w:val="24"/>
          <w:szCs w:val="24"/>
          <w:rtl/>
        </w:rPr>
        <w:t>, יכול להיות</w:t>
      </w:r>
      <w:r>
        <w:rPr>
          <w:rFonts w:cstheme="minorHAnsi" w:hint="cs"/>
          <w:sz w:val="24"/>
          <w:szCs w:val="24"/>
          <w:rtl/>
        </w:rPr>
        <w:t xml:space="preserve"> מורכב למעשה מכמה חלקים:</w:t>
      </w:r>
    </w:p>
    <w:p w14:paraId="18DCC065" w14:textId="62ACB6C4" w:rsidR="00742E63" w:rsidRDefault="00684F0B"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69B784AC" w:rsidR="00684F0B" w:rsidRDefault="00BB1D79"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sidR="00684F0B">
        <w:rPr>
          <w:rFonts w:cstheme="minorHAnsi"/>
          <w:sz w:val="24"/>
          <w:szCs w:val="24"/>
        </w:rPr>
        <w:t>Script</w:t>
      </w:r>
      <w:r w:rsidR="00684F0B">
        <w:rPr>
          <w:rFonts w:cstheme="minorHAnsi" w:hint="cs"/>
          <w:sz w:val="24"/>
          <w:szCs w:val="24"/>
          <w:rtl/>
        </w:rPr>
        <w:t xml:space="preserve"> הכתוב ב</w:t>
      </w:r>
      <w:proofErr w:type="spellStart"/>
      <w:r w:rsidR="00684F0B">
        <w:rPr>
          <w:rFonts w:cstheme="minorHAnsi"/>
          <w:sz w:val="24"/>
          <w:szCs w:val="24"/>
        </w:rPr>
        <w:t>javascript</w:t>
      </w:r>
      <w:proofErr w:type="spellEnd"/>
      <w:r w:rsidR="00684F0B">
        <w:rPr>
          <w:rFonts w:cstheme="minorHAnsi" w:hint="cs"/>
          <w:sz w:val="24"/>
          <w:szCs w:val="24"/>
          <w:rtl/>
        </w:rPr>
        <w:t xml:space="preserve"> האחראי על הפונקציונאליות של הדף</w:t>
      </w:r>
    </w:p>
    <w:p w14:paraId="64AE42BA" w14:textId="20BD87F1" w:rsidR="00684F0B" w:rsidRPr="00742E63" w:rsidRDefault="00684F0B" w:rsidP="0090232D">
      <w:pPr>
        <w:pStyle w:val="a8"/>
        <w:numPr>
          <w:ilvl w:val="0"/>
          <w:numId w:val="2"/>
        </w:numPr>
        <w:autoSpaceDE w:val="0"/>
        <w:autoSpaceDN w:val="0"/>
        <w:adjustRightInd w:val="0"/>
        <w:spacing w:after="0" w:line="240" w:lineRule="auto"/>
        <w:jc w:val="both"/>
        <w:rPr>
          <w:rFonts w:cstheme="minorHAnsi"/>
          <w:sz w:val="24"/>
          <w:szCs w:val="24"/>
          <w:rtl/>
        </w:rPr>
      </w:pPr>
      <w:commentRangeStart w:id="31"/>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sidR="00BB1D79">
        <w:rPr>
          <w:rFonts w:cstheme="minorHAnsi" w:hint="cs"/>
          <w:sz w:val="24"/>
          <w:szCs w:val="24"/>
          <w:rtl/>
        </w:rPr>
        <w:t xml:space="preserve">קישור לקובץ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r w:rsidR="00BB1D79">
        <w:rPr>
          <w:rFonts w:cstheme="minorHAnsi" w:hint="cs"/>
          <w:sz w:val="24"/>
          <w:szCs w:val="24"/>
          <w:rtl/>
        </w:rPr>
        <w:t>. קבצי ה</w:t>
      </w:r>
      <w:proofErr w:type="spellStart"/>
      <w:r w:rsidR="00BB1D79">
        <w:rPr>
          <w:rFonts w:cstheme="minorHAnsi"/>
          <w:sz w:val="24"/>
          <w:szCs w:val="24"/>
        </w:rPr>
        <w:t>css</w:t>
      </w:r>
      <w:proofErr w:type="spellEnd"/>
      <w:r w:rsidR="00BB1D79">
        <w:rPr>
          <w:rFonts w:cstheme="minorHAnsi" w:hint="cs"/>
          <w:sz w:val="24"/>
          <w:szCs w:val="24"/>
          <w:rtl/>
        </w:rPr>
        <w:t xml:space="preserve"> </w:t>
      </w:r>
      <w:proofErr w:type="spellStart"/>
      <w:r w:rsidR="00BB1D79">
        <w:rPr>
          <w:rFonts w:cstheme="minorHAnsi" w:hint="cs"/>
          <w:sz w:val="24"/>
          <w:szCs w:val="24"/>
          <w:rtl/>
        </w:rPr>
        <w:t>וה</w:t>
      </w:r>
      <w:r w:rsidR="00BB1D79">
        <w:rPr>
          <w:rFonts w:cstheme="minorHAnsi"/>
          <w:sz w:val="24"/>
          <w:szCs w:val="24"/>
        </w:rPr>
        <w:t>javascript</w:t>
      </w:r>
      <w:proofErr w:type="spellEnd"/>
      <w:r w:rsidR="00BB1D79">
        <w:rPr>
          <w:rFonts w:cstheme="minorHAnsi" w:hint="cs"/>
          <w:sz w:val="24"/>
          <w:szCs w:val="24"/>
          <w:rtl/>
        </w:rPr>
        <w:t xml:space="preserve"> הם לא הכרחיים, והדף יכול להתקיים בלעדיהם. כמו כן, במידה ומדובר בכמות קוד מועטה, ניתן להכניס את הקוד ישירות בתוך קובץ ה</w:t>
      </w:r>
      <w:r w:rsidR="00BB1D79">
        <w:rPr>
          <w:rFonts w:cstheme="minorHAnsi"/>
          <w:sz w:val="24"/>
          <w:szCs w:val="24"/>
        </w:rPr>
        <w:t>HTML</w:t>
      </w:r>
      <w:r w:rsidR="00BB1D79">
        <w:rPr>
          <w:rFonts w:cstheme="minorHAnsi" w:hint="cs"/>
          <w:sz w:val="24"/>
          <w:szCs w:val="24"/>
          <w:rtl/>
        </w:rPr>
        <w:t>.</w:t>
      </w:r>
      <w:commentRangeEnd w:id="31"/>
      <w:r w:rsidR="00BB1D79">
        <w:rPr>
          <w:rStyle w:val="ad"/>
          <w:rtl/>
        </w:rPr>
        <w:commentReference w:id="31"/>
      </w:r>
    </w:p>
    <w:p w14:paraId="51DD3503" w14:textId="77777777" w:rsidR="00D25884" w:rsidRDefault="00D25884" w:rsidP="0090232D">
      <w:pPr>
        <w:autoSpaceDE w:val="0"/>
        <w:autoSpaceDN w:val="0"/>
        <w:adjustRightInd w:val="0"/>
        <w:spacing w:after="0" w:line="240" w:lineRule="auto"/>
        <w:jc w:val="both"/>
        <w:rPr>
          <w:rFonts w:cstheme="minorHAnsi"/>
          <w:sz w:val="24"/>
          <w:szCs w:val="24"/>
          <w:rtl/>
        </w:rPr>
      </w:pPr>
    </w:p>
    <w:p w14:paraId="6A92E685" w14:textId="5D658751" w:rsidR="007304DD" w:rsidRPr="006E1C73" w:rsidRDefault="007304DD"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שרת</w:t>
      </w:r>
    </w:p>
    <w:p w14:paraId="55AE724A" w14:textId="77777777" w:rsidR="00D25884" w:rsidRDefault="00D25884" w:rsidP="0090232D">
      <w:pPr>
        <w:autoSpaceDE w:val="0"/>
        <w:autoSpaceDN w:val="0"/>
        <w:adjustRightInd w:val="0"/>
        <w:spacing w:after="0" w:line="240" w:lineRule="auto"/>
        <w:jc w:val="both"/>
        <w:rPr>
          <w:rFonts w:cstheme="minorHAnsi"/>
          <w:sz w:val="24"/>
          <w:szCs w:val="24"/>
          <w:rtl/>
        </w:rPr>
      </w:pPr>
    </w:p>
    <w:p w14:paraId="220C4CD9" w14:textId="2A9F413D" w:rsidR="007304DD" w:rsidRDefault="0082723D" w:rsidP="00FA1643">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כאן מתבצעות הפעולות שמאחורי הבקשות של הלקוח, </w:t>
      </w:r>
      <w:r w:rsidR="00FA1643">
        <w:rPr>
          <w:rFonts w:cstheme="minorHAnsi" w:hint="cs"/>
          <w:sz w:val="24"/>
          <w:szCs w:val="24"/>
          <w:rtl/>
        </w:rPr>
        <w:t>ניקח למשל</w:t>
      </w:r>
      <w:r>
        <w:rPr>
          <w:rFonts w:cstheme="minorHAnsi" w:hint="cs"/>
          <w:sz w:val="24"/>
          <w:szCs w:val="24"/>
          <w:rtl/>
        </w:rPr>
        <w:t xml:space="preserve"> את פרוטוקול </w:t>
      </w:r>
      <w:r>
        <w:rPr>
          <w:rFonts w:cstheme="minorHAnsi" w:hint="cs"/>
          <w:sz w:val="24"/>
          <w:szCs w:val="24"/>
        </w:rPr>
        <w:t>HTTP</w:t>
      </w:r>
      <w:r w:rsidR="00FA1643">
        <w:rPr>
          <w:rFonts w:cstheme="minorHAnsi" w:hint="cs"/>
          <w:sz w:val="24"/>
          <w:szCs w:val="24"/>
          <w:rtl/>
        </w:rPr>
        <w:t>,</w:t>
      </w:r>
      <w:r>
        <w:rPr>
          <w:rFonts w:cstheme="minorHAnsi" w:hint="cs"/>
          <w:sz w:val="24"/>
          <w:szCs w:val="24"/>
          <w:rtl/>
        </w:rPr>
        <w:t xml:space="preserve"> </w:t>
      </w:r>
      <w:r w:rsidR="00FA1643">
        <w:rPr>
          <w:rFonts w:cstheme="minorHAnsi" w:hint="cs"/>
          <w:sz w:val="24"/>
          <w:szCs w:val="24"/>
          <w:rtl/>
        </w:rPr>
        <w:t>ש</w:t>
      </w:r>
      <w:r>
        <w:rPr>
          <w:rFonts w:cstheme="minorHAnsi" w:hint="cs"/>
          <w:sz w:val="24"/>
          <w:szCs w:val="24"/>
          <w:rtl/>
        </w:rPr>
        <w:t>אחראי</w:t>
      </w:r>
      <w:r w:rsidR="00FA1643">
        <w:rPr>
          <w:rFonts w:cstheme="minorHAnsi" w:hint="cs"/>
          <w:sz w:val="24"/>
          <w:szCs w:val="24"/>
          <w:rtl/>
        </w:rPr>
        <w:t xml:space="preserve"> בעיקר</w:t>
      </w:r>
      <w:r>
        <w:rPr>
          <w:rFonts w:cstheme="minorHAnsi" w:hint="cs"/>
          <w:sz w:val="24"/>
          <w:szCs w:val="24"/>
          <w:rtl/>
        </w:rPr>
        <w:t xml:space="preserve"> על העברת קבצי </w:t>
      </w:r>
      <w:r>
        <w:rPr>
          <w:rFonts w:cstheme="minorHAnsi" w:hint="cs"/>
          <w:sz w:val="24"/>
          <w:szCs w:val="24"/>
        </w:rPr>
        <w:t>HTML</w:t>
      </w:r>
      <w:r w:rsidR="00FA1643">
        <w:rPr>
          <w:rFonts w:cstheme="minorHAnsi" w:hint="cs"/>
          <w:sz w:val="24"/>
          <w:szCs w:val="24"/>
          <w:rtl/>
        </w:rPr>
        <w:t>.</w:t>
      </w:r>
      <w:r w:rsidR="005A6447">
        <w:rPr>
          <w:rFonts w:cstheme="minorHAnsi" w:hint="cs"/>
          <w:sz w:val="24"/>
          <w:szCs w:val="24"/>
          <w:rtl/>
        </w:rPr>
        <w:t xml:space="preserve"> </w:t>
      </w:r>
      <w:commentRangeStart w:id="32"/>
      <w:r w:rsidR="00FA1643">
        <w:rPr>
          <w:rFonts w:cstheme="minorHAnsi" w:hint="cs"/>
          <w:sz w:val="24"/>
          <w:szCs w:val="24"/>
          <w:rtl/>
        </w:rPr>
        <w:t>ה</w:t>
      </w:r>
      <w:r w:rsidR="005A6447">
        <w:rPr>
          <w:rFonts w:cstheme="minorHAnsi" w:hint="cs"/>
          <w:sz w:val="24"/>
          <w:szCs w:val="24"/>
          <w:rtl/>
        </w:rPr>
        <w:t>פקודות</w:t>
      </w:r>
      <w:r w:rsidR="00FA1643">
        <w:rPr>
          <w:rFonts w:cstheme="minorHAnsi" w:hint="cs"/>
          <w:sz w:val="24"/>
          <w:szCs w:val="24"/>
          <w:rtl/>
        </w:rPr>
        <w:t xml:space="preserve"> המרכזיות בפרוטוקול </w:t>
      </w:r>
      <w:r w:rsidR="00FA1643">
        <w:rPr>
          <w:rFonts w:cstheme="minorHAnsi"/>
          <w:sz w:val="24"/>
          <w:szCs w:val="24"/>
        </w:rPr>
        <w:t xml:space="preserve">HTTP </w:t>
      </w:r>
      <w:r w:rsidR="00FA1643">
        <w:rPr>
          <w:rFonts w:cstheme="minorHAnsi" w:hint="cs"/>
          <w:sz w:val="24"/>
          <w:szCs w:val="24"/>
          <w:rtl/>
        </w:rPr>
        <w:t xml:space="preserve"> הן פקודות</w:t>
      </w:r>
      <w:r w:rsidR="005A6447">
        <w:rPr>
          <w:rFonts w:cstheme="minorHAnsi" w:hint="cs"/>
          <w:sz w:val="24"/>
          <w:szCs w:val="24"/>
          <w:rtl/>
        </w:rPr>
        <w:t xml:space="preserve">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w:t>
      </w:r>
      <w:r w:rsidR="00FA1643">
        <w:rPr>
          <w:rFonts w:cstheme="minorHAnsi" w:hint="cs"/>
          <w:sz w:val="24"/>
          <w:szCs w:val="24"/>
          <w:rtl/>
        </w:rPr>
        <w:t xml:space="preserve">בדפדפן </w:t>
      </w:r>
      <w:r w:rsidR="00D14C85">
        <w:rPr>
          <w:rFonts w:cstheme="minorHAnsi" w:hint="cs"/>
          <w:sz w:val="24"/>
          <w:szCs w:val="24"/>
          <w:rtl/>
        </w:rPr>
        <w:t xml:space="preserve">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FA1643">
        <w:rPr>
          <w:rFonts w:cstheme="minorHAnsi"/>
          <w:sz w:val="24"/>
          <w:szCs w:val="24"/>
        </w:rPr>
        <w:t xml:space="preserve"> 80</w:t>
      </w:r>
      <w:r w:rsidR="00D14C85">
        <w:rPr>
          <w:rFonts w:cstheme="minorHAnsi" w:hint="cs"/>
          <w:sz w:val="24"/>
          <w:szCs w:val="24"/>
          <w:rtl/>
        </w:rPr>
        <w:t xml:space="preserve">  ומבקש ממנו דף אינטרנט מסוים, השרת מחפש את הדף המבוקש ומעביר אותו ללקוח</w:t>
      </w:r>
      <w:r w:rsidR="005A6447">
        <w:rPr>
          <w:rFonts w:cstheme="minorHAnsi" w:hint="cs"/>
          <w:sz w:val="24"/>
          <w:szCs w:val="24"/>
          <w:rtl/>
        </w:rPr>
        <w:t>.</w:t>
      </w:r>
      <w:commentRangeEnd w:id="32"/>
      <w:r w:rsidR="001D1168">
        <w:rPr>
          <w:rStyle w:val="ad"/>
          <w:rtl/>
        </w:rPr>
        <w:commentReference w:id="32"/>
      </w:r>
    </w:p>
    <w:p w14:paraId="6254172C" w14:textId="2244802D" w:rsidR="005A6447" w:rsidRDefault="005A6447"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w:t>
      </w:r>
      <w:r w:rsidR="00FA1643">
        <w:rPr>
          <w:rFonts w:cstheme="minorHAnsi" w:hint="cs"/>
          <w:sz w:val="24"/>
          <w:szCs w:val="24"/>
          <w:rtl/>
        </w:rPr>
        <w:t>פעולות ולאחסן בבסיס נתונים וכו' (שימושי למשל במילוי טפסים באינטרנט, או העלאת קבצים לשרת)</w:t>
      </w:r>
    </w:p>
    <w:p w14:paraId="0BE76FC8" w14:textId="77777777" w:rsidR="00A86E03" w:rsidRDefault="00A86E03" w:rsidP="0090232D">
      <w:pPr>
        <w:autoSpaceDE w:val="0"/>
        <w:autoSpaceDN w:val="0"/>
        <w:adjustRightInd w:val="0"/>
        <w:spacing w:after="0" w:line="240" w:lineRule="auto"/>
        <w:jc w:val="both"/>
        <w:rPr>
          <w:rFonts w:cstheme="minorHAnsi"/>
          <w:sz w:val="24"/>
          <w:szCs w:val="24"/>
          <w:rtl/>
        </w:rPr>
      </w:pPr>
    </w:p>
    <w:p w14:paraId="5C7FB041" w14:textId="41DF428C" w:rsidR="00555A59" w:rsidRDefault="008C034B"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קישורים</w:t>
      </w:r>
      <w:r w:rsidRPr="00340A69">
        <w:rPr>
          <w:rStyle w:val="ab"/>
          <w:rtl/>
        </w:rPr>
        <w:footnoteReference w:id="3"/>
      </w:r>
    </w:p>
    <w:p w14:paraId="2D08C27D" w14:textId="593DA2A7" w:rsidR="006E1C73" w:rsidRDefault="006E1C73" w:rsidP="0090232D">
      <w:pPr>
        <w:autoSpaceDE w:val="0"/>
        <w:autoSpaceDN w:val="0"/>
        <w:adjustRightInd w:val="0"/>
        <w:spacing w:after="0" w:line="240" w:lineRule="auto"/>
        <w:jc w:val="both"/>
        <w:rPr>
          <w:rFonts w:cstheme="minorHAnsi"/>
          <w:sz w:val="24"/>
          <w:szCs w:val="24"/>
          <w:rtl/>
        </w:rPr>
      </w:pPr>
    </w:p>
    <w:p w14:paraId="2C95C659" w14:textId="08E70A78" w:rsidR="00AC3D99" w:rsidRDefault="00AC3D99" w:rsidP="0090232D">
      <w:pPr>
        <w:autoSpaceDE w:val="0"/>
        <w:autoSpaceDN w:val="0"/>
        <w:adjustRightInd w:val="0"/>
        <w:spacing w:after="0" w:line="240" w:lineRule="auto"/>
        <w:jc w:val="both"/>
        <w:rPr>
          <w:rFonts w:cstheme="minorHAnsi"/>
          <w:sz w:val="24"/>
          <w:szCs w:val="24"/>
          <w:rtl/>
        </w:rPr>
      </w:pPr>
    </w:p>
    <w:p w14:paraId="228951AC" w14:textId="090EF02E" w:rsidR="00AC3D99" w:rsidRDefault="00AC3D99" w:rsidP="0090232D">
      <w:pPr>
        <w:autoSpaceDE w:val="0"/>
        <w:autoSpaceDN w:val="0"/>
        <w:adjustRightInd w:val="0"/>
        <w:spacing w:after="0" w:line="240" w:lineRule="auto"/>
        <w:jc w:val="both"/>
        <w:rPr>
          <w:rFonts w:cstheme="minorHAnsi"/>
          <w:sz w:val="24"/>
          <w:szCs w:val="24"/>
          <w:rtl/>
        </w:rPr>
      </w:pPr>
    </w:p>
    <w:p w14:paraId="1D20CD22" w14:textId="0E6A6294" w:rsidR="00AC3D99" w:rsidRDefault="00AC3D99" w:rsidP="0090232D">
      <w:pPr>
        <w:autoSpaceDE w:val="0"/>
        <w:autoSpaceDN w:val="0"/>
        <w:adjustRightInd w:val="0"/>
        <w:spacing w:after="0" w:line="240" w:lineRule="auto"/>
        <w:jc w:val="both"/>
        <w:rPr>
          <w:rFonts w:cstheme="minorHAnsi"/>
          <w:sz w:val="24"/>
          <w:szCs w:val="24"/>
          <w:rtl/>
        </w:rPr>
      </w:pPr>
    </w:p>
    <w:p w14:paraId="22547759" w14:textId="1D7351EC" w:rsidR="00AC3D99" w:rsidRDefault="00AC3D99" w:rsidP="0090232D">
      <w:pPr>
        <w:autoSpaceDE w:val="0"/>
        <w:autoSpaceDN w:val="0"/>
        <w:adjustRightInd w:val="0"/>
        <w:spacing w:after="0" w:line="240" w:lineRule="auto"/>
        <w:jc w:val="both"/>
        <w:rPr>
          <w:rFonts w:cstheme="minorHAnsi"/>
          <w:sz w:val="24"/>
          <w:szCs w:val="24"/>
          <w:rtl/>
        </w:rPr>
      </w:pPr>
    </w:p>
    <w:p w14:paraId="6C1A943D" w14:textId="52B5C944" w:rsidR="00AC3D99" w:rsidRDefault="00AC3D99" w:rsidP="0090232D">
      <w:pPr>
        <w:autoSpaceDE w:val="0"/>
        <w:autoSpaceDN w:val="0"/>
        <w:adjustRightInd w:val="0"/>
        <w:spacing w:after="0" w:line="240" w:lineRule="auto"/>
        <w:jc w:val="both"/>
        <w:rPr>
          <w:rFonts w:cstheme="minorHAnsi"/>
          <w:sz w:val="24"/>
          <w:szCs w:val="24"/>
          <w:rtl/>
        </w:rPr>
      </w:pPr>
    </w:p>
    <w:p w14:paraId="22F71F21" w14:textId="7D71FE44" w:rsidR="00AC3D99" w:rsidRDefault="00AC3D99" w:rsidP="0090232D">
      <w:pPr>
        <w:autoSpaceDE w:val="0"/>
        <w:autoSpaceDN w:val="0"/>
        <w:adjustRightInd w:val="0"/>
        <w:spacing w:after="0" w:line="240" w:lineRule="auto"/>
        <w:jc w:val="both"/>
        <w:rPr>
          <w:rFonts w:cstheme="minorHAnsi"/>
          <w:sz w:val="24"/>
          <w:szCs w:val="24"/>
          <w:rtl/>
        </w:rPr>
      </w:pPr>
    </w:p>
    <w:p w14:paraId="19346945" w14:textId="0AB74B92" w:rsidR="00AC3D99" w:rsidRDefault="00AC3D99" w:rsidP="0090232D">
      <w:pPr>
        <w:autoSpaceDE w:val="0"/>
        <w:autoSpaceDN w:val="0"/>
        <w:adjustRightInd w:val="0"/>
        <w:spacing w:after="0" w:line="240" w:lineRule="auto"/>
        <w:jc w:val="both"/>
        <w:rPr>
          <w:rFonts w:cstheme="minorHAnsi"/>
          <w:sz w:val="24"/>
          <w:szCs w:val="24"/>
          <w:rtl/>
        </w:rPr>
      </w:pPr>
    </w:p>
    <w:p w14:paraId="34DAC8CD" w14:textId="4856331E" w:rsidR="00AC3D99" w:rsidRDefault="00AC3D99" w:rsidP="0090232D">
      <w:pPr>
        <w:autoSpaceDE w:val="0"/>
        <w:autoSpaceDN w:val="0"/>
        <w:adjustRightInd w:val="0"/>
        <w:spacing w:after="0" w:line="240" w:lineRule="auto"/>
        <w:jc w:val="both"/>
        <w:rPr>
          <w:rFonts w:cstheme="minorHAnsi"/>
          <w:sz w:val="24"/>
          <w:szCs w:val="24"/>
          <w:rtl/>
        </w:rPr>
      </w:pPr>
    </w:p>
    <w:p w14:paraId="2DF3ED27" w14:textId="01DDB030" w:rsidR="00AC3D99" w:rsidRDefault="00AC3D99" w:rsidP="0090232D">
      <w:pPr>
        <w:autoSpaceDE w:val="0"/>
        <w:autoSpaceDN w:val="0"/>
        <w:adjustRightInd w:val="0"/>
        <w:spacing w:after="0" w:line="240" w:lineRule="auto"/>
        <w:jc w:val="both"/>
        <w:rPr>
          <w:rFonts w:cstheme="minorHAnsi"/>
          <w:sz w:val="24"/>
          <w:szCs w:val="24"/>
          <w:rtl/>
        </w:rPr>
      </w:pPr>
    </w:p>
    <w:p w14:paraId="30BCCBB3" w14:textId="55DF5697" w:rsidR="00AC3D99" w:rsidRDefault="00AC3D99" w:rsidP="0090232D">
      <w:pPr>
        <w:autoSpaceDE w:val="0"/>
        <w:autoSpaceDN w:val="0"/>
        <w:adjustRightInd w:val="0"/>
        <w:spacing w:after="0" w:line="240" w:lineRule="auto"/>
        <w:jc w:val="both"/>
        <w:rPr>
          <w:rFonts w:cstheme="minorHAnsi"/>
          <w:sz w:val="24"/>
          <w:szCs w:val="24"/>
          <w:rtl/>
        </w:rPr>
      </w:pPr>
    </w:p>
    <w:p w14:paraId="7409B10D" w14:textId="77777777" w:rsidR="00AC3D99" w:rsidRDefault="00AC3D99" w:rsidP="0090232D">
      <w:pPr>
        <w:autoSpaceDE w:val="0"/>
        <w:autoSpaceDN w:val="0"/>
        <w:adjustRightInd w:val="0"/>
        <w:spacing w:after="0" w:line="240" w:lineRule="auto"/>
        <w:jc w:val="both"/>
        <w:rPr>
          <w:rFonts w:cstheme="minorHAnsi"/>
          <w:sz w:val="24"/>
          <w:szCs w:val="24"/>
          <w:rtl/>
        </w:rPr>
      </w:pPr>
    </w:p>
    <w:p w14:paraId="5A8C3462" w14:textId="56EFCE62" w:rsidR="00277B47" w:rsidRPr="00CD7833" w:rsidRDefault="00277B47" w:rsidP="0090232D">
      <w:pPr>
        <w:autoSpaceDE w:val="0"/>
        <w:autoSpaceDN w:val="0"/>
        <w:adjustRightInd w:val="0"/>
        <w:spacing w:after="0" w:line="240" w:lineRule="auto"/>
        <w:jc w:val="both"/>
        <w:rPr>
          <w:rFonts w:cstheme="minorHAnsi"/>
          <w:sz w:val="24"/>
          <w:szCs w:val="24"/>
        </w:rPr>
      </w:pPr>
    </w:p>
    <w:p w14:paraId="00F685E0" w14:textId="5E577F21" w:rsidR="001159A7" w:rsidRDefault="00BF0334" w:rsidP="0090232D">
      <w:pPr>
        <w:pStyle w:val="2"/>
        <w:jc w:val="both"/>
        <w:rPr>
          <w:rtl/>
        </w:rPr>
      </w:pPr>
      <w:bookmarkStart w:id="33" w:name="_Toc4588452"/>
      <w:r>
        <w:rPr>
          <w:rFonts w:hint="cs"/>
          <w:rtl/>
        </w:rPr>
        <w:t>2.3</w:t>
      </w:r>
      <w:r w:rsidR="007B28A3">
        <w:rPr>
          <w:rFonts w:hint="cs"/>
          <w:rtl/>
        </w:rPr>
        <w:t xml:space="preserve"> ניתוח כלי פיתוח</w:t>
      </w:r>
      <w:bookmarkEnd w:id="33"/>
      <w:r w:rsidR="007B28A3">
        <w:rPr>
          <w:rFonts w:hint="cs"/>
          <w:rtl/>
        </w:rPr>
        <w:t xml:space="preserve"> </w:t>
      </w:r>
    </w:p>
    <w:p w14:paraId="04716216" w14:textId="29FE6DCA" w:rsidR="005D5ED2" w:rsidRDefault="005D5ED2" w:rsidP="0090232D">
      <w:pPr>
        <w:pStyle w:val="a7"/>
        <w:jc w:val="both"/>
        <w:rPr>
          <w:rFonts w:cstheme="minorHAnsi"/>
          <w:sz w:val="24"/>
          <w:szCs w:val="24"/>
          <w:rtl/>
        </w:rPr>
      </w:pPr>
    </w:p>
    <w:p w14:paraId="17978833" w14:textId="3F09B456" w:rsidR="00FC70C8" w:rsidRDefault="00FC70C8" w:rsidP="0090232D">
      <w:pPr>
        <w:pStyle w:val="3"/>
        <w:jc w:val="both"/>
        <w:rPr>
          <w:rtl/>
        </w:rPr>
      </w:pPr>
      <w:bookmarkStart w:id="34" w:name="_Toc4588453"/>
      <w:r>
        <w:rPr>
          <w:rFonts w:hint="cs"/>
          <w:rtl/>
        </w:rPr>
        <w:t>2.3.1 סביבת עבודה</w:t>
      </w:r>
      <w:bookmarkEnd w:id="34"/>
    </w:p>
    <w:p w14:paraId="1E0931B4" w14:textId="3DB785F6" w:rsidR="005D5ED2" w:rsidRDefault="005D5ED2" w:rsidP="0090232D">
      <w:pPr>
        <w:pStyle w:val="a7"/>
        <w:jc w:val="both"/>
        <w:rPr>
          <w:rFonts w:cstheme="minorHAnsi"/>
          <w:sz w:val="24"/>
          <w:szCs w:val="24"/>
          <w:rtl/>
        </w:rPr>
      </w:pPr>
    </w:p>
    <w:p w14:paraId="2486FD44" w14:textId="17446186" w:rsidR="00FC70C8" w:rsidRDefault="00AC3D99" w:rsidP="002323DD">
      <w:pPr>
        <w:pStyle w:val="4"/>
        <w:jc w:val="both"/>
        <w:rPr>
          <w:rtl/>
        </w:rPr>
      </w:pPr>
      <w:r>
        <w:rPr>
          <w:noProof/>
        </w:rPr>
        <w:drawing>
          <wp:anchor distT="0" distB="0" distL="114300" distR="114300" simplePos="0" relativeHeight="251639296" behindDoc="1" locked="0" layoutInCell="1" allowOverlap="1" wp14:anchorId="34B05684" wp14:editId="1526E96F">
            <wp:simplePos x="0" y="0"/>
            <wp:positionH relativeFrom="column">
              <wp:posOffset>-6350</wp:posOffset>
            </wp:positionH>
            <wp:positionV relativeFrom="paragraph">
              <wp:posOffset>106680</wp:posOffset>
            </wp:positionV>
            <wp:extent cx="1658859" cy="498475"/>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673760" cy="502953"/>
                    </a:xfrm>
                    <a:prstGeom prst="rect">
                      <a:avLst/>
                    </a:prstGeom>
                  </pic:spPr>
                </pic:pic>
              </a:graphicData>
            </a:graphic>
            <wp14:sizeRelH relativeFrom="margin">
              <wp14:pctWidth>0</wp14:pctWidth>
            </wp14:sizeRelH>
            <wp14:sizeRelV relativeFrom="margin">
              <wp14:pctHeight>0</wp14:pctHeight>
            </wp14:sizeRelV>
          </wp:anchor>
        </w:drawing>
      </w:r>
      <w:r w:rsidR="00FC70C8">
        <w:rPr>
          <w:rFonts w:hint="cs"/>
          <w:rtl/>
        </w:rPr>
        <w:t xml:space="preserve">2.3.1.1 </w:t>
      </w:r>
      <w:proofErr w:type="spellStart"/>
      <w:r w:rsidR="002323DD">
        <w:t>P</w:t>
      </w:r>
      <w:r w:rsidR="00FC70C8">
        <w:t>yCharm</w:t>
      </w:r>
      <w:proofErr w:type="spellEnd"/>
      <w:ins w:id="35" w:author="גמליאל" w:date="2019-03-27T14:56:00Z">
        <w:r w:rsidR="002323DD">
          <w:t xml:space="preserve"> IDE</w:t>
        </w:r>
      </w:ins>
      <w:r w:rsidR="005D5ED2">
        <w:t xml:space="preserve"> </w:t>
      </w:r>
    </w:p>
    <w:p w14:paraId="6F5BC6F7" w14:textId="152DECC5" w:rsidR="005D5ED2" w:rsidRDefault="005D5ED2" w:rsidP="0090232D">
      <w:pPr>
        <w:pStyle w:val="a7"/>
        <w:jc w:val="both"/>
        <w:rPr>
          <w:rFonts w:cstheme="minorHAnsi"/>
          <w:sz w:val="24"/>
          <w:szCs w:val="24"/>
          <w:rtl/>
        </w:rPr>
      </w:pPr>
    </w:p>
    <w:p w14:paraId="3BED7284" w14:textId="72FB499A" w:rsidR="00696807" w:rsidDel="002323DD" w:rsidRDefault="00696807" w:rsidP="0090232D">
      <w:pPr>
        <w:pStyle w:val="a7"/>
        <w:jc w:val="both"/>
        <w:rPr>
          <w:del w:id="36" w:author="גמליאל" w:date="2019-03-27T14:56:00Z"/>
          <w:rFonts w:cstheme="minorHAnsi"/>
          <w:sz w:val="24"/>
          <w:szCs w:val="24"/>
          <w:rtl/>
        </w:rPr>
      </w:pPr>
    </w:p>
    <w:p w14:paraId="3E7575F0" w14:textId="2D438F42" w:rsidR="00CB5F94" w:rsidRDefault="00CB5F94" w:rsidP="0090232D">
      <w:pPr>
        <w:pStyle w:val="2"/>
        <w:shd w:val="clear" w:color="auto" w:fill="FFFFFF"/>
        <w:spacing w:before="0" w:line="312" w:lineRule="atLeast"/>
        <w:jc w:val="both"/>
        <w:textAlignment w:val="baseline"/>
        <w:rPr>
          <w:rFonts w:ascii="Open Sans Hebrew" w:hAnsi="Open Sans Hebrew"/>
          <w:caps/>
          <w:spacing w:val="8"/>
          <w:sz w:val="33"/>
          <w:szCs w:val="33"/>
        </w:rPr>
      </w:pPr>
      <w:bookmarkStart w:id="37" w:name="_Toc4588454"/>
      <w:del w:id="38" w:author="גמליאל" w:date="2019-03-27T14:56:00Z">
        <w:r w:rsidDel="002323DD">
          <w:rPr>
            <w:rFonts w:ascii="Open Sans Hebrew" w:hAnsi="Open Sans Hebrew"/>
            <w:caps/>
            <w:spacing w:val="8"/>
            <w:sz w:val="33"/>
            <w:szCs w:val="33"/>
          </w:rPr>
          <w:delText>IDE</w:delText>
        </w:r>
      </w:del>
      <w:bookmarkEnd w:id="37"/>
    </w:p>
    <w:p w14:paraId="6B8BCFE5" w14:textId="35AF12B7" w:rsidR="00CB5F94" w:rsidRPr="00EB43B2" w:rsidRDefault="00CB5F94" w:rsidP="00C97914">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proofErr w:type="gramStart"/>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הם ראשי התיבות של </w:t>
      </w:r>
      <w:r w:rsidRPr="00EB43B2">
        <w:rPr>
          <w:rFonts w:asciiTheme="minorHAnsi" w:eastAsiaTheme="minorHAnsi" w:hAnsiTheme="minorHAnsi" w:cstheme="minorHAnsi"/>
        </w:rPr>
        <w:t>Integrated Development Environment</w:t>
      </w:r>
      <w:r w:rsidRPr="00EB43B2">
        <w:rPr>
          <w:rFonts w:asciiTheme="minorHAnsi" w:eastAsiaTheme="minorHAnsi" w:hAnsiTheme="minorHAnsi" w:cstheme="minorHAnsi" w:hint="cs"/>
          <w:rtl/>
        </w:rPr>
        <w:t xml:space="preserve">, </w:t>
      </w:r>
      <w:r w:rsidRPr="00EB43B2">
        <w:rPr>
          <w:rFonts w:asciiTheme="minorHAnsi" w:eastAsiaTheme="minorHAnsi" w:hAnsiTheme="minorHAnsi" w:cstheme="minorHAnsi"/>
          <w:rtl/>
        </w:rPr>
        <w:t xml:space="preserve">הכלים האלה בדרך כלל הרבה יותר כבדים מעורכי קוד פשוטים אבל כמות הפיצ'רים שהם מציעים בדרך כלל </w:t>
      </w:r>
      <w:del w:id="39" w:author="גמליאל" w:date="2019-03-27T14:57:00Z">
        <w:r w:rsidRPr="00EB43B2" w:rsidDel="00C97914">
          <w:rPr>
            <w:rFonts w:asciiTheme="minorHAnsi" w:eastAsiaTheme="minorHAnsi" w:hAnsiTheme="minorHAnsi" w:cstheme="minorHAnsi"/>
            <w:rtl/>
          </w:rPr>
          <w:delText>שווה את זה</w:delText>
        </w:r>
      </w:del>
      <w:ins w:id="40" w:author="גמליאל" w:date="2019-03-27T14:57:00Z">
        <w:r w:rsidR="00C97914">
          <w:rPr>
            <w:rFonts w:asciiTheme="minorHAnsi" w:eastAsiaTheme="minorHAnsi" w:hAnsiTheme="minorHAnsi" w:cstheme="minorHAnsi" w:hint="cs"/>
            <w:rtl/>
          </w:rPr>
          <w:t>מצדיקה את ההכבדה</w:t>
        </w:r>
      </w:ins>
      <w:r w:rsidRPr="00EB43B2">
        <w:rPr>
          <w:rFonts w:asciiTheme="minorHAnsi" w:eastAsiaTheme="minorHAnsi" w:hAnsiTheme="minorHAnsi" w:cstheme="minorHAnsi"/>
          <w:rtl/>
        </w:rPr>
        <w:t>.</w:t>
      </w:r>
      <w:proofErr w:type="gramEnd"/>
      <w:r w:rsidRPr="00EB43B2">
        <w:rPr>
          <w:rFonts w:asciiTheme="minorHAnsi" w:eastAsiaTheme="minorHAnsi" w:hAnsiTheme="minorHAnsi" w:cstheme="minorHAnsi"/>
          <w:rtl/>
        </w:rPr>
        <w:t xml:space="preserve"> </w:t>
      </w:r>
    </w:p>
    <w:p w14:paraId="0BDD315C" w14:textId="2341DC13"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אחד הכלים הפופולאריים </w:t>
      </w:r>
      <w:r w:rsidRPr="00EB43B2">
        <w:rPr>
          <w:rFonts w:asciiTheme="minorHAnsi" w:eastAsiaTheme="minorHAnsi" w:hAnsiTheme="minorHAnsi" w:cstheme="minorHAnsi" w:hint="cs"/>
          <w:rtl/>
        </w:rPr>
        <w:t>המתאימים ביותר לכתיבת קוד ב</w:t>
      </w:r>
      <w:r w:rsidRPr="00EB43B2">
        <w:rPr>
          <w:rFonts w:asciiTheme="minorHAnsi" w:eastAsiaTheme="minorHAnsi" w:hAnsiTheme="minorHAnsi" w:cstheme="minorHAnsi"/>
        </w:rPr>
        <w:t>python</w:t>
      </w:r>
      <w:r w:rsidRPr="00EB43B2">
        <w:rPr>
          <w:rFonts w:asciiTheme="minorHAnsi" w:eastAsiaTheme="minorHAnsi" w:hAnsiTheme="minorHAnsi" w:cstheme="minorHAnsi"/>
          <w:rtl/>
        </w:rPr>
        <w:t>, הוא </w:t>
      </w:r>
      <w:hyperlink r:id="rId22" w:history="1">
        <w:proofErr w:type="spellStart"/>
        <w:r w:rsidRPr="00EB43B2">
          <w:rPr>
            <w:rFonts w:asciiTheme="minorHAnsi" w:eastAsiaTheme="minorHAnsi" w:hAnsiTheme="minorHAnsi" w:cstheme="minorHAnsi"/>
          </w:rPr>
          <w:t>PyCharm</w:t>
        </w:r>
        <w:proofErr w:type="spellEnd"/>
      </w:hyperlink>
      <w:r w:rsidR="00EB43B2">
        <w:rPr>
          <w:rFonts w:asciiTheme="minorHAnsi" w:eastAsiaTheme="minorHAnsi" w:hAnsiTheme="minorHAnsi" w:cstheme="minorHAnsi" w:hint="cs"/>
          <w:rtl/>
        </w:rPr>
        <w:t xml:space="preserve"> (פרי פיתוח של חברת </w:t>
      </w:r>
      <w:r w:rsidR="00EB43B2">
        <w:rPr>
          <w:rFonts w:asciiTheme="minorHAnsi" w:eastAsiaTheme="minorHAnsi" w:hAnsiTheme="minorHAnsi" w:cstheme="minorHAnsi"/>
        </w:rPr>
        <w:t>Jet Brain</w:t>
      </w:r>
      <w:r w:rsidR="00C97914">
        <w:rPr>
          <w:rFonts w:asciiTheme="minorHAnsi" w:eastAsiaTheme="minorHAnsi" w:hAnsiTheme="minorHAnsi" w:cstheme="minorHAnsi"/>
        </w:rPr>
        <w:t>s</w:t>
      </w:r>
      <w:r w:rsidR="00EB43B2">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שזה </w:t>
      </w: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המיועד </w:t>
      </w:r>
      <w:proofErr w:type="spellStart"/>
      <w:r w:rsidRPr="00EB43B2">
        <w:rPr>
          <w:rFonts w:asciiTheme="minorHAnsi" w:eastAsiaTheme="minorHAnsi" w:hAnsiTheme="minorHAnsi" w:cstheme="minorHAnsi"/>
          <w:rtl/>
        </w:rPr>
        <w:t>לפייתון</w:t>
      </w:r>
      <w:proofErr w:type="spellEnd"/>
      <w:r w:rsidRPr="00EB43B2">
        <w:rPr>
          <w:rFonts w:asciiTheme="minorHAnsi" w:eastAsiaTheme="minorHAnsi" w:hAnsiTheme="minorHAnsi" w:cstheme="minorHAnsi"/>
          <w:rtl/>
        </w:rPr>
        <w:t xml:space="preserve"> בלבד</w:t>
      </w:r>
      <w:r w:rsidRPr="00EB43B2">
        <w:rPr>
          <w:rFonts w:asciiTheme="minorHAnsi" w:eastAsiaTheme="minorHAnsi" w:hAnsiTheme="minorHAnsi" w:cstheme="minorHAnsi" w:hint="cs"/>
          <w:rtl/>
        </w:rPr>
        <w:t xml:space="preserve"> (לעומת </w:t>
      </w:r>
      <w:r w:rsidRPr="00EB43B2">
        <w:rPr>
          <w:rFonts w:asciiTheme="minorHAnsi" w:eastAsiaTheme="minorHAnsi" w:hAnsiTheme="minorHAnsi" w:cstheme="minorHAnsi"/>
        </w:rPr>
        <w:t>visual studio</w:t>
      </w:r>
      <w:r w:rsidR="00DE05E9">
        <w:rPr>
          <w:rFonts w:asciiTheme="minorHAnsi" w:eastAsiaTheme="minorHAnsi" w:hAnsiTheme="minorHAnsi" w:cstheme="minorHAnsi" w:hint="cs"/>
          <w:rtl/>
        </w:rPr>
        <w:t xml:space="preserve">, למשל, </w:t>
      </w:r>
      <w:r w:rsidRPr="00EB43B2">
        <w:rPr>
          <w:rFonts w:asciiTheme="minorHAnsi" w:eastAsiaTheme="minorHAnsi" w:hAnsiTheme="minorHAnsi" w:cstheme="minorHAnsi" w:hint="cs"/>
          <w:rtl/>
        </w:rPr>
        <w:t>שמיועד לעוד שפות נוספות)</w:t>
      </w:r>
      <w:r w:rsidRPr="00EB43B2">
        <w:rPr>
          <w:rFonts w:asciiTheme="minorHAnsi" w:eastAsiaTheme="minorHAnsi" w:hAnsiTheme="minorHAnsi" w:cstheme="minorHAnsi"/>
          <w:rtl/>
        </w:rPr>
        <w:t xml:space="preserve">. </w:t>
      </w:r>
    </w:p>
    <w:p w14:paraId="3B3A5D91" w14:textId="30A47F1F"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מדובר </w:t>
      </w:r>
      <w:r w:rsidRPr="00EB43B2">
        <w:rPr>
          <w:rFonts w:asciiTheme="minorHAnsi" w:eastAsiaTheme="minorHAnsi" w:hAnsiTheme="minorHAnsi" w:cstheme="minorHAnsi" w:hint="cs"/>
          <w:rtl/>
        </w:rPr>
        <w:t>ב</w:t>
      </w:r>
      <w:r w:rsidRPr="00EB43B2">
        <w:rPr>
          <w:rFonts w:asciiTheme="minorHAnsi" w:eastAsiaTheme="minorHAnsi" w:hAnsiTheme="minorHAnsi" w:cstheme="minorHAnsi"/>
        </w:rPr>
        <w:t>top</w:t>
      </w:r>
      <w:r w:rsidRPr="00EB43B2">
        <w:rPr>
          <w:rFonts w:asciiTheme="minorHAnsi" w:eastAsiaTheme="minorHAnsi" w:hAnsiTheme="minorHAnsi" w:cstheme="minorHAnsi"/>
          <w:rtl/>
        </w:rPr>
        <w:t xml:space="preserve"> של כלי הפיתוח </w:t>
      </w:r>
      <w:proofErr w:type="spellStart"/>
      <w:r w:rsidRPr="00EB43B2">
        <w:rPr>
          <w:rFonts w:asciiTheme="minorHAnsi" w:eastAsiaTheme="minorHAnsi" w:hAnsiTheme="minorHAnsi" w:cstheme="minorHAnsi"/>
          <w:rtl/>
        </w:rPr>
        <w:t>לפייתון</w:t>
      </w:r>
      <w:proofErr w:type="spellEnd"/>
      <w:r w:rsidR="00DE05E9">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ושניים מהפיצ'רים המוצלחים ביותר שלו הם </w:t>
      </w:r>
      <w:r w:rsidRPr="00EB43B2">
        <w:rPr>
          <w:rFonts w:asciiTheme="minorHAnsi" w:eastAsiaTheme="minorHAnsi" w:hAnsiTheme="minorHAnsi" w:cstheme="minorHAnsi"/>
        </w:rPr>
        <w:t>command line</w:t>
      </w:r>
      <w:r w:rsidRPr="00EB43B2">
        <w:rPr>
          <w:rFonts w:asciiTheme="minorHAnsi" w:eastAsiaTheme="minorHAnsi" w:hAnsiTheme="minorHAnsi" w:cstheme="minorHAnsi"/>
          <w:rtl/>
        </w:rPr>
        <w:t xml:space="preserve"> מובנה (</w:t>
      </w:r>
      <w:r w:rsidRPr="00EB43B2">
        <w:rPr>
          <w:rFonts w:asciiTheme="minorHAnsi" w:eastAsiaTheme="minorHAnsi" w:hAnsiTheme="minorHAnsi" w:cstheme="minorHAnsi" w:hint="cs"/>
          <w:rtl/>
        </w:rPr>
        <w:t>מאפשר</w:t>
      </w:r>
      <w:r w:rsidRPr="00EB43B2">
        <w:rPr>
          <w:rFonts w:asciiTheme="minorHAnsi" w:eastAsiaTheme="minorHAnsi" w:hAnsiTheme="minorHAnsi" w:cstheme="minorHAnsi"/>
          <w:rtl/>
        </w:rPr>
        <w:t xml:space="preserve"> להריץ את הקוד תוך כדי הפיתוח מבלי אפילו לשמור את הסקריפט) ומערכת מובנית לניהול ספריות המאפשרת גישה </w:t>
      </w:r>
      <w:proofErr w:type="spellStart"/>
      <w:r w:rsidRPr="00EB43B2">
        <w:rPr>
          <w:rFonts w:asciiTheme="minorHAnsi" w:eastAsiaTheme="minorHAnsi" w:hAnsiTheme="minorHAnsi" w:cstheme="minorHAnsi"/>
          <w:rtl/>
        </w:rPr>
        <w:t>מיידית</w:t>
      </w:r>
      <w:proofErr w:type="spellEnd"/>
      <w:r w:rsidRPr="00EB43B2">
        <w:rPr>
          <w:rFonts w:asciiTheme="minorHAnsi" w:eastAsiaTheme="minorHAnsi" w:hAnsiTheme="minorHAnsi" w:cstheme="minorHAnsi"/>
          <w:rtl/>
        </w:rPr>
        <w:t xml:space="preserve"> לכל ספרייה מתוך אלפי הספריות ב </w:t>
      </w:r>
      <w:r w:rsidRPr="00EB43B2">
        <w:rPr>
          <w:rFonts w:asciiTheme="minorHAnsi" w:eastAsiaTheme="minorHAnsi" w:hAnsiTheme="minorHAnsi" w:cstheme="minorHAnsi"/>
        </w:rPr>
        <w:t>repositories</w:t>
      </w:r>
      <w:r w:rsidRPr="00EB43B2">
        <w:rPr>
          <w:rFonts w:asciiTheme="minorHAnsi" w:eastAsiaTheme="minorHAnsi" w:hAnsiTheme="minorHAnsi" w:cstheme="minorHAnsi"/>
          <w:rtl/>
        </w:rPr>
        <w:t xml:space="preserve"> של </w:t>
      </w:r>
      <w:proofErr w:type="spellStart"/>
      <w:r w:rsidRPr="00EB43B2">
        <w:rPr>
          <w:rFonts w:asciiTheme="minorHAnsi" w:eastAsiaTheme="minorHAnsi" w:hAnsiTheme="minorHAnsi" w:cstheme="minorHAnsi"/>
          <w:rtl/>
        </w:rPr>
        <w:t>פייתון</w:t>
      </w:r>
      <w:proofErr w:type="spellEnd"/>
      <w:r w:rsidRPr="00EB43B2">
        <w:rPr>
          <w:rFonts w:asciiTheme="minorHAnsi" w:eastAsiaTheme="minorHAnsi" w:hAnsiTheme="minorHAnsi" w:cstheme="minorHAnsi"/>
          <w:rtl/>
        </w:rPr>
        <w:t>, לא רק לספריות המובנות, ללא התקנות נוספות של קבצים ו-</w:t>
      </w:r>
      <w:r w:rsidRPr="00EB43B2">
        <w:rPr>
          <w:rFonts w:asciiTheme="minorHAnsi" w:eastAsiaTheme="minorHAnsi" w:hAnsiTheme="minorHAnsi" w:cstheme="minorHAnsi"/>
        </w:rPr>
        <w:t>frameworks</w:t>
      </w:r>
      <w:r w:rsidRPr="00EB43B2">
        <w:rPr>
          <w:rFonts w:asciiTheme="minorHAnsi" w:eastAsiaTheme="minorHAnsi" w:hAnsiTheme="minorHAnsi" w:cstheme="minorHAnsi"/>
          <w:rtl/>
        </w:rPr>
        <w:t xml:space="preserve"> למיניהם.</w:t>
      </w:r>
    </w:p>
    <w:p w14:paraId="73086EB1" w14:textId="51E4B3DD" w:rsidR="00EB43B2" w:rsidRDefault="00253B28" w:rsidP="0090232D">
      <w:pPr>
        <w:pStyle w:val="a7"/>
        <w:jc w:val="both"/>
        <w:rPr>
          <w:rFonts w:cstheme="minorHAnsi"/>
          <w:sz w:val="24"/>
          <w:szCs w:val="24"/>
          <w:rtl/>
        </w:rPr>
      </w:pPr>
      <w:r w:rsidRPr="00EB43B2">
        <w:rPr>
          <w:rFonts w:cstheme="minorHAnsi" w:hint="cs"/>
          <w:sz w:val="24"/>
          <w:szCs w:val="24"/>
          <w:rtl/>
        </w:rPr>
        <w:t xml:space="preserve">מאפשר לכתוב </w:t>
      </w:r>
      <w:proofErr w:type="spellStart"/>
      <w:r w:rsidRPr="00EB43B2">
        <w:rPr>
          <w:rFonts w:cstheme="minorHAnsi" w:hint="cs"/>
          <w:sz w:val="24"/>
          <w:szCs w:val="24"/>
          <w:rtl/>
        </w:rPr>
        <w:t>תוכנית</w:t>
      </w:r>
      <w:proofErr w:type="spellEnd"/>
      <w:r w:rsidRPr="00EB43B2">
        <w:rPr>
          <w:rFonts w:cstheme="minorHAnsi" w:hint="cs"/>
          <w:sz w:val="24"/>
          <w:szCs w:val="24"/>
          <w:rtl/>
        </w:rPr>
        <w:t xml:space="preserve"> מסודרת ע"פ </w:t>
      </w:r>
      <w:r w:rsidRPr="00EB43B2">
        <w:rPr>
          <w:rFonts w:cstheme="minorHAnsi" w:hint="cs"/>
          <w:sz w:val="24"/>
          <w:szCs w:val="24"/>
        </w:rPr>
        <w:t>OOP</w:t>
      </w:r>
      <w:r w:rsidR="00EB43B2" w:rsidRPr="00EB43B2">
        <w:rPr>
          <w:rFonts w:cstheme="minorHAnsi" w:hint="cs"/>
          <w:sz w:val="24"/>
          <w:szCs w:val="24"/>
          <w:rtl/>
        </w:rPr>
        <w:t xml:space="preserve">, כמו כן </w:t>
      </w:r>
      <w:r w:rsidR="00EB43B2">
        <w:rPr>
          <w:rFonts w:cstheme="minorHAnsi" w:hint="cs"/>
          <w:sz w:val="24"/>
          <w:szCs w:val="24"/>
          <w:rtl/>
        </w:rPr>
        <w:t xml:space="preserve">קיים </w:t>
      </w:r>
      <w:r w:rsidR="00EB43B2">
        <w:rPr>
          <w:rFonts w:cstheme="minorHAnsi"/>
          <w:sz w:val="24"/>
          <w:szCs w:val="24"/>
        </w:rPr>
        <w:t>debugger</w:t>
      </w:r>
      <w:r w:rsidR="00EB43B2">
        <w:rPr>
          <w:rFonts w:cstheme="minorHAnsi" w:hint="cs"/>
          <w:sz w:val="24"/>
          <w:szCs w:val="24"/>
          <w:rtl/>
        </w:rPr>
        <w:t xml:space="preserve"> המאפשר לנו להריץ את הקוד </w:t>
      </w:r>
      <w:r w:rsidR="00EB43B2">
        <w:rPr>
          <w:rFonts w:cstheme="minorHAnsi"/>
          <w:sz w:val="24"/>
          <w:szCs w:val="24"/>
        </w:rPr>
        <w:t>step by step</w:t>
      </w:r>
      <w:r w:rsidR="00EB43B2">
        <w:rPr>
          <w:rFonts w:cstheme="minorHAnsi" w:hint="cs"/>
          <w:sz w:val="24"/>
          <w:szCs w:val="24"/>
          <w:rtl/>
        </w:rPr>
        <w:t xml:space="preserve"> ולצפות במשתנים.</w:t>
      </w:r>
    </w:p>
    <w:p w14:paraId="258B82E0" w14:textId="77777777" w:rsidR="00EB43B2" w:rsidRDefault="00EB43B2" w:rsidP="0090232D">
      <w:pPr>
        <w:pStyle w:val="a7"/>
        <w:jc w:val="both"/>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w:t>
      </w:r>
      <w:commentRangeStart w:id="41"/>
      <w:r>
        <w:rPr>
          <w:rFonts w:cstheme="minorHAnsi" w:hint="cs"/>
          <w:sz w:val="24"/>
          <w:szCs w:val="24"/>
          <w:rtl/>
        </w:rPr>
        <w:t>וקונבנציות</w:t>
      </w:r>
      <w:commentRangeEnd w:id="41"/>
      <w:r w:rsidR="008F6BEB">
        <w:rPr>
          <w:rStyle w:val="ad"/>
          <w:rtl/>
        </w:rPr>
        <w:commentReference w:id="41"/>
      </w:r>
      <w:r>
        <w:rPr>
          <w:rFonts w:cstheme="minorHAnsi" w:hint="cs"/>
          <w:sz w:val="24"/>
          <w:szCs w:val="24"/>
          <w:rtl/>
        </w:rPr>
        <w:t xml:space="preserve"> 8</w:t>
      </w:r>
      <w:r>
        <w:rPr>
          <w:rFonts w:cstheme="minorHAnsi" w:hint="cs"/>
          <w:sz w:val="24"/>
          <w:szCs w:val="24"/>
        </w:rPr>
        <w:t>PEP</w:t>
      </w:r>
      <w:r>
        <w:rPr>
          <w:rFonts w:cstheme="minorHAnsi" w:hint="cs"/>
          <w:sz w:val="24"/>
          <w:szCs w:val="24"/>
          <w:rtl/>
        </w:rPr>
        <w:t xml:space="preserve"> .</w:t>
      </w:r>
    </w:p>
    <w:p w14:paraId="7428878A" w14:textId="77777777" w:rsidR="00EB43B2" w:rsidRDefault="00EB43B2" w:rsidP="0090232D">
      <w:pPr>
        <w:pStyle w:val="a7"/>
        <w:jc w:val="both"/>
        <w:rPr>
          <w:rFonts w:cstheme="minorHAnsi"/>
          <w:sz w:val="24"/>
          <w:szCs w:val="24"/>
          <w:rtl/>
        </w:rPr>
      </w:pPr>
      <w:r>
        <w:rPr>
          <w:rFonts w:cstheme="minorHAnsi" w:hint="cs"/>
          <w:sz w:val="24"/>
          <w:szCs w:val="24"/>
          <w:rtl/>
        </w:rPr>
        <w:t xml:space="preserve">מקל על </w:t>
      </w:r>
      <w:proofErr w:type="spellStart"/>
      <w:r>
        <w:rPr>
          <w:rFonts w:cstheme="minorHAnsi" w:hint="cs"/>
          <w:sz w:val="24"/>
          <w:szCs w:val="24"/>
          <w:rtl/>
        </w:rPr>
        <w:t>איתחול</w:t>
      </w:r>
      <w:proofErr w:type="spellEnd"/>
      <w:r>
        <w:rPr>
          <w:rFonts w:cstheme="minorHAnsi" w:hint="cs"/>
          <w:sz w:val="24"/>
          <w:szCs w:val="24"/>
          <w:rtl/>
        </w:rPr>
        <w:t xml:space="preserve"> התוכנית לאחר קריסה או טעות.</w:t>
      </w:r>
    </w:p>
    <w:p w14:paraId="4C9B259A" w14:textId="77777777" w:rsidR="00DA2458" w:rsidRDefault="00DA2458"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4"/>
      </w:r>
    </w:p>
    <w:p w14:paraId="7C405856" w14:textId="1E68F325" w:rsidR="00253B28" w:rsidRDefault="00253B28" w:rsidP="0090232D">
      <w:pPr>
        <w:pStyle w:val="NormalWeb"/>
        <w:shd w:val="clear" w:color="auto" w:fill="FFFFFF"/>
        <w:bidi/>
        <w:spacing w:before="0" w:beforeAutospacing="0" w:after="0" w:afterAutospacing="0" w:line="408" w:lineRule="atLeast"/>
        <w:jc w:val="both"/>
        <w:textAlignment w:val="baseline"/>
        <w:rPr>
          <w:rFonts w:ascii="Open Sans Hebrew" w:hAnsi="Open Sans Hebrew"/>
          <w:color w:val="000000"/>
          <w:rtl/>
        </w:rPr>
      </w:pPr>
    </w:p>
    <w:p w14:paraId="5558AF87" w14:textId="77777777" w:rsidR="00CB5F94" w:rsidRPr="00696807" w:rsidRDefault="00CB5F94" w:rsidP="0090232D">
      <w:pPr>
        <w:pStyle w:val="a7"/>
        <w:jc w:val="both"/>
        <w:rPr>
          <w:rFonts w:cstheme="minorHAnsi"/>
          <w:sz w:val="24"/>
          <w:szCs w:val="24"/>
          <w:rtl/>
        </w:rPr>
      </w:pPr>
    </w:p>
    <w:p w14:paraId="5121858E" w14:textId="7CB8B6AA" w:rsidR="005D5ED2" w:rsidRDefault="005D5ED2" w:rsidP="0090232D">
      <w:pPr>
        <w:pStyle w:val="a7"/>
        <w:jc w:val="both"/>
        <w:rPr>
          <w:rFonts w:cstheme="minorHAnsi"/>
          <w:sz w:val="24"/>
          <w:szCs w:val="24"/>
          <w:rtl/>
        </w:rPr>
      </w:pPr>
    </w:p>
    <w:p w14:paraId="4D8D9CD2" w14:textId="3BC09AB4" w:rsidR="00FC70C8" w:rsidRDefault="00AC3D99" w:rsidP="0090232D">
      <w:pPr>
        <w:pStyle w:val="4"/>
        <w:jc w:val="both"/>
        <w:rPr>
          <w:rtl/>
        </w:rPr>
      </w:pPr>
      <w:r>
        <w:rPr>
          <w:noProof/>
        </w:rPr>
        <w:drawing>
          <wp:anchor distT="0" distB="0" distL="114300" distR="114300" simplePos="0" relativeHeight="251642368" behindDoc="1" locked="0" layoutInCell="1" allowOverlap="1" wp14:anchorId="7107CF40" wp14:editId="10D603B8">
            <wp:simplePos x="0" y="0"/>
            <wp:positionH relativeFrom="column">
              <wp:posOffset>-133350</wp:posOffset>
            </wp:positionH>
            <wp:positionV relativeFrom="paragraph">
              <wp:posOffset>132715</wp:posOffset>
            </wp:positionV>
            <wp:extent cx="1104900" cy="704850"/>
            <wp:effectExtent l="0" t="0" r="0" b="0"/>
            <wp:wrapNone/>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9376" cy="720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0C8">
        <w:rPr>
          <w:rFonts w:hint="cs"/>
          <w:rtl/>
        </w:rPr>
        <w:t>2.3.1.2</w:t>
      </w:r>
      <w:r w:rsidR="00FC70C8">
        <w:t xml:space="preserve">    </w:t>
      </w:r>
      <w:r w:rsidR="00FC70C8">
        <w:rPr>
          <w:rFonts w:hint="cs"/>
          <w:rtl/>
        </w:rPr>
        <w:t xml:space="preserve"> </w:t>
      </w:r>
      <w:r w:rsidR="00FC70C8">
        <w:t>notepad++</w:t>
      </w:r>
    </w:p>
    <w:p w14:paraId="30405E9A" w14:textId="440552AC" w:rsidR="0029548D" w:rsidRDefault="0029548D" w:rsidP="0090232D">
      <w:pPr>
        <w:pStyle w:val="a7"/>
        <w:jc w:val="both"/>
        <w:rPr>
          <w:rFonts w:cstheme="minorHAnsi"/>
          <w:sz w:val="24"/>
          <w:szCs w:val="24"/>
          <w:rtl/>
        </w:rPr>
      </w:pPr>
    </w:p>
    <w:p w14:paraId="1B417B2F" w14:textId="41C0CB7C" w:rsidR="00AC3D99" w:rsidRDefault="00AC3D99" w:rsidP="0090232D">
      <w:pPr>
        <w:pStyle w:val="a7"/>
        <w:jc w:val="both"/>
        <w:rPr>
          <w:rFonts w:cstheme="minorHAnsi"/>
          <w:sz w:val="24"/>
          <w:szCs w:val="24"/>
          <w:rtl/>
        </w:rPr>
      </w:pPr>
    </w:p>
    <w:p w14:paraId="1C4B25CC" w14:textId="77777777" w:rsidR="00AC3D99" w:rsidRDefault="00AC3D99" w:rsidP="0090232D">
      <w:pPr>
        <w:pStyle w:val="a7"/>
        <w:jc w:val="both"/>
        <w:rPr>
          <w:rFonts w:cstheme="minorHAnsi"/>
          <w:sz w:val="24"/>
          <w:szCs w:val="24"/>
          <w:rtl/>
        </w:rPr>
      </w:pPr>
    </w:p>
    <w:p w14:paraId="3CFC2793" w14:textId="17F451C8" w:rsidR="0029548D" w:rsidRPr="00566114" w:rsidRDefault="0029548D" w:rsidP="0090232D">
      <w:pPr>
        <w:pStyle w:val="a7"/>
        <w:jc w:val="both"/>
        <w:rPr>
          <w:rFonts w:cstheme="minorHAnsi"/>
          <w:sz w:val="24"/>
          <w:szCs w:val="24"/>
          <w:rtl/>
        </w:rPr>
      </w:pPr>
      <w:r>
        <w:rPr>
          <w:rFonts w:ascii="Arial" w:hAnsi="Arial" w:cs="Arial"/>
          <w:b/>
          <w:bCs/>
          <w:color w:val="222222"/>
          <w:sz w:val="21"/>
          <w:szCs w:val="21"/>
        </w:rPr>
        <w:t>Notepad++</w:t>
      </w:r>
      <w:r>
        <w:rPr>
          <w:rFonts w:ascii="Arial" w:hAnsi="Arial" w:cs="Arial"/>
          <w:b/>
          <w:bCs/>
          <w:color w:val="222222"/>
          <w:sz w:val="21"/>
          <w:szCs w:val="21"/>
          <w:cs/>
        </w:rPr>
        <w:t>‎</w:t>
      </w:r>
      <w:proofErr w:type="gramStart"/>
      <w:r>
        <w:rPr>
          <w:rFonts w:ascii="Arial" w:hAnsi="Arial" w:cs="Arial"/>
          <w:color w:val="222222"/>
          <w:sz w:val="21"/>
          <w:szCs w:val="21"/>
        </w:rPr>
        <w:t> </w:t>
      </w:r>
      <w:r w:rsidR="00DA2458">
        <w:rPr>
          <w:rFonts w:ascii="Arial" w:hAnsi="Arial" w:cs="Arial" w:hint="cs"/>
          <w:color w:val="222222"/>
          <w:sz w:val="21"/>
          <w:szCs w:val="21"/>
          <w:rtl/>
        </w:rPr>
        <w:t xml:space="preserve"> </w:t>
      </w:r>
      <w:r w:rsidRPr="00566114">
        <w:rPr>
          <w:rFonts w:cstheme="minorHAnsi"/>
          <w:sz w:val="24"/>
          <w:szCs w:val="24"/>
          <w:rtl/>
        </w:rPr>
        <w:t>הוא</w:t>
      </w:r>
      <w:proofErr w:type="gramEnd"/>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
    <w:p w14:paraId="777A892C" w14:textId="20CF2B75" w:rsidR="0029548D" w:rsidRPr="00566114" w:rsidRDefault="00566114" w:rsidP="0090232D">
      <w:pPr>
        <w:pStyle w:val="a7"/>
        <w:jc w:val="both"/>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lastRenderedPageBreak/>
        <w:t>חיפוש והחלפה עם</w:t>
      </w:r>
      <w:r w:rsidRPr="00566114">
        <w:rPr>
          <w:rFonts w:cstheme="minorHAnsi"/>
          <w:sz w:val="24"/>
          <w:szCs w:val="24"/>
        </w:rPr>
        <w:t> </w:t>
      </w:r>
      <w:r w:rsidRPr="00566114">
        <w:rPr>
          <w:rFonts w:cstheme="minorHAnsi"/>
          <w:sz w:val="24"/>
          <w:szCs w:val="24"/>
          <w:rtl/>
        </w:rPr>
        <w:t xml:space="preserve">ביטויים </w:t>
      </w:r>
      <w:proofErr w:type="spellStart"/>
      <w:r w:rsidRPr="00566114">
        <w:rPr>
          <w:rFonts w:cstheme="minorHAnsi"/>
          <w:sz w:val="24"/>
          <w:szCs w:val="24"/>
          <w:rtl/>
        </w:rPr>
        <w:t>רגולאר</w:t>
      </w:r>
      <w:r w:rsidR="007102F1">
        <w:rPr>
          <w:rFonts w:cstheme="minorHAnsi" w:hint="cs"/>
          <w:sz w:val="24"/>
          <w:szCs w:val="24"/>
          <w:rtl/>
        </w:rPr>
        <w:t>י</w:t>
      </w:r>
      <w:r w:rsidRPr="00566114">
        <w:rPr>
          <w:rFonts w:cstheme="minorHAnsi"/>
          <w:sz w:val="24"/>
          <w:szCs w:val="24"/>
          <w:rtl/>
        </w:rPr>
        <w:t>ים</w:t>
      </w:r>
      <w:proofErr w:type="spellEnd"/>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הגדלה והקטנה</w:t>
      </w:r>
    </w:p>
    <w:p w14:paraId="460B2363" w14:textId="6E68D7D0" w:rsidR="0029548D" w:rsidRPr="00566114" w:rsidRDefault="0029548D" w:rsidP="0090232D">
      <w:pPr>
        <w:pStyle w:val="a7"/>
        <w:numPr>
          <w:ilvl w:val="0"/>
          <w:numId w:val="13"/>
        </w:numPr>
        <w:jc w:val="both"/>
        <w:rPr>
          <w:rFonts w:cstheme="minorHAnsi"/>
          <w:sz w:val="24"/>
          <w:szCs w:val="24"/>
        </w:rPr>
      </w:pPr>
      <w:r w:rsidRPr="00566114">
        <w:rPr>
          <w:rFonts w:cstheme="minorHAnsi" w:hint="cs"/>
          <w:sz w:val="24"/>
          <w:szCs w:val="24"/>
          <w:rtl/>
        </w:rPr>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0D70CF82" w:rsidR="00566114" w:rsidRDefault="00566114" w:rsidP="0090232D">
      <w:pPr>
        <w:pStyle w:val="a7"/>
        <w:jc w:val="both"/>
        <w:rPr>
          <w:rFonts w:cstheme="minorHAnsi"/>
          <w:sz w:val="24"/>
          <w:szCs w:val="24"/>
          <w:rtl/>
        </w:rPr>
      </w:pPr>
    </w:p>
    <w:p w14:paraId="3CC17675" w14:textId="3ED0EE08" w:rsidR="008C034B" w:rsidRPr="00566114" w:rsidRDefault="008C034B" w:rsidP="0090232D">
      <w:pPr>
        <w:pStyle w:val="a7"/>
        <w:jc w:val="both"/>
        <w:rPr>
          <w:rFonts w:cstheme="minorHAnsi"/>
          <w:sz w:val="24"/>
          <w:szCs w:val="24"/>
        </w:rPr>
      </w:pPr>
      <w:r w:rsidRPr="00566114">
        <w:rPr>
          <w:rFonts w:cstheme="minorHAnsi" w:hint="cs"/>
          <w:sz w:val="24"/>
          <w:szCs w:val="24"/>
          <w:rtl/>
        </w:rPr>
        <w:t>קישורים</w:t>
      </w:r>
      <w:r w:rsidRPr="00340A69">
        <w:rPr>
          <w:rStyle w:val="ab"/>
          <w:rtl/>
        </w:rPr>
        <w:footnoteReference w:id="5"/>
      </w:r>
    </w:p>
    <w:p w14:paraId="7D26D320" w14:textId="77777777" w:rsidR="0029548D" w:rsidRDefault="0029548D" w:rsidP="0090232D">
      <w:pPr>
        <w:pStyle w:val="a7"/>
        <w:jc w:val="both"/>
        <w:rPr>
          <w:rFonts w:cstheme="minorHAnsi"/>
          <w:sz w:val="24"/>
          <w:szCs w:val="24"/>
        </w:rPr>
      </w:pPr>
    </w:p>
    <w:p w14:paraId="0FA8AEAC" w14:textId="4A28FECA" w:rsidR="005D5ED2" w:rsidRDefault="005D5ED2" w:rsidP="0090232D">
      <w:pPr>
        <w:pStyle w:val="4"/>
        <w:jc w:val="both"/>
        <w:rPr>
          <w:rtl/>
        </w:rPr>
      </w:pPr>
      <w:r>
        <w:rPr>
          <w:rFonts w:hint="cs"/>
          <w:rtl/>
        </w:rPr>
        <w:t>2.3.1.3</w:t>
      </w:r>
      <w:r w:rsidRPr="005D5ED2">
        <w:t xml:space="preserve"> </w:t>
      </w:r>
      <w:r>
        <w:t xml:space="preserve">Tableau </w:t>
      </w:r>
    </w:p>
    <w:p w14:paraId="6DEB91A4" w14:textId="6FF8B84C" w:rsidR="009A3822" w:rsidRDefault="0050249D" w:rsidP="0090232D">
      <w:pPr>
        <w:pStyle w:val="a7"/>
        <w:jc w:val="both"/>
        <w:rPr>
          <w:rFonts w:cstheme="minorHAnsi"/>
          <w:sz w:val="24"/>
          <w:szCs w:val="24"/>
          <w:rtl/>
        </w:rPr>
      </w:pPr>
      <w:proofErr w:type="gramStart"/>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w:t>
      </w:r>
      <w:proofErr w:type="gramEnd"/>
      <w:r w:rsidRPr="0050249D">
        <w:rPr>
          <w:rFonts w:cstheme="minorHAnsi"/>
          <w:sz w:val="24"/>
          <w:szCs w:val="24"/>
          <w:rtl/>
        </w:rPr>
        <w:t xml:space="preserve">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r w:rsidR="00E12978">
        <w:rPr>
          <w:rFonts w:cstheme="minorHAnsi" w:hint="cs"/>
          <w:sz w:val="24"/>
          <w:szCs w:val="24"/>
          <w:rtl/>
        </w:rPr>
        <w:t xml:space="preserve">, ומכיוון שהוא כלי פשוט </w:t>
      </w:r>
      <w:r w:rsidR="009A3822">
        <w:rPr>
          <w:rFonts w:cstheme="minorHAnsi" w:hint="cs"/>
          <w:sz w:val="24"/>
          <w:szCs w:val="24"/>
          <w:rtl/>
        </w:rPr>
        <w:t xml:space="preserve">המציע ממשק </w:t>
      </w:r>
      <w:proofErr w:type="spellStart"/>
      <w:r w:rsidR="009A3822">
        <w:rPr>
          <w:rFonts w:cstheme="minorHAnsi" w:hint="cs"/>
          <w:sz w:val="24"/>
          <w:szCs w:val="24"/>
          <w:rtl/>
        </w:rPr>
        <w:t>ידידודתי</w:t>
      </w:r>
      <w:proofErr w:type="spellEnd"/>
      <w:r w:rsidR="009A3822">
        <w:rPr>
          <w:rFonts w:cstheme="minorHAnsi" w:hint="cs"/>
          <w:sz w:val="24"/>
          <w:szCs w:val="24"/>
          <w:rtl/>
        </w:rPr>
        <w:t xml:space="preserve"> למשתמש (גם זה שחסר ניסיון טכנולוגי) הפך עם השנים להיות הכלי החזק והמוביל בשוק והפך להיות נחלתם גם של אנשים וארגונים </w:t>
      </w:r>
      <w:r w:rsidR="009A3822" w:rsidRPr="00DE05E9">
        <w:rPr>
          <w:rFonts w:cstheme="minorHAnsi"/>
          <w:sz w:val="24"/>
          <w:szCs w:val="24"/>
          <w:rtl/>
        </w:rPr>
        <w:t xml:space="preserve">שעד כה נמנעו משימוש </w:t>
      </w:r>
      <w:proofErr w:type="spellStart"/>
      <w:r w:rsidR="009A3822" w:rsidRPr="00DE05E9">
        <w:rPr>
          <w:rFonts w:cstheme="minorHAnsi"/>
          <w:sz w:val="24"/>
          <w:szCs w:val="24"/>
          <w:rtl/>
        </w:rPr>
        <w:t>בויזואליזציה</w:t>
      </w:r>
      <w:proofErr w:type="spellEnd"/>
      <w:r w:rsidR="009A3822" w:rsidRPr="00DE05E9">
        <w:rPr>
          <w:rFonts w:cstheme="minorHAnsi"/>
          <w:sz w:val="24"/>
          <w:szCs w:val="24"/>
          <w:rtl/>
        </w:rPr>
        <w:t>, מניתוח אנליטי או משימוש בכלי</w:t>
      </w:r>
      <w:r w:rsidR="009A3822" w:rsidRPr="00DE05E9">
        <w:rPr>
          <w:rFonts w:cstheme="minorHAnsi" w:hint="cs"/>
          <w:sz w:val="24"/>
          <w:szCs w:val="24"/>
          <w:rtl/>
        </w:rPr>
        <w:t xml:space="preserve"> </w:t>
      </w:r>
      <w:r w:rsidR="009A3822" w:rsidRPr="00DE05E9">
        <w:rPr>
          <w:rFonts w:cstheme="minorHAnsi" w:hint="cs"/>
          <w:sz w:val="24"/>
          <w:szCs w:val="24"/>
        </w:rPr>
        <w:t>BI</w:t>
      </w:r>
      <w:r w:rsidR="009A3822" w:rsidRPr="0050249D">
        <w:rPr>
          <w:rFonts w:cstheme="minorHAnsi" w:hint="cs"/>
          <w:sz w:val="24"/>
          <w:szCs w:val="24"/>
          <w:rtl/>
        </w:rPr>
        <w:t>.</w:t>
      </w:r>
    </w:p>
    <w:p w14:paraId="53F16E95" w14:textId="5058B1DF" w:rsidR="0050249D" w:rsidRDefault="00AB4DB3" w:rsidP="0090232D">
      <w:pPr>
        <w:pStyle w:val="a7"/>
        <w:jc w:val="both"/>
        <w:rPr>
          <w:rFonts w:cstheme="minorHAnsi"/>
          <w:sz w:val="24"/>
          <w:szCs w:val="24"/>
          <w:rtl/>
        </w:rPr>
      </w:pPr>
      <w:r>
        <w:rPr>
          <w:noProof/>
        </w:rPr>
        <w:drawing>
          <wp:anchor distT="0" distB="0" distL="114300" distR="114300" simplePos="0" relativeHeight="251649536" behindDoc="1" locked="0" layoutInCell="1" allowOverlap="1" wp14:anchorId="2AE7FF4E" wp14:editId="796C9DF7">
            <wp:simplePos x="0" y="0"/>
            <wp:positionH relativeFrom="column">
              <wp:posOffset>0</wp:posOffset>
            </wp:positionH>
            <wp:positionV relativeFrom="paragraph">
              <wp:posOffset>46355</wp:posOffset>
            </wp:positionV>
            <wp:extent cx="1472471" cy="1320800"/>
            <wp:effectExtent l="0" t="0" r="0" b="0"/>
            <wp:wrapNone/>
            <wp:docPr id="41" name="Picture 41" descr="×ª××¦××ª ×ª××× × ×¢×××¨ âª×××× node j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 node jsâ¬â"/>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2471"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49D">
        <w:rPr>
          <w:rFonts w:cstheme="minorHAnsi" w:hint="cs"/>
          <w:sz w:val="24"/>
          <w:szCs w:val="24"/>
          <w:rtl/>
        </w:rPr>
        <w:t>קישורים</w:t>
      </w:r>
      <w:r w:rsidR="0050249D" w:rsidRPr="00340A69">
        <w:rPr>
          <w:rStyle w:val="ab"/>
          <w:rtl/>
        </w:rPr>
        <w:footnoteReference w:id="6"/>
      </w:r>
    </w:p>
    <w:p w14:paraId="67B4AFC5" w14:textId="52DF6E5E" w:rsidR="00344B05" w:rsidRPr="0050249D" w:rsidRDefault="00344B05" w:rsidP="0090232D">
      <w:pPr>
        <w:pStyle w:val="a7"/>
        <w:jc w:val="both"/>
        <w:rPr>
          <w:rFonts w:cstheme="minorHAnsi"/>
          <w:sz w:val="24"/>
          <w:szCs w:val="24"/>
          <w:rtl/>
        </w:rPr>
      </w:pPr>
    </w:p>
    <w:p w14:paraId="273E1C27" w14:textId="23E76864" w:rsidR="005D5ED2" w:rsidRDefault="005D5ED2" w:rsidP="0090232D">
      <w:pPr>
        <w:pStyle w:val="4"/>
        <w:jc w:val="both"/>
      </w:pPr>
      <w:r>
        <w:rPr>
          <w:rFonts w:hint="cs"/>
          <w:rtl/>
        </w:rPr>
        <w:t>2.3.1.4</w:t>
      </w:r>
      <w:r w:rsidRPr="005D5ED2">
        <w:t xml:space="preserve"> </w:t>
      </w:r>
      <w:r>
        <w:t xml:space="preserve">Node.js </w:t>
      </w:r>
    </w:p>
    <w:p w14:paraId="1ED96F3C" w14:textId="178B48EE" w:rsidR="00AB4DB3" w:rsidRDefault="00AB4DB3" w:rsidP="0090232D">
      <w:pPr>
        <w:jc w:val="both"/>
      </w:pPr>
    </w:p>
    <w:p w14:paraId="21532DA1" w14:textId="758722A2" w:rsidR="00AB4DB3" w:rsidRPr="00AB4DB3" w:rsidRDefault="00AB4DB3" w:rsidP="0090232D">
      <w:pPr>
        <w:jc w:val="both"/>
        <w:rPr>
          <w:rtl/>
        </w:rPr>
      </w:pPr>
    </w:p>
    <w:p w14:paraId="43831881" w14:textId="57044868" w:rsidR="009F7758" w:rsidRPr="009F7758" w:rsidRDefault="009F7758" w:rsidP="0090232D">
      <w:pPr>
        <w:pStyle w:val="a7"/>
        <w:jc w:val="both"/>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proofErr w:type="gramStart"/>
      <w:r w:rsidRPr="009F7758">
        <w:rPr>
          <w:rFonts w:cstheme="minorHAnsi"/>
          <w:sz w:val="24"/>
          <w:szCs w:val="24"/>
        </w:rPr>
        <w:t>V8</w:t>
      </w:r>
      <w:r w:rsidRPr="009F7758">
        <w:rPr>
          <w:rFonts w:cstheme="minorHAnsi"/>
          <w:sz w:val="24"/>
          <w:szCs w:val="24"/>
          <w:rtl/>
        </w:rPr>
        <w:t xml:space="preserve"> ,</w:t>
      </w:r>
      <w:proofErr w:type="gramEnd"/>
      <w:r w:rsidRPr="009F7758">
        <w:rPr>
          <w:rFonts w:cstheme="minorHAnsi"/>
          <w:sz w:val="24"/>
          <w:szCs w:val="24"/>
          <w:rtl/>
        </w:rPr>
        <w:t xml:space="preserve">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42F9F8B7" w:rsidR="0063082E" w:rsidRDefault="0063082E" w:rsidP="0090232D">
      <w:pPr>
        <w:pStyle w:val="a7"/>
        <w:jc w:val="both"/>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proofErr w:type="gramEnd"/>
      <w:r w:rsidR="00292D34" w:rsidRP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roofErr w:type="gramEnd"/>
    </w:p>
    <w:p w14:paraId="41CB2A55" w14:textId="42ED3C24" w:rsidR="0063082E" w:rsidRDefault="0063082E"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7"/>
      </w:r>
    </w:p>
    <w:p w14:paraId="73B5EA93" w14:textId="593E8FED" w:rsidR="005D5ED2" w:rsidRDefault="005D5ED2" w:rsidP="0090232D">
      <w:pPr>
        <w:pStyle w:val="a7"/>
        <w:jc w:val="both"/>
        <w:rPr>
          <w:rFonts w:cstheme="minorHAnsi"/>
          <w:sz w:val="24"/>
          <w:szCs w:val="24"/>
        </w:rPr>
      </w:pPr>
    </w:p>
    <w:p w14:paraId="0CDE0B71" w14:textId="0115A000" w:rsidR="00A56A73" w:rsidRDefault="00A56A73" w:rsidP="0090232D">
      <w:pPr>
        <w:pStyle w:val="a7"/>
        <w:jc w:val="both"/>
        <w:rPr>
          <w:rFonts w:cstheme="minorHAnsi"/>
          <w:sz w:val="24"/>
          <w:szCs w:val="24"/>
        </w:rPr>
      </w:pPr>
    </w:p>
    <w:p w14:paraId="16FF39E2" w14:textId="642528F2" w:rsidR="00A56A73" w:rsidRDefault="00A56A73" w:rsidP="0090232D">
      <w:pPr>
        <w:pStyle w:val="a7"/>
        <w:jc w:val="both"/>
        <w:rPr>
          <w:rFonts w:cstheme="minorHAnsi"/>
          <w:sz w:val="24"/>
          <w:szCs w:val="24"/>
        </w:rPr>
      </w:pPr>
    </w:p>
    <w:p w14:paraId="00A0B438" w14:textId="302E75D4" w:rsidR="00A56A73" w:rsidRDefault="00A56A73" w:rsidP="0090232D">
      <w:pPr>
        <w:pStyle w:val="a7"/>
        <w:jc w:val="both"/>
        <w:rPr>
          <w:rFonts w:cstheme="minorHAnsi"/>
          <w:sz w:val="24"/>
          <w:szCs w:val="24"/>
        </w:rPr>
      </w:pPr>
    </w:p>
    <w:p w14:paraId="016B0350" w14:textId="77777777" w:rsidR="00A56A73" w:rsidRDefault="00A56A73" w:rsidP="0090232D">
      <w:pPr>
        <w:pStyle w:val="a7"/>
        <w:jc w:val="both"/>
        <w:rPr>
          <w:rFonts w:cstheme="minorHAnsi"/>
          <w:sz w:val="24"/>
          <w:szCs w:val="24"/>
          <w:rtl/>
        </w:rPr>
      </w:pPr>
    </w:p>
    <w:p w14:paraId="2A6F5B39" w14:textId="18C16465" w:rsidR="005D5ED2" w:rsidRDefault="00A56A73" w:rsidP="0090232D">
      <w:pPr>
        <w:pStyle w:val="4"/>
        <w:jc w:val="both"/>
      </w:pPr>
      <w:r>
        <w:rPr>
          <w:noProof/>
        </w:rPr>
        <w:drawing>
          <wp:anchor distT="0" distB="0" distL="114300" distR="114300" simplePos="0" relativeHeight="251654656" behindDoc="1" locked="0" layoutInCell="1" allowOverlap="1" wp14:anchorId="56EDBB3A" wp14:editId="70FF62DE">
            <wp:simplePos x="0" y="0"/>
            <wp:positionH relativeFrom="column">
              <wp:posOffset>-431800</wp:posOffset>
            </wp:positionH>
            <wp:positionV relativeFrom="paragraph">
              <wp:posOffset>-380365</wp:posOffset>
            </wp:positionV>
            <wp:extent cx="2216150" cy="1135824"/>
            <wp:effectExtent l="0" t="0" r="0" b="0"/>
            <wp:wrapNone/>
            <wp:docPr id="42" name="Picture 42" descr="×ª××¦××ª ×ª××× × ×¢×××¨ â«×××× firebas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ª××¦××ª ×ª××× × ×¢×××¨ â«×××× firebaseâ¬â"/>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16150" cy="1135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ED2">
        <w:rPr>
          <w:rFonts w:hint="cs"/>
          <w:rtl/>
        </w:rPr>
        <w:t>2.3.1.5</w:t>
      </w:r>
      <w:r w:rsidR="005D5ED2" w:rsidRPr="005D5ED2">
        <w:rPr>
          <w:rFonts w:hint="cs"/>
        </w:rPr>
        <w:t xml:space="preserve"> </w:t>
      </w:r>
      <w:r w:rsidR="0073032F" w:rsidRPr="0073032F">
        <w:t xml:space="preserve">Firebase </w:t>
      </w:r>
      <w:proofErr w:type="spellStart"/>
      <w:r w:rsidR="0073032F" w:rsidRPr="0073032F">
        <w:t>Realtime</w:t>
      </w:r>
      <w:proofErr w:type="spellEnd"/>
      <w:r w:rsidR="0073032F" w:rsidRPr="0073032F">
        <w:t xml:space="preserve"> Database</w:t>
      </w:r>
    </w:p>
    <w:p w14:paraId="6970B1E4" w14:textId="0F38A3A8" w:rsidR="00A56A73" w:rsidRPr="00A56A73" w:rsidRDefault="00A56A73" w:rsidP="0090232D">
      <w:pPr>
        <w:jc w:val="both"/>
        <w:rPr>
          <w:rtl/>
        </w:rPr>
      </w:pPr>
    </w:p>
    <w:p w14:paraId="153E4D75" w14:textId="0F4231FC" w:rsidR="00983F1A" w:rsidRDefault="008024AF" w:rsidP="0090232D">
      <w:pPr>
        <w:pStyle w:val="a7"/>
        <w:jc w:val="both"/>
        <w:rPr>
          <w:rFonts w:cstheme="minorHAnsi"/>
          <w:sz w:val="24"/>
          <w:szCs w:val="24"/>
          <w:rtl/>
        </w:rPr>
      </w:pPr>
      <w:r w:rsidRPr="008024AF">
        <w:rPr>
          <w:rFonts w:cstheme="minorHAnsi"/>
          <w:sz w:val="24"/>
          <w:szCs w:val="24"/>
        </w:rPr>
        <w:t xml:space="preserve">Firebase </w:t>
      </w:r>
      <w:proofErr w:type="spellStart"/>
      <w:r w:rsidRPr="008024AF">
        <w:rPr>
          <w:rFonts w:cstheme="minorHAnsi"/>
          <w:sz w:val="24"/>
          <w:szCs w:val="24"/>
        </w:rPr>
        <w:t>Realtime</w:t>
      </w:r>
      <w:proofErr w:type="spellEnd"/>
      <w:r w:rsidRPr="008024AF">
        <w:rPr>
          <w:rFonts w:cstheme="minorHAnsi"/>
          <w:sz w:val="24"/>
          <w:szCs w:val="24"/>
        </w:rPr>
        <w:t xml:space="preserv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proofErr w:type="spellStart"/>
      <w:r w:rsidR="00787D4B" w:rsidRPr="00787D4B">
        <w:rPr>
          <w:rFonts w:cstheme="minorHAnsi"/>
          <w:sz w:val="24"/>
          <w:szCs w:val="24"/>
        </w:rPr>
        <w:t>NoSQL</w:t>
      </w:r>
      <w:proofErr w:type="spellEnd"/>
      <w:r w:rsidR="00787D4B">
        <w:rPr>
          <w:rFonts w:cstheme="minorHAnsi" w:hint="cs"/>
          <w:sz w:val="24"/>
          <w:szCs w:val="24"/>
          <w:rtl/>
        </w:rPr>
        <w:t xml:space="preserve"> מסוג </w:t>
      </w:r>
      <w:proofErr w:type="gramStart"/>
      <w:r>
        <w:rPr>
          <w:rFonts w:cstheme="minorHAnsi"/>
          <w:sz w:val="24"/>
          <w:szCs w:val="24"/>
        </w:rPr>
        <w:t xml:space="preserve">JSON </w:t>
      </w:r>
      <w:r w:rsidR="00440528">
        <w:rPr>
          <w:rFonts w:cstheme="minorHAnsi" w:hint="cs"/>
          <w:sz w:val="24"/>
          <w:szCs w:val="24"/>
          <w:rtl/>
        </w:rPr>
        <w:t>,</w:t>
      </w:r>
      <w:proofErr w:type="gramEnd"/>
      <w:r w:rsidR="00983F1A">
        <w:rPr>
          <w:rFonts w:cstheme="minorHAnsi" w:hint="cs"/>
          <w:sz w:val="24"/>
          <w:szCs w:val="24"/>
          <w:rtl/>
        </w:rPr>
        <w:t xml:space="preserve"> </w:t>
      </w:r>
      <w:r>
        <w:rPr>
          <w:rFonts w:cstheme="minorHAnsi" w:hint="cs"/>
          <w:sz w:val="24"/>
          <w:szCs w:val="24"/>
          <w:rtl/>
        </w:rPr>
        <w:t xml:space="preserve">מבוסס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w:t>
      </w:r>
    </w:p>
    <w:p w14:paraId="145114BA" w14:textId="77777777" w:rsidR="00983F1A" w:rsidRDefault="000C457E" w:rsidP="0090232D">
      <w:pPr>
        <w:pStyle w:val="a7"/>
        <w:jc w:val="both"/>
        <w:rPr>
          <w:rFonts w:cstheme="minorHAnsi"/>
          <w:sz w:val="24"/>
          <w:szCs w:val="24"/>
          <w:rtl/>
        </w:rPr>
      </w:pPr>
      <w:r>
        <w:rPr>
          <w:rFonts w:cstheme="minorHAnsi" w:hint="cs"/>
          <w:sz w:val="24"/>
          <w:szCs w:val="24"/>
          <w:rtl/>
        </w:rPr>
        <w:t xml:space="preserve">השירות מספק למפתחים </w:t>
      </w:r>
      <w:r>
        <w:rPr>
          <w:rFonts w:cstheme="minorHAnsi"/>
          <w:sz w:val="24"/>
          <w:szCs w:val="24"/>
        </w:rPr>
        <w:t xml:space="preserve">API </w:t>
      </w:r>
      <w:r>
        <w:rPr>
          <w:rFonts w:cstheme="minorHAnsi" w:hint="cs"/>
          <w:sz w:val="24"/>
          <w:szCs w:val="24"/>
          <w:rtl/>
        </w:rPr>
        <w:t xml:space="preserve"> שמאפשר לחבר את התוכנה בקלות ל</w:t>
      </w:r>
      <w:r>
        <w:rPr>
          <w:rFonts w:cstheme="minorHAnsi"/>
          <w:sz w:val="24"/>
          <w:szCs w:val="24"/>
        </w:rPr>
        <w:t>DB</w:t>
      </w:r>
      <w:r>
        <w:rPr>
          <w:rFonts w:cstheme="minorHAnsi" w:hint="cs"/>
          <w:sz w:val="24"/>
          <w:szCs w:val="24"/>
          <w:rtl/>
        </w:rPr>
        <w:t xml:space="preserve">. </w:t>
      </w:r>
    </w:p>
    <w:p w14:paraId="39470F71" w14:textId="3307F0F8" w:rsidR="000C457E" w:rsidRDefault="000C457E" w:rsidP="0090232D">
      <w:pPr>
        <w:pStyle w:val="a7"/>
        <w:jc w:val="both"/>
        <w:rPr>
          <w:rFonts w:cstheme="minorHAnsi"/>
          <w:sz w:val="24"/>
          <w:szCs w:val="24"/>
          <w:rtl/>
        </w:rPr>
      </w:pPr>
      <w:r>
        <w:rPr>
          <w:rFonts w:cstheme="minorHAnsi" w:hint="cs"/>
          <w:sz w:val="24"/>
          <w:szCs w:val="24"/>
          <w:rtl/>
        </w:rPr>
        <w:t>ל</w:t>
      </w:r>
      <w:r>
        <w:rPr>
          <w:rFonts w:cstheme="minorHAnsi"/>
          <w:sz w:val="24"/>
          <w:szCs w:val="24"/>
        </w:rPr>
        <w:t>firebase</w:t>
      </w:r>
      <w:r>
        <w:rPr>
          <w:rFonts w:cstheme="minorHAnsi" w:hint="cs"/>
          <w:sz w:val="24"/>
          <w:szCs w:val="24"/>
          <w:rtl/>
        </w:rPr>
        <w:t xml:space="preserve"> יש ספריות שמאפשרות אינטגרציה לשפות פיתוח רבות</w:t>
      </w:r>
      <w:r w:rsidR="00727768">
        <w:rPr>
          <w:rFonts w:cstheme="minorHAnsi" w:hint="cs"/>
          <w:sz w:val="24"/>
          <w:szCs w:val="24"/>
          <w:rtl/>
        </w:rPr>
        <w:t xml:space="preserve">, מאפשר טיפול מהיר נוח וקל גם כאשר גדילת הנתונים נעשית באופן </w:t>
      </w:r>
      <w:proofErr w:type="spellStart"/>
      <w:r w:rsidR="00727768">
        <w:rPr>
          <w:rFonts w:cstheme="minorHAnsi" w:hint="cs"/>
          <w:sz w:val="24"/>
          <w:szCs w:val="24"/>
          <w:rtl/>
        </w:rPr>
        <w:t>אקספוננציאלי</w:t>
      </w:r>
      <w:proofErr w:type="spellEnd"/>
      <w:r>
        <w:rPr>
          <w:rFonts w:cstheme="minorHAnsi" w:hint="cs"/>
          <w:sz w:val="24"/>
          <w:szCs w:val="24"/>
          <w:rtl/>
        </w:rPr>
        <w:t>.</w:t>
      </w:r>
    </w:p>
    <w:p w14:paraId="375310CC" w14:textId="2A03720E" w:rsidR="008C034B" w:rsidRDefault="008C034B" w:rsidP="0090232D">
      <w:pPr>
        <w:pStyle w:val="a7"/>
        <w:jc w:val="both"/>
        <w:rPr>
          <w:rFonts w:cstheme="minorHAnsi"/>
          <w:sz w:val="24"/>
          <w:szCs w:val="24"/>
          <w:rtl/>
        </w:rPr>
      </w:pPr>
    </w:p>
    <w:p w14:paraId="08B8306A" w14:textId="4DE01F70"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8"/>
      </w:r>
    </w:p>
    <w:p w14:paraId="0B95195C" w14:textId="0AFFFB81" w:rsidR="00787D4B" w:rsidRPr="00787D4B" w:rsidRDefault="00787D4B" w:rsidP="0090232D">
      <w:pPr>
        <w:pStyle w:val="a7"/>
        <w:jc w:val="both"/>
        <w:rPr>
          <w:rFonts w:cstheme="minorHAnsi"/>
          <w:sz w:val="24"/>
          <w:szCs w:val="24"/>
          <w:rtl/>
        </w:rPr>
      </w:pPr>
    </w:p>
    <w:p w14:paraId="25F69607" w14:textId="15CA63D2" w:rsidR="005D5ED2" w:rsidRDefault="00E82173" w:rsidP="0090232D">
      <w:pPr>
        <w:pStyle w:val="4"/>
        <w:jc w:val="both"/>
        <w:rPr>
          <w:rtl/>
        </w:rPr>
      </w:pPr>
      <w:r>
        <w:rPr>
          <w:noProof/>
        </w:rPr>
        <w:drawing>
          <wp:anchor distT="0" distB="0" distL="114300" distR="114300" simplePos="0" relativeHeight="251656704" behindDoc="1" locked="0" layoutInCell="1" allowOverlap="1" wp14:anchorId="3BE41110" wp14:editId="550F0377">
            <wp:simplePos x="0" y="0"/>
            <wp:positionH relativeFrom="column">
              <wp:posOffset>0</wp:posOffset>
            </wp:positionH>
            <wp:positionV relativeFrom="paragraph">
              <wp:posOffset>73660</wp:posOffset>
            </wp:positionV>
            <wp:extent cx="828675" cy="44767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828675" cy="447675"/>
                    </a:xfrm>
                    <a:prstGeom prst="rect">
                      <a:avLst/>
                    </a:prstGeom>
                  </pic:spPr>
                </pic:pic>
              </a:graphicData>
            </a:graphic>
          </wp:anchor>
        </w:drawing>
      </w:r>
      <w:r w:rsidR="005D5ED2">
        <w:rPr>
          <w:rFonts w:hint="cs"/>
          <w:rtl/>
        </w:rPr>
        <w:t>2.3.1.6</w:t>
      </w:r>
      <w:r w:rsidR="005D5ED2" w:rsidRPr="005D5ED2">
        <w:t xml:space="preserve"> A</w:t>
      </w:r>
      <w:r w:rsidR="005D5ED2">
        <w:t xml:space="preserve">mazon </w:t>
      </w:r>
      <w:r w:rsidR="005D5ED2" w:rsidRPr="005D5ED2">
        <w:t>W</w:t>
      </w:r>
      <w:r w:rsidR="005D5ED2">
        <w:t xml:space="preserve">eb </w:t>
      </w:r>
      <w:r w:rsidR="005D5ED2" w:rsidRPr="005D5ED2">
        <w:t>S</w:t>
      </w:r>
      <w:r w:rsidR="005D5ED2">
        <w:t xml:space="preserve">ervices    </w:t>
      </w:r>
    </w:p>
    <w:p w14:paraId="6A53634B" w14:textId="106419B4" w:rsidR="00B70C90" w:rsidRDefault="00B70C90" w:rsidP="0090232D">
      <w:pPr>
        <w:pStyle w:val="a7"/>
        <w:jc w:val="both"/>
        <w:rPr>
          <w:rFonts w:cstheme="minorHAnsi"/>
          <w:sz w:val="24"/>
          <w:szCs w:val="24"/>
          <w:rtl/>
        </w:rPr>
      </w:pPr>
    </w:p>
    <w:p w14:paraId="6B3ABA85" w14:textId="77777777" w:rsidR="00E82173" w:rsidRDefault="00E82173" w:rsidP="0090232D">
      <w:pPr>
        <w:pStyle w:val="a7"/>
        <w:jc w:val="both"/>
        <w:rPr>
          <w:rFonts w:cstheme="minorHAnsi"/>
          <w:sz w:val="24"/>
          <w:szCs w:val="24"/>
          <w:rtl/>
        </w:rPr>
      </w:pPr>
    </w:p>
    <w:p w14:paraId="31B9759B" w14:textId="78518577" w:rsidR="009E5B5C" w:rsidRPr="009E5B5C" w:rsidRDefault="009E5B5C" w:rsidP="0090232D">
      <w:pPr>
        <w:pStyle w:val="a7"/>
        <w:jc w:val="both"/>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0232D">
      <w:pPr>
        <w:jc w:val="both"/>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90232D">
      <w:pPr>
        <w:pStyle w:val="a7"/>
        <w:numPr>
          <w:ilvl w:val="0"/>
          <w:numId w:val="14"/>
        </w:numPr>
        <w:jc w:val="both"/>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proofErr w:type="gramStart"/>
      <w:r w:rsidRPr="009E5B5C">
        <w:rPr>
          <w:rFonts w:cstheme="minorHAnsi"/>
          <w:sz w:val="24"/>
          <w:szCs w:val="24"/>
        </w:rPr>
        <w:t xml:space="preserve">  </w:t>
      </w:r>
      <w:r w:rsidR="00136424" w:rsidRPr="00136424">
        <w:rPr>
          <w:rFonts w:cstheme="minorHAnsi"/>
          <w:sz w:val="24"/>
          <w:szCs w:val="24"/>
          <w:rtl/>
        </w:rPr>
        <w:t>השירות</w:t>
      </w:r>
      <w:proofErr w:type="gramEnd"/>
      <w:r w:rsidR="00136424" w:rsidRPr="00136424">
        <w:rPr>
          <w:rFonts w:cstheme="minorHAnsi"/>
          <w:sz w:val="24"/>
          <w:szCs w:val="24"/>
          <w:rtl/>
        </w:rPr>
        <w:t xml:space="preserve">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90232D">
      <w:pPr>
        <w:pStyle w:val="a7"/>
        <w:numPr>
          <w:ilvl w:val="0"/>
          <w:numId w:val="14"/>
        </w:numPr>
        <w:jc w:val="both"/>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proofErr w:type="gramStart"/>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w:t>
      </w:r>
      <w:proofErr w:type="gramEnd"/>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62C7E520" w:rsidR="009E5B5C" w:rsidRDefault="009E5B5C" w:rsidP="00440528">
      <w:pPr>
        <w:pStyle w:val="a8"/>
        <w:numPr>
          <w:ilvl w:val="0"/>
          <w:numId w:val="14"/>
        </w:numPr>
        <w:ind w:left="360"/>
        <w:jc w:val="both"/>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w:t>
      </w:r>
      <w:proofErr w:type="spellStart"/>
      <w:r w:rsidRPr="00136424">
        <w:rPr>
          <w:rFonts w:cstheme="minorHAnsi"/>
          <w:sz w:val="24"/>
          <w:szCs w:val="24"/>
        </w:rPr>
        <w:t>MariaDB</w:t>
      </w:r>
      <w:proofErr w:type="spellEnd"/>
      <w:r w:rsidRPr="00136424">
        <w:rPr>
          <w:rFonts w:cstheme="minorHAnsi"/>
          <w:sz w:val="24"/>
          <w:szCs w:val="24"/>
        </w:rPr>
        <w:t xml:space="preserve">, SQL </w:t>
      </w:r>
      <w:proofErr w:type="gramStart"/>
      <w:r w:rsidRPr="00136424">
        <w:rPr>
          <w:rFonts w:cstheme="minorHAnsi"/>
          <w:sz w:val="24"/>
          <w:szCs w:val="24"/>
        </w:rPr>
        <w:t xml:space="preserve">server </w:t>
      </w:r>
      <w:r w:rsidR="007564B3">
        <w:rPr>
          <w:rFonts w:cs="Calibri" w:hint="cs"/>
          <w:sz w:val="24"/>
          <w:szCs w:val="24"/>
          <w:rtl/>
        </w:rPr>
        <w:t xml:space="preserve"> </w:t>
      </w:r>
      <w:r w:rsidRPr="00136424">
        <w:rPr>
          <w:rFonts w:cs="Calibri"/>
          <w:sz w:val="24"/>
          <w:szCs w:val="24"/>
          <w:rtl/>
        </w:rPr>
        <w:t>ועוד</w:t>
      </w:r>
      <w:proofErr w:type="gramEnd"/>
      <w:r w:rsidRPr="00136424">
        <w:rPr>
          <w:rFonts w:cs="Calibri"/>
          <w:sz w:val="24"/>
          <w:szCs w:val="24"/>
          <w:rtl/>
        </w:rPr>
        <w:t>,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9053139" w14:textId="407A74C7" w:rsidR="00065254" w:rsidRDefault="00065254" w:rsidP="0090232D">
      <w:pPr>
        <w:jc w:val="both"/>
        <w:rPr>
          <w:rFonts w:cstheme="minorHAnsi"/>
          <w:sz w:val="24"/>
          <w:szCs w:val="24"/>
          <w:rtl/>
        </w:rPr>
      </w:pPr>
      <w:r>
        <w:rPr>
          <w:rFonts w:cstheme="minorHAnsi" w:hint="cs"/>
          <w:sz w:val="24"/>
          <w:szCs w:val="24"/>
          <w:rtl/>
        </w:rPr>
        <w:t>קישורים</w:t>
      </w:r>
      <w:r w:rsidR="0045215D" w:rsidRPr="00340A69">
        <w:rPr>
          <w:rStyle w:val="ab"/>
          <w:rtl/>
        </w:rPr>
        <w:footnoteReference w:id="9"/>
      </w:r>
    </w:p>
    <w:p w14:paraId="34DEDAB3" w14:textId="6478C7C9" w:rsidR="00E82173" w:rsidRDefault="00E82173" w:rsidP="0090232D">
      <w:pPr>
        <w:jc w:val="both"/>
        <w:rPr>
          <w:rFonts w:cstheme="minorHAnsi"/>
          <w:sz w:val="24"/>
          <w:szCs w:val="24"/>
          <w:rtl/>
        </w:rPr>
      </w:pPr>
    </w:p>
    <w:p w14:paraId="08956428" w14:textId="77777777" w:rsidR="00E82173" w:rsidRPr="00065254" w:rsidRDefault="00E82173" w:rsidP="0090232D">
      <w:pPr>
        <w:jc w:val="both"/>
        <w:rPr>
          <w:rFonts w:cstheme="minorHAnsi"/>
          <w:sz w:val="24"/>
          <w:szCs w:val="24"/>
          <w:rtl/>
        </w:rPr>
      </w:pPr>
    </w:p>
    <w:p w14:paraId="2EAE7281" w14:textId="7E95ADF9" w:rsidR="006332BA" w:rsidRDefault="00E82173" w:rsidP="0090232D">
      <w:pPr>
        <w:pStyle w:val="4"/>
        <w:jc w:val="both"/>
        <w:rPr>
          <w:rtl/>
        </w:rPr>
      </w:pPr>
      <w:r>
        <w:rPr>
          <w:noProof/>
        </w:rPr>
        <w:drawing>
          <wp:anchor distT="0" distB="0" distL="114300" distR="114300" simplePos="0" relativeHeight="251659776" behindDoc="1" locked="0" layoutInCell="1" allowOverlap="1" wp14:anchorId="63E9357B" wp14:editId="6D5CB530">
            <wp:simplePos x="0" y="0"/>
            <wp:positionH relativeFrom="column">
              <wp:posOffset>-171450</wp:posOffset>
            </wp:positionH>
            <wp:positionV relativeFrom="paragraph">
              <wp:posOffset>-126999</wp:posOffset>
            </wp:positionV>
            <wp:extent cx="1644650" cy="688042"/>
            <wp:effectExtent l="0" t="0" r="0" b="0"/>
            <wp:wrapNone/>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0766" cy="694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2BA">
        <w:rPr>
          <w:rFonts w:hint="cs"/>
          <w:rtl/>
        </w:rPr>
        <w:t xml:space="preserve">2.3.1.7 </w:t>
      </w:r>
      <w:r w:rsidR="006332BA">
        <w:rPr>
          <w:rFonts w:hint="cs"/>
        </w:rPr>
        <w:t>GIT</w:t>
      </w:r>
    </w:p>
    <w:p w14:paraId="5A6603DD" w14:textId="15A81FD2" w:rsidR="0096128F" w:rsidRDefault="0096128F" w:rsidP="0090232D">
      <w:pPr>
        <w:pStyle w:val="a7"/>
        <w:jc w:val="both"/>
        <w:rPr>
          <w:rFonts w:cstheme="minorHAnsi"/>
          <w:sz w:val="24"/>
          <w:szCs w:val="24"/>
          <w:rtl/>
        </w:rPr>
      </w:pPr>
    </w:p>
    <w:p w14:paraId="04C02F26" w14:textId="58166F6E" w:rsidR="00D618C7" w:rsidRDefault="00D618C7" w:rsidP="0090232D">
      <w:pPr>
        <w:pStyle w:val="a7"/>
        <w:jc w:val="both"/>
        <w:rPr>
          <w:rFonts w:cstheme="minorHAnsi"/>
          <w:sz w:val="24"/>
          <w:szCs w:val="24"/>
          <w:rtl/>
        </w:rPr>
      </w:pPr>
    </w:p>
    <w:p w14:paraId="726DC726" w14:textId="1005E2F7" w:rsidR="0096128F" w:rsidRPr="0096128F" w:rsidRDefault="0096128F" w:rsidP="0090232D">
      <w:pPr>
        <w:pStyle w:val="a7"/>
        <w:jc w:val="both"/>
        <w:rPr>
          <w:rFonts w:cstheme="minorHAnsi"/>
          <w:sz w:val="24"/>
          <w:szCs w:val="24"/>
          <w:rtl/>
        </w:rPr>
      </w:pPr>
      <w:proofErr w:type="spellStart"/>
      <w:proofErr w:type="gramStart"/>
      <w:r w:rsidRPr="0096128F">
        <w:rPr>
          <w:rFonts w:cstheme="minorHAnsi"/>
          <w:sz w:val="24"/>
          <w:szCs w:val="24"/>
        </w:rPr>
        <w:t>Git</w:t>
      </w:r>
      <w:proofErr w:type="spellEnd"/>
      <w:r w:rsidRPr="0096128F">
        <w:rPr>
          <w:rFonts w:cs="Calibri"/>
          <w:sz w:val="24"/>
          <w:szCs w:val="24"/>
          <w:rtl/>
        </w:rPr>
        <w:t xml:space="preserve">, או בעברית </w:t>
      </w:r>
      <w:proofErr w:type="spellStart"/>
      <w:r w:rsidRPr="0096128F">
        <w:rPr>
          <w:rFonts w:cs="Calibri"/>
          <w:sz w:val="24"/>
          <w:szCs w:val="24"/>
          <w:rtl/>
        </w:rPr>
        <w:t>גיט</w:t>
      </w:r>
      <w:proofErr w:type="spellEnd"/>
      <w:r w:rsidRPr="0096128F">
        <w:rPr>
          <w:rFonts w:cs="Calibri"/>
          <w:sz w:val="24"/>
          <w:szCs w:val="24"/>
          <w:rtl/>
        </w:rPr>
        <w:t>, היא מערכת ניהול גרסאות מבוזרת.</w:t>
      </w:r>
      <w:proofErr w:type="gramEnd"/>
      <w:r w:rsidRPr="0096128F">
        <w:rPr>
          <w:rFonts w:cs="Calibri"/>
          <w:sz w:val="24"/>
          <w:szCs w:val="24"/>
          <w:rtl/>
        </w:rPr>
        <w:t xml:space="preserve"> על מנת להבין את המאפיינים והתכונות של </w:t>
      </w:r>
      <w:proofErr w:type="spellStart"/>
      <w:r w:rsidRPr="0096128F">
        <w:rPr>
          <w:rFonts w:cs="Calibri"/>
          <w:sz w:val="24"/>
          <w:szCs w:val="24"/>
          <w:rtl/>
        </w:rPr>
        <w:t>גיט</w:t>
      </w:r>
      <w:proofErr w:type="spellEnd"/>
      <w:r w:rsidRPr="0096128F">
        <w:rPr>
          <w:rFonts w:cs="Calibri"/>
          <w:sz w:val="24"/>
          <w:szCs w:val="24"/>
          <w:rtl/>
        </w:rPr>
        <w:t xml:space="preserve">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w:t>
      </w:r>
      <w:proofErr w:type="spellStart"/>
      <w:r w:rsidRPr="0096128F">
        <w:rPr>
          <w:rFonts w:cs="Calibri"/>
          <w:sz w:val="24"/>
          <w:szCs w:val="24"/>
          <w:rtl/>
        </w:rPr>
        <w:t>גיט</w:t>
      </w:r>
      <w:proofErr w:type="spellEnd"/>
      <w:r w:rsidRPr="0096128F">
        <w:rPr>
          <w:rFonts w:cs="Calibri"/>
          <w:sz w:val="24"/>
          <w:szCs w:val="24"/>
          <w:rtl/>
        </w:rPr>
        <w:t>.</w:t>
      </w:r>
    </w:p>
    <w:p w14:paraId="787DF849" w14:textId="65D26C66" w:rsidR="0096128F" w:rsidRPr="0096128F" w:rsidRDefault="0096128F" w:rsidP="0090232D">
      <w:pPr>
        <w:pStyle w:val="a7"/>
        <w:jc w:val="both"/>
        <w:rPr>
          <w:rFonts w:cstheme="minorHAnsi"/>
          <w:sz w:val="24"/>
          <w:szCs w:val="24"/>
          <w:rtl/>
        </w:rPr>
      </w:pPr>
    </w:p>
    <w:p w14:paraId="6F2DDFBC" w14:textId="65BB2603" w:rsidR="0096128F" w:rsidRPr="0096128F" w:rsidRDefault="0096128F" w:rsidP="00242CF0">
      <w:pPr>
        <w:pStyle w:val="a7"/>
        <w:jc w:val="both"/>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w:t>
      </w:r>
      <w:r w:rsidR="00242CF0">
        <w:rPr>
          <w:rFonts w:cs="Calibri" w:hint="cs"/>
          <w:sz w:val="24"/>
          <w:szCs w:val="24"/>
          <w:rtl/>
        </w:rPr>
        <w:t>ד</w:t>
      </w:r>
      <w:r w:rsidRPr="0096128F">
        <w:rPr>
          <w:rFonts w:cs="Calibri"/>
          <w:sz w:val="24"/>
          <w:szCs w:val="24"/>
          <w:rtl/>
        </w:rPr>
        <w:t xml:space="preserve">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4DED14F9" w14:textId="72D4BC5B" w:rsidR="0096128F" w:rsidRPr="0096128F" w:rsidRDefault="0096128F" w:rsidP="0090232D">
      <w:pPr>
        <w:pStyle w:val="a7"/>
        <w:jc w:val="both"/>
        <w:rPr>
          <w:rFonts w:cstheme="minorHAnsi"/>
          <w:sz w:val="24"/>
          <w:szCs w:val="24"/>
          <w:rtl/>
        </w:rPr>
      </w:pPr>
    </w:p>
    <w:p w14:paraId="1B4A8108" w14:textId="283763E9" w:rsidR="0096128F" w:rsidRPr="00242CF0" w:rsidRDefault="0096128F" w:rsidP="0090232D">
      <w:pPr>
        <w:pStyle w:val="a7"/>
        <w:jc w:val="both"/>
        <w:rPr>
          <w:rFonts w:cstheme="minorHAnsi"/>
          <w:b/>
          <w:bCs/>
          <w:sz w:val="24"/>
          <w:szCs w:val="24"/>
          <w:rtl/>
        </w:rPr>
      </w:pPr>
      <w:r w:rsidRPr="00242CF0">
        <w:rPr>
          <w:rFonts w:cs="Calibri"/>
          <w:b/>
          <w:bCs/>
          <w:sz w:val="24"/>
          <w:szCs w:val="24"/>
          <w:rtl/>
        </w:rPr>
        <w:t xml:space="preserve">התכונות הבולטות של </w:t>
      </w:r>
      <w:proofErr w:type="spellStart"/>
      <w:r w:rsidRPr="00242CF0">
        <w:rPr>
          <w:rFonts w:cs="Calibri"/>
          <w:b/>
          <w:bCs/>
          <w:sz w:val="24"/>
          <w:szCs w:val="24"/>
          <w:rtl/>
        </w:rPr>
        <w:t>גיט</w:t>
      </w:r>
      <w:proofErr w:type="spellEnd"/>
    </w:p>
    <w:p w14:paraId="1444CAF4" w14:textId="0E7A0D62" w:rsidR="0096128F" w:rsidRPr="0096128F" w:rsidRDefault="0096128F" w:rsidP="0090232D">
      <w:pPr>
        <w:pStyle w:val="a7"/>
        <w:jc w:val="both"/>
        <w:rPr>
          <w:rFonts w:cstheme="minorHAnsi"/>
          <w:sz w:val="24"/>
          <w:szCs w:val="24"/>
          <w:rtl/>
        </w:rPr>
      </w:pPr>
    </w:p>
    <w:p w14:paraId="2E2AAB37" w14:textId="5E0968C9" w:rsidR="0096128F" w:rsidRPr="0096128F" w:rsidRDefault="0096128F" w:rsidP="0090232D">
      <w:pPr>
        <w:pStyle w:val="a7"/>
        <w:jc w:val="both"/>
        <w:rPr>
          <w:rFonts w:cstheme="minorHAnsi"/>
          <w:sz w:val="24"/>
          <w:szCs w:val="24"/>
          <w:rtl/>
        </w:rPr>
      </w:pPr>
      <w:r w:rsidRPr="0096128F">
        <w:rPr>
          <w:rFonts w:cs="Calibri"/>
          <w:sz w:val="24"/>
          <w:szCs w:val="24"/>
          <w:rtl/>
        </w:rPr>
        <w:t xml:space="preserve">בתור מערכת ניהול גרסאות מבוזרת, </w:t>
      </w:r>
      <w:proofErr w:type="spellStart"/>
      <w:r w:rsidRPr="0096128F">
        <w:rPr>
          <w:rFonts w:cs="Calibri"/>
          <w:sz w:val="24"/>
          <w:szCs w:val="24"/>
          <w:rtl/>
        </w:rPr>
        <w:t>גיט</w:t>
      </w:r>
      <w:proofErr w:type="spellEnd"/>
      <w:r w:rsidRPr="0096128F">
        <w:rPr>
          <w:rFonts w:cs="Calibri"/>
          <w:sz w:val="24"/>
          <w:szCs w:val="24"/>
          <w:rtl/>
        </w:rPr>
        <w:t xml:space="preserve">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w:t>
      </w:r>
      <w:proofErr w:type="spellStart"/>
      <w:r w:rsidRPr="0096128F">
        <w:rPr>
          <w:rFonts w:cs="Calibri"/>
          <w:sz w:val="24"/>
          <w:szCs w:val="24"/>
          <w:rtl/>
        </w:rPr>
        <w:t>גיט</w:t>
      </w:r>
      <w:proofErr w:type="spellEnd"/>
      <w:r w:rsidRPr="0096128F">
        <w:rPr>
          <w:rFonts w:cs="Calibri"/>
          <w:sz w:val="24"/>
          <w:szCs w:val="24"/>
          <w:rtl/>
        </w:rPr>
        <w:t xml:space="preserve"> נדרש לעבוד מול מאגרים אחרים. ההבדל הוא בין עבודה מול מאגרים שהם קבצים וחלק ממערכת קבצים מקומית, או קבצים מרוחקים על שרתים אחרים.</w:t>
      </w:r>
    </w:p>
    <w:p w14:paraId="35F715C7" w14:textId="04039DB2" w:rsidR="0096128F" w:rsidRPr="0096128F" w:rsidRDefault="0096128F" w:rsidP="0090232D">
      <w:pPr>
        <w:pStyle w:val="a7"/>
        <w:jc w:val="both"/>
        <w:rPr>
          <w:rFonts w:cstheme="minorHAnsi"/>
          <w:sz w:val="24"/>
          <w:szCs w:val="24"/>
          <w:rtl/>
        </w:rPr>
      </w:pPr>
    </w:p>
    <w:p w14:paraId="5BDD68C5" w14:textId="286F4B60" w:rsidR="00D618C7" w:rsidRDefault="0096128F" w:rsidP="0090232D">
      <w:pPr>
        <w:pStyle w:val="a7"/>
        <w:jc w:val="both"/>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w:t>
      </w:r>
      <w:proofErr w:type="spellStart"/>
      <w:r w:rsidRPr="0096128F">
        <w:rPr>
          <w:rFonts w:cs="Calibri"/>
          <w:sz w:val="24"/>
          <w:szCs w:val="24"/>
          <w:rtl/>
        </w:rPr>
        <w:t>גיט</w:t>
      </w:r>
      <w:proofErr w:type="spellEnd"/>
      <w:r w:rsidRPr="0096128F">
        <w:rPr>
          <w:rFonts w:cs="Calibri"/>
          <w:sz w:val="24"/>
          <w:szCs w:val="24"/>
          <w:rtl/>
        </w:rPr>
        <w:t xml:space="preserve">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w:t>
      </w:r>
      <w:proofErr w:type="spellStart"/>
      <w:r w:rsidRPr="0096128F">
        <w:rPr>
          <w:rFonts w:cs="Calibri"/>
          <w:sz w:val="24"/>
          <w:szCs w:val="24"/>
          <w:rtl/>
        </w:rPr>
        <w:t>גיט</w:t>
      </w:r>
      <w:proofErr w:type="spellEnd"/>
      <w:r w:rsidRPr="0096128F">
        <w:rPr>
          <w:rFonts w:cs="Calibri"/>
          <w:sz w:val="24"/>
          <w:szCs w:val="24"/>
          <w:rtl/>
        </w:rPr>
        <w:t xml:space="preserve">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67F0D8A5"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0"/>
      </w:r>
    </w:p>
    <w:p w14:paraId="4313C9B8" w14:textId="46CCE5BC" w:rsidR="00E82173" w:rsidRDefault="00E82173" w:rsidP="0090232D">
      <w:pPr>
        <w:pStyle w:val="a7"/>
        <w:jc w:val="both"/>
        <w:rPr>
          <w:rFonts w:cstheme="minorHAnsi"/>
          <w:sz w:val="24"/>
          <w:szCs w:val="24"/>
          <w:rtl/>
        </w:rPr>
      </w:pPr>
    </w:p>
    <w:p w14:paraId="344AE994" w14:textId="51E6CBA8" w:rsidR="00E82173" w:rsidRDefault="00E82173" w:rsidP="0090232D">
      <w:pPr>
        <w:pStyle w:val="a7"/>
        <w:jc w:val="both"/>
        <w:rPr>
          <w:rFonts w:cstheme="minorHAnsi"/>
          <w:sz w:val="24"/>
          <w:szCs w:val="24"/>
          <w:rtl/>
        </w:rPr>
      </w:pPr>
    </w:p>
    <w:p w14:paraId="5A3130D9" w14:textId="5818BEF2" w:rsidR="00E82173" w:rsidRDefault="00E82173" w:rsidP="0090232D">
      <w:pPr>
        <w:pStyle w:val="a7"/>
        <w:jc w:val="both"/>
        <w:rPr>
          <w:rFonts w:cstheme="minorHAnsi"/>
          <w:sz w:val="24"/>
          <w:szCs w:val="24"/>
          <w:rtl/>
        </w:rPr>
      </w:pPr>
    </w:p>
    <w:p w14:paraId="2742B28E" w14:textId="7898B088" w:rsidR="00E82173" w:rsidRDefault="00E82173" w:rsidP="0090232D">
      <w:pPr>
        <w:pStyle w:val="a7"/>
        <w:jc w:val="both"/>
        <w:rPr>
          <w:rFonts w:cstheme="minorHAnsi"/>
          <w:sz w:val="24"/>
          <w:szCs w:val="24"/>
          <w:rtl/>
        </w:rPr>
      </w:pPr>
    </w:p>
    <w:p w14:paraId="0D5F40FD" w14:textId="7E47EEF4" w:rsidR="00E82173" w:rsidRDefault="00E82173" w:rsidP="0090232D">
      <w:pPr>
        <w:pStyle w:val="a7"/>
        <w:jc w:val="both"/>
        <w:rPr>
          <w:rFonts w:cstheme="minorHAnsi"/>
          <w:sz w:val="24"/>
          <w:szCs w:val="24"/>
          <w:rtl/>
        </w:rPr>
      </w:pPr>
    </w:p>
    <w:p w14:paraId="6680CEE1" w14:textId="0500E031" w:rsidR="00E82173" w:rsidRDefault="00E82173" w:rsidP="0090232D">
      <w:pPr>
        <w:pStyle w:val="a7"/>
        <w:jc w:val="both"/>
        <w:rPr>
          <w:rFonts w:cstheme="minorHAnsi"/>
          <w:sz w:val="24"/>
          <w:szCs w:val="24"/>
          <w:rtl/>
        </w:rPr>
      </w:pPr>
      <w:r>
        <w:rPr>
          <w:noProof/>
        </w:rPr>
        <w:drawing>
          <wp:anchor distT="0" distB="0" distL="114300" distR="114300" simplePos="0" relativeHeight="251666944" behindDoc="1" locked="0" layoutInCell="1" allowOverlap="1" wp14:anchorId="61B6A03C" wp14:editId="16D2A0F1">
            <wp:simplePos x="0" y="0"/>
            <wp:positionH relativeFrom="column">
              <wp:posOffset>-165100</wp:posOffset>
            </wp:positionH>
            <wp:positionV relativeFrom="paragraph">
              <wp:posOffset>76200</wp:posOffset>
            </wp:positionV>
            <wp:extent cx="2241550" cy="536811"/>
            <wp:effectExtent l="0" t="0" r="635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41550" cy="536811"/>
                    </a:xfrm>
                    <a:prstGeom prst="rect">
                      <a:avLst/>
                    </a:prstGeom>
                  </pic:spPr>
                </pic:pic>
              </a:graphicData>
            </a:graphic>
            <wp14:sizeRelH relativeFrom="margin">
              <wp14:pctWidth>0</wp14:pctWidth>
            </wp14:sizeRelH>
            <wp14:sizeRelV relativeFrom="margin">
              <wp14:pctHeight>0</wp14:pctHeight>
            </wp14:sizeRelV>
          </wp:anchor>
        </w:drawing>
      </w:r>
    </w:p>
    <w:p w14:paraId="6EA2F9A2" w14:textId="70EAF701" w:rsidR="00E72A5E" w:rsidRDefault="0034470A" w:rsidP="0090232D">
      <w:pPr>
        <w:pStyle w:val="5"/>
        <w:jc w:val="both"/>
        <w:rPr>
          <w:rFonts w:cs="Calibri"/>
          <w:rtl/>
        </w:rPr>
      </w:pPr>
      <w:proofErr w:type="spellStart"/>
      <w:r w:rsidRPr="00695B37">
        <w:t>T</w:t>
      </w:r>
      <w:r w:rsidR="00E72A5E" w:rsidRPr="00695B37">
        <w:t>ortois</w:t>
      </w:r>
      <w:r>
        <w:t>eG</w:t>
      </w:r>
      <w:r w:rsidR="00E72A5E" w:rsidRPr="00695B37">
        <w:t>it</w:t>
      </w:r>
      <w:proofErr w:type="spellEnd"/>
      <w:r>
        <w:t xml:space="preserve"> 2.3.1.7.1</w:t>
      </w:r>
    </w:p>
    <w:p w14:paraId="760D4697" w14:textId="30AD8104" w:rsidR="00EF6FD1" w:rsidRPr="00E72A5E" w:rsidRDefault="00EF6FD1" w:rsidP="0090232D">
      <w:pPr>
        <w:pStyle w:val="a7"/>
        <w:jc w:val="both"/>
        <w:rPr>
          <w:rFonts w:cstheme="minorHAnsi"/>
          <w:sz w:val="24"/>
          <w:szCs w:val="24"/>
          <w:rtl/>
        </w:rPr>
      </w:pPr>
    </w:p>
    <w:p w14:paraId="76D737DD" w14:textId="59D953F4" w:rsidR="00E72A5E" w:rsidRDefault="00543AAB" w:rsidP="0090232D">
      <w:pPr>
        <w:pStyle w:val="a7"/>
        <w:jc w:val="both"/>
        <w:rPr>
          <w:rFonts w:cs="Calibri"/>
          <w:sz w:val="24"/>
          <w:szCs w:val="24"/>
          <w:rtl/>
        </w:rPr>
      </w:pPr>
      <w:r>
        <w:rPr>
          <w:rFonts w:cs="Calibri" w:hint="cs"/>
          <w:sz w:val="24"/>
          <w:szCs w:val="24"/>
          <w:rtl/>
        </w:rPr>
        <w:lastRenderedPageBreak/>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0176A45E" w14:textId="77777777" w:rsidR="008076EE" w:rsidRPr="00543AAB" w:rsidRDefault="008076EE" w:rsidP="0090232D">
      <w:pPr>
        <w:pStyle w:val="a7"/>
        <w:jc w:val="both"/>
        <w:rPr>
          <w:rFonts w:cstheme="minorHAnsi"/>
          <w:sz w:val="24"/>
          <w:szCs w:val="24"/>
          <w:rtl/>
        </w:rPr>
      </w:pPr>
    </w:p>
    <w:p w14:paraId="39871AB0" w14:textId="6FBDA7C0" w:rsidR="00E72A5E" w:rsidRDefault="008076EE" w:rsidP="00242CF0">
      <w:pPr>
        <w:pStyle w:val="5"/>
        <w:rPr>
          <w:rFonts w:cs="Calibri"/>
          <w:rtl/>
        </w:rPr>
      </w:pPr>
      <w:r>
        <w:rPr>
          <w:noProof/>
        </w:rPr>
        <w:drawing>
          <wp:anchor distT="0" distB="0" distL="114300" distR="114300" simplePos="0" relativeHeight="251675136" behindDoc="1" locked="0" layoutInCell="1" allowOverlap="1" wp14:anchorId="12C352C3" wp14:editId="55CE49AB">
            <wp:simplePos x="0" y="0"/>
            <wp:positionH relativeFrom="column">
              <wp:posOffset>552450</wp:posOffset>
            </wp:positionH>
            <wp:positionV relativeFrom="paragraph">
              <wp:posOffset>135980</wp:posOffset>
            </wp:positionV>
            <wp:extent cx="1409347" cy="447675"/>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409347"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1" locked="0" layoutInCell="1" allowOverlap="1" wp14:anchorId="57A3133C" wp14:editId="79EC2265">
            <wp:simplePos x="0" y="0"/>
            <wp:positionH relativeFrom="column">
              <wp:posOffset>0</wp:posOffset>
            </wp:positionH>
            <wp:positionV relativeFrom="paragraph">
              <wp:posOffset>6350</wp:posOffset>
            </wp:positionV>
            <wp:extent cx="647700" cy="574202"/>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56493" cy="58199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70C90" w:rsidRPr="00695B37">
        <w:t>G</w:t>
      </w:r>
      <w:r w:rsidR="00E72A5E" w:rsidRPr="00695B37">
        <w:t>ithub</w:t>
      </w:r>
      <w:proofErr w:type="spellEnd"/>
      <w:r w:rsidR="0034470A">
        <w:t xml:space="preserve"> 2.3.1.7.2</w:t>
      </w:r>
      <w:r w:rsidR="00E72A5E" w:rsidRPr="00E72A5E">
        <w:rPr>
          <w:rFonts w:cs="Calibri"/>
          <w:rtl/>
        </w:rPr>
        <w:t xml:space="preserve"> </w:t>
      </w:r>
    </w:p>
    <w:p w14:paraId="4D97A63D" w14:textId="3F8C4CC4" w:rsidR="00B70C90" w:rsidRDefault="00B70C90" w:rsidP="0090232D">
      <w:pPr>
        <w:pStyle w:val="a7"/>
        <w:jc w:val="both"/>
        <w:rPr>
          <w:rFonts w:cs="Calibri"/>
          <w:sz w:val="24"/>
          <w:szCs w:val="24"/>
          <w:rtl/>
        </w:rPr>
      </w:pPr>
    </w:p>
    <w:p w14:paraId="608B4334" w14:textId="3C78AE26" w:rsidR="008076EE" w:rsidRDefault="008076EE" w:rsidP="0090232D">
      <w:pPr>
        <w:pStyle w:val="a7"/>
        <w:jc w:val="both"/>
        <w:rPr>
          <w:rFonts w:cs="Calibri"/>
          <w:sz w:val="24"/>
          <w:szCs w:val="24"/>
          <w:rtl/>
        </w:rPr>
      </w:pPr>
    </w:p>
    <w:p w14:paraId="7CBDB7D3" w14:textId="77777777" w:rsidR="008076EE" w:rsidRPr="00B70C90" w:rsidRDefault="008076EE" w:rsidP="0090232D">
      <w:pPr>
        <w:pStyle w:val="a7"/>
        <w:jc w:val="both"/>
        <w:rPr>
          <w:rFonts w:cs="Calibri"/>
          <w:sz w:val="24"/>
          <w:szCs w:val="24"/>
        </w:rPr>
      </w:pPr>
    </w:p>
    <w:p w14:paraId="0F17A017" w14:textId="25A475A3" w:rsidR="00E72A5E" w:rsidRDefault="00543AAB" w:rsidP="0090232D">
      <w:pPr>
        <w:pStyle w:val="a7"/>
        <w:jc w:val="both"/>
        <w:rPr>
          <w:rFonts w:cstheme="minorHAnsi"/>
          <w:sz w:val="24"/>
          <w:szCs w:val="24"/>
          <w:rtl/>
        </w:rPr>
      </w:pPr>
      <w:proofErr w:type="spellStart"/>
      <w:proofErr w:type="gram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w:t>
      </w:r>
      <w:proofErr w:type="gramEnd"/>
      <w:r>
        <w:rPr>
          <w:rFonts w:cs="Calibri" w:hint="cs"/>
          <w:sz w:val="24"/>
          <w:szCs w:val="24"/>
          <w:rtl/>
        </w:rPr>
        <w:t xml:space="preserve"> </w:t>
      </w:r>
    </w:p>
    <w:p w14:paraId="503242D6" w14:textId="44A5C40C" w:rsidR="00543AAB" w:rsidRDefault="00543AAB" w:rsidP="0090232D">
      <w:pPr>
        <w:pStyle w:val="a7"/>
        <w:jc w:val="both"/>
        <w:rPr>
          <w:rFonts w:cstheme="minorHAnsi"/>
          <w:sz w:val="24"/>
          <w:szCs w:val="24"/>
          <w:rtl/>
        </w:rPr>
      </w:pPr>
      <w:r w:rsidRPr="00543AAB">
        <w:rPr>
          <w:rFonts w:cs="Calibri"/>
          <w:sz w:val="24"/>
          <w:szCs w:val="24"/>
          <w:rtl/>
        </w:rPr>
        <w:t xml:space="preserve">עבור תוכנות של קוד פתוח, </w:t>
      </w:r>
      <w:proofErr w:type="spellStart"/>
      <w:r w:rsidRPr="00543AAB">
        <w:rPr>
          <w:rFonts w:cs="Calibri"/>
          <w:sz w:val="24"/>
          <w:szCs w:val="24"/>
          <w:rtl/>
        </w:rPr>
        <w:t>גיטהאב</w:t>
      </w:r>
      <w:proofErr w:type="spellEnd"/>
      <w:r w:rsidRPr="00543AAB">
        <w:rPr>
          <w:rFonts w:cs="Calibri"/>
          <w:sz w:val="24"/>
          <w:szCs w:val="24"/>
          <w:rtl/>
        </w:rPr>
        <w:t xml:space="preserve">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w:t>
      </w:r>
      <w:proofErr w:type="spellStart"/>
      <w:r w:rsidRPr="00543AAB">
        <w:rPr>
          <w:rFonts w:cs="Calibri"/>
          <w:sz w:val="24"/>
          <w:szCs w:val="24"/>
          <w:rtl/>
        </w:rPr>
        <w:t>גיטהאב</w:t>
      </w:r>
      <w:proofErr w:type="spellEnd"/>
      <w:r w:rsidRPr="00543AAB">
        <w:rPr>
          <w:rFonts w:cs="Calibri"/>
          <w:sz w:val="24"/>
          <w:szCs w:val="24"/>
          <w:rtl/>
        </w:rPr>
        <w:t xml:space="preserve">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90232D">
      <w:pPr>
        <w:pStyle w:val="a7"/>
        <w:jc w:val="both"/>
        <w:rPr>
          <w:rFonts w:cstheme="minorHAnsi"/>
          <w:sz w:val="24"/>
          <w:szCs w:val="24"/>
          <w:rtl/>
        </w:rPr>
      </w:pPr>
      <w:r>
        <w:rPr>
          <w:rFonts w:cstheme="minorHAnsi" w:hint="cs"/>
          <w:sz w:val="24"/>
          <w:szCs w:val="24"/>
          <w:rtl/>
        </w:rPr>
        <w:t xml:space="preserve">בנוסף, </w:t>
      </w:r>
      <w:proofErr w:type="spellStart"/>
      <w:r>
        <w:rPr>
          <w:rFonts w:cstheme="minorHAnsi" w:hint="cs"/>
          <w:sz w:val="24"/>
          <w:szCs w:val="24"/>
          <w:rtl/>
        </w:rPr>
        <w:t>גיטהאב</w:t>
      </w:r>
      <w:proofErr w:type="spellEnd"/>
      <w:r>
        <w:rPr>
          <w:rFonts w:cstheme="minorHAnsi" w:hint="cs"/>
          <w:sz w:val="24"/>
          <w:szCs w:val="24"/>
          <w:rtl/>
        </w:rPr>
        <w:t xml:space="preserve"> מכיל כלים נוספים לניהול </w:t>
      </w:r>
      <w:proofErr w:type="spellStart"/>
      <w:r>
        <w:rPr>
          <w:rFonts w:cstheme="minorHAnsi" w:hint="cs"/>
          <w:sz w:val="24"/>
          <w:szCs w:val="24"/>
          <w:rtl/>
        </w:rPr>
        <w:t>הפרוייקט</w:t>
      </w:r>
      <w:proofErr w:type="spellEnd"/>
      <w:r>
        <w:rPr>
          <w:rFonts w:cstheme="minorHAnsi" w:hint="cs"/>
          <w:sz w:val="24"/>
          <w:szCs w:val="24"/>
          <w:rtl/>
        </w:rPr>
        <w:t>.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08F07EDB"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1"/>
      </w:r>
    </w:p>
    <w:p w14:paraId="0D3F3E4D" w14:textId="77777777" w:rsidR="00D54FF4" w:rsidRPr="001401A2" w:rsidRDefault="00D54FF4" w:rsidP="0090232D">
      <w:pPr>
        <w:pStyle w:val="a7"/>
        <w:jc w:val="both"/>
        <w:rPr>
          <w:rFonts w:cstheme="minorHAnsi"/>
          <w:sz w:val="24"/>
          <w:szCs w:val="24"/>
          <w:rtl/>
        </w:rPr>
      </w:pPr>
    </w:p>
    <w:p w14:paraId="6B4E077F" w14:textId="57B0130C" w:rsidR="008310F1" w:rsidRPr="00695B37" w:rsidRDefault="001401A2" w:rsidP="0090232D">
      <w:pPr>
        <w:pStyle w:val="4"/>
        <w:jc w:val="both"/>
        <w:rPr>
          <w:rtl/>
        </w:rPr>
      </w:pPr>
      <w:proofErr w:type="spellStart"/>
      <w:r w:rsidRPr="00695B37">
        <w:t>Kanban</w:t>
      </w:r>
      <w:proofErr w:type="spellEnd"/>
      <w:r w:rsidRPr="00695B37">
        <w:t xml:space="preserve"> board</w:t>
      </w:r>
      <w:r w:rsidR="0034470A">
        <w:t xml:space="preserve"> 2.3.1.8</w:t>
      </w:r>
    </w:p>
    <w:p w14:paraId="6E1C10A2" w14:textId="655AA828" w:rsidR="00902AA4" w:rsidRDefault="00902AA4" w:rsidP="0090232D">
      <w:pPr>
        <w:pStyle w:val="a7"/>
        <w:jc w:val="both"/>
        <w:rPr>
          <w:rFonts w:cs="Calibri"/>
          <w:sz w:val="24"/>
          <w:szCs w:val="24"/>
          <w:rtl/>
        </w:rPr>
      </w:pPr>
      <w:r w:rsidRPr="00902AA4">
        <w:rPr>
          <w:rFonts w:cs="Calibri"/>
          <w:sz w:val="24"/>
          <w:szCs w:val="24"/>
          <w:rtl/>
        </w:rPr>
        <w:t xml:space="preserve">למילה היפנית </w:t>
      </w:r>
      <w:proofErr w:type="spellStart"/>
      <w:r w:rsidRPr="00902AA4">
        <w:rPr>
          <w:rFonts w:cs="Calibri"/>
          <w:sz w:val="24"/>
          <w:szCs w:val="24"/>
          <w:rtl/>
        </w:rPr>
        <w:t>קנבן</w:t>
      </w:r>
      <w:proofErr w:type="spellEnd"/>
      <w:r w:rsidRPr="00902AA4">
        <w:rPr>
          <w:rFonts w:cs="Calibri"/>
          <w:sz w:val="24"/>
          <w:szCs w:val="24"/>
          <w:rtl/>
        </w:rPr>
        <w:t xml:space="preserve">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90232D">
      <w:pPr>
        <w:pStyle w:val="a7"/>
        <w:jc w:val="both"/>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32D">
      <w:pPr>
        <w:pStyle w:val="a7"/>
        <w:jc w:val="both"/>
        <w:rPr>
          <w:rFonts w:cstheme="minorHAnsi"/>
          <w:sz w:val="24"/>
          <w:szCs w:val="24"/>
          <w:rtl/>
        </w:rPr>
      </w:pPr>
    </w:p>
    <w:p w14:paraId="3A7E74AA" w14:textId="77777777" w:rsidR="00902AA4" w:rsidRPr="00902AA4" w:rsidRDefault="00902AA4" w:rsidP="0090232D">
      <w:pPr>
        <w:pStyle w:val="a7"/>
        <w:jc w:val="both"/>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90232D">
      <w:pPr>
        <w:shd w:val="clear" w:color="auto" w:fill="FFFFFF"/>
        <w:spacing w:after="225" w:line="240" w:lineRule="auto"/>
        <w:jc w:val="both"/>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3AC6512">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32D">
      <w:pPr>
        <w:pStyle w:val="a7"/>
        <w:jc w:val="both"/>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2943F5CB" w:rsidR="00902AA4" w:rsidRPr="00902AA4" w:rsidRDefault="00902AA4" w:rsidP="0090232D">
      <w:pPr>
        <w:pStyle w:val="a7"/>
        <w:jc w:val="both"/>
        <w:rPr>
          <w:rFonts w:cstheme="minorHAnsi"/>
          <w:sz w:val="24"/>
          <w:szCs w:val="24"/>
          <w:rtl/>
        </w:rPr>
      </w:pPr>
      <w:r w:rsidRPr="00902AA4">
        <w:rPr>
          <w:rFonts w:cs="Calibri"/>
          <w:sz w:val="24"/>
          <w:szCs w:val="24"/>
          <w:rtl/>
        </w:rPr>
        <w:t>• הלקוח מושך מתחנת הי</w:t>
      </w:r>
      <w:r w:rsidR="00242CF0">
        <w:rPr>
          <w:rFonts w:cs="Calibri" w:hint="cs"/>
          <w:sz w:val="24"/>
          <w:szCs w:val="24"/>
          <w:rtl/>
        </w:rPr>
        <w:t>י</w:t>
      </w:r>
      <w:r w:rsidRPr="00902AA4">
        <w:rPr>
          <w:rFonts w:cs="Calibri"/>
          <w:sz w:val="24"/>
          <w:szCs w:val="24"/>
          <w:rtl/>
        </w:rPr>
        <w:t>צור מוצר גמור.</w:t>
      </w:r>
    </w:p>
    <w:p w14:paraId="12CA2092" w14:textId="42F9BE4D" w:rsidR="00902AA4" w:rsidRPr="00902AA4" w:rsidRDefault="00902AA4" w:rsidP="0090232D">
      <w:pPr>
        <w:pStyle w:val="a7"/>
        <w:jc w:val="both"/>
        <w:rPr>
          <w:rFonts w:cstheme="minorHAnsi"/>
          <w:sz w:val="24"/>
          <w:szCs w:val="24"/>
          <w:rtl/>
        </w:rPr>
      </w:pPr>
      <w:r w:rsidRPr="00902AA4">
        <w:rPr>
          <w:rFonts w:cs="Calibri"/>
          <w:sz w:val="24"/>
          <w:szCs w:val="24"/>
          <w:rtl/>
        </w:rPr>
        <w:t>• העובד בתחנת הי</w:t>
      </w:r>
      <w:r w:rsidR="00242CF0">
        <w:rPr>
          <w:rFonts w:cs="Calibri" w:hint="cs"/>
          <w:sz w:val="24"/>
          <w:szCs w:val="24"/>
          <w:rtl/>
        </w:rPr>
        <w:t>י</w:t>
      </w:r>
      <w:r w:rsidRPr="00902AA4">
        <w:rPr>
          <w:rFonts w:cs="Calibri"/>
          <w:sz w:val="24"/>
          <w:szCs w:val="24"/>
          <w:rtl/>
        </w:rPr>
        <w:t>צור לוקח את חומר הגלם מהמגירה ומי</w:t>
      </w:r>
      <w:r w:rsidR="00242CF0">
        <w:rPr>
          <w:rFonts w:cs="Calibri" w:hint="cs"/>
          <w:sz w:val="24"/>
          <w:szCs w:val="24"/>
          <w:rtl/>
        </w:rPr>
        <w:t>י</w:t>
      </w:r>
      <w:r w:rsidRPr="00902AA4">
        <w:rPr>
          <w:rFonts w:cs="Calibri"/>
          <w:sz w:val="24"/>
          <w:szCs w:val="24"/>
          <w:rtl/>
        </w:rPr>
        <w:t>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32D">
      <w:pPr>
        <w:pStyle w:val="a7"/>
        <w:jc w:val="both"/>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32D">
      <w:pPr>
        <w:pStyle w:val="a7"/>
        <w:jc w:val="both"/>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32D">
      <w:pPr>
        <w:pStyle w:val="a7"/>
        <w:jc w:val="both"/>
        <w:rPr>
          <w:rFonts w:cstheme="minorHAnsi"/>
          <w:sz w:val="24"/>
          <w:szCs w:val="24"/>
          <w:rtl/>
        </w:rPr>
      </w:pPr>
      <w:r w:rsidRPr="00902AA4">
        <w:rPr>
          <w:rFonts w:cs="Calibri"/>
          <w:sz w:val="24"/>
          <w:szCs w:val="24"/>
          <w:rtl/>
        </w:rPr>
        <w:lastRenderedPageBreak/>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90232D">
      <w:pPr>
        <w:pStyle w:val="a7"/>
        <w:jc w:val="both"/>
        <w:rPr>
          <w:rFonts w:cstheme="minorHAnsi"/>
          <w:sz w:val="24"/>
          <w:szCs w:val="24"/>
          <w:rtl/>
        </w:rPr>
      </w:pPr>
      <w:r w:rsidRPr="00CF5C28">
        <w:rPr>
          <w:rFonts w:cs="Calibri"/>
          <w:sz w:val="24"/>
          <w:szCs w:val="24"/>
          <w:rtl/>
        </w:rPr>
        <w:t xml:space="preserve">הסוד במערכת </w:t>
      </w:r>
      <w:proofErr w:type="spellStart"/>
      <w:r w:rsidRPr="00CF5C28">
        <w:rPr>
          <w:rFonts w:cs="Calibri"/>
          <w:sz w:val="24"/>
          <w:szCs w:val="24"/>
          <w:rtl/>
        </w:rPr>
        <w:t>קנבן</w:t>
      </w:r>
      <w:proofErr w:type="spellEnd"/>
      <w:r w:rsidRPr="00CF5C28">
        <w:rPr>
          <w:rFonts w:cs="Calibri"/>
          <w:sz w:val="24"/>
          <w:szCs w:val="24"/>
          <w:rtl/>
        </w:rPr>
        <w:t xml:space="preserve">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xml:space="preserve">). שיטה מורכבת מלוח הנוצר במיוחד על מנת להחזיק את כרטיסי </w:t>
      </w:r>
      <w:proofErr w:type="spellStart"/>
      <w:r w:rsidRPr="00CF5C28">
        <w:rPr>
          <w:rFonts w:cs="Calibri"/>
          <w:sz w:val="24"/>
          <w:szCs w:val="24"/>
          <w:rtl/>
        </w:rPr>
        <w:t>הקנבן</w:t>
      </w:r>
      <w:proofErr w:type="spellEnd"/>
      <w:r w:rsidRPr="00CF5C28">
        <w:rPr>
          <w:rFonts w:cs="Calibri"/>
          <w:sz w:val="24"/>
          <w:szCs w:val="24"/>
          <w:rtl/>
        </w:rPr>
        <w:t>.</w:t>
      </w:r>
    </w:p>
    <w:p w14:paraId="1A9FF700" w14:textId="77777777" w:rsidR="00CF5C28" w:rsidRPr="00CF5C28" w:rsidRDefault="00CF5C28" w:rsidP="0090232D">
      <w:pPr>
        <w:pStyle w:val="a7"/>
        <w:jc w:val="both"/>
        <w:rPr>
          <w:rFonts w:cstheme="minorHAnsi"/>
          <w:sz w:val="24"/>
          <w:szCs w:val="24"/>
          <w:rtl/>
        </w:rPr>
      </w:pPr>
    </w:p>
    <w:p w14:paraId="3A2D0DE9" w14:textId="05D36C28" w:rsidR="00CF5C28" w:rsidRDefault="00CF5C28" w:rsidP="0090232D">
      <w:pPr>
        <w:pStyle w:val="a7"/>
        <w:jc w:val="both"/>
        <w:rPr>
          <w:rFonts w:cstheme="minorHAnsi"/>
          <w:sz w:val="24"/>
          <w:szCs w:val="24"/>
          <w:rtl/>
        </w:rPr>
      </w:pPr>
      <w:r w:rsidRPr="00CF5C28">
        <w:rPr>
          <w:rFonts w:cs="Calibri"/>
          <w:sz w:val="24"/>
          <w:szCs w:val="24"/>
          <w:rtl/>
        </w:rPr>
        <w:t xml:space="preserve">בשנים האחרונות </w:t>
      </w:r>
      <w:proofErr w:type="spellStart"/>
      <w:r w:rsidRPr="00CF5C28">
        <w:rPr>
          <w:rFonts w:cs="Calibri"/>
          <w:sz w:val="24"/>
          <w:szCs w:val="24"/>
          <w:rtl/>
        </w:rPr>
        <w:t>קנבן</w:t>
      </w:r>
      <w:proofErr w:type="spellEnd"/>
      <w:r w:rsidRPr="00CF5C28">
        <w:rPr>
          <w:rFonts w:cs="Calibri"/>
          <w:sz w:val="24"/>
          <w:szCs w:val="24"/>
          <w:rtl/>
        </w:rPr>
        <w:t xml:space="preserve">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w:t>
      </w:r>
      <w:proofErr w:type="spellStart"/>
      <w:r w:rsidRPr="00CF5C28">
        <w:rPr>
          <w:rFonts w:cs="Calibri"/>
          <w:sz w:val="24"/>
          <w:szCs w:val="24"/>
          <w:rtl/>
        </w:rPr>
        <w:t>הקנבנים</w:t>
      </w:r>
      <w:proofErr w:type="spellEnd"/>
      <w:r w:rsidRPr="00CF5C28">
        <w:rPr>
          <w:rFonts w:cs="Calibri"/>
          <w:sz w:val="24"/>
          <w:szCs w:val="24"/>
          <w:rtl/>
        </w:rPr>
        <w:t xml:space="preserve"> שבמערכת, ועל ידי כך הורדת מלאי הנושאים שמפותחים ונבדקים במקביל ב"קו הפיתוח". השיטה נקראת </w:t>
      </w:r>
      <w:proofErr w:type="spellStart"/>
      <w:r w:rsidRPr="00CF5C28">
        <w:rPr>
          <w:rFonts w:cstheme="minorHAnsi"/>
          <w:sz w:val="24"/>
          <w:szCs w:val="24"/>
        </w:rPr>
        <w:t>Kanban</w:t>
      </w:r>
      <w:proofErr w:type="spellEnd"/>
      <w:r w:rsidRPr="00CF5C28">
        <w:rPr>
          <w:rFonts w:cstheme="minorHAnsi"/>
          <w:sz w:val="24"/>
          <w:szCs w:val="24"/>
        </w:rPr>
        <w:t xml:space="preserve"> System for Software Engineering</w:t>
      </w:r>
    </w:p>
    <w:p w14:paraId="45609A60" w14:textId="77777777" w:rsidR="004B1B72" w:rsidRDefault="004B1B72" w:rsidP="0090232D">
      <w:pPr>
        <w:pStyle w:val="a7"/>
        <w:jc w:val="both"/>
        <w:rPr>
          <w:rFonts w:cstheme="minorHAnsi"/>
          <w:sz w:val="24"/>
          <w:szCs w:val="24"/>
          <w:rtl/>
        </w:rPr>
      </w:pPr>
    </w:p>
    <w:p w14:paraId="260F2E57" w14:textId="4E45BFED"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2"/>
      </w:r>
    </w:p>
    <w:p w14:paraId="3F022B51" w14:textId="77777777" w:rsidR="00D54FF4" w:rsidRDefault="00D54FF4" w:rsidP="0090232D">
      <w:pPr>
        <w:pStyle w:val="a7"/>
        <w:jc w:val="both"/>
        <w:rPr>
          <w:rFonts w:cstheme="minorHAnsi"/>
          <w:sz w:val="24"/>
          <w:szCs w:val="24"/>
          <w:rtl/>
        </w:rPr>
      </w:pPr>
    </w:p>
    <w:p w14:paraId="71B67D21" w14:textId="240DE423" w:rsidR="001401A2" w:rsidRDefault="00DE1736" w:rsidP="0090232D">
      <w:pPr>
        <w:pStyle w:val="4"/>
        <w:jc w:val="both"/>
      </w:pPr>
      <w:r>
        <w:t xml:space="preserve">Chrome </w:t>
      </w:r>
      <w:proofErr w:type="spellStart"/>
      <w:r>
        <w:t>DevTools</w:t>
      </w:r>
      <w:proofErr w:type="spellEnd"/>
      <w:r w:rsidR="0034470A">
        <w:t xml:space="preserve"> 2.3.1.9</w:t>
      </w:r>
    </w:p>
    <w:p w14:paraId="3B2B4AD1" w14:textId="77777777" w:rsidR="00DE1736" w:rsidRDefault="00DE1736" w:rsidP="0090232D">
      <w:pPr>
        <w:pStyle w:val="a7"/>
        <w:jc w:val="both"/>
        <w:rPr>
          <w:rFonts w:cstheme="minorHAnsi"/>
          <w:sz w:val="24"/>
          <w:szCs w:val="24"/>
          <w:rtl/>
        </w:rPr>
      </w:pPr>
    </w:p>
    <w:p w14:paraId="46307732" w14:textId="77777777" w:rsidR="00F20BE8" w:rsidRDefault="00F20BE8" w:rsidP="0090232D">
      <w:pPr>
        <w:pStyle w:val="a7"/>
        <w:jc w:val="both"/>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90232D">
      <w:pPr>
        <w:pStyle w:val="a7"/>
        <w:jc w:val="both"/>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90232D">
      <w:pPr>
        <w:pStyle w:val="a7"/>
        <w:jc w:val="both"/>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90232D">
      <w:pPr>
        <w:pStyle w:val="a7"/>
        <w:jc w:val="both"/>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90232D">
      <w:pPr>
        <w:pStyle w:val="a7"/>
        <w:jc w:val="both"/>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90232D">
      <w:pPr>
        <w:pStyle w:val="a7"/>
        <w:jc w:val="both"/>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3"/>
      </w:r>
    </w:p>
    <w:p w14:paraId="342AFFB6" w14:textId="77777777" w:rsidR="00C52E05" w:rsidRPr="00F20BE8" w:rsidRDefault="00C52E05" w:rsidP="0090232D">
      <w:pPr>
        <w:pStyle w:val="a7"/>
        <w:jc w:val="both"/>
        <w:rPr>
          <w:rFonts w:cstheme="minorHAnsi"/>
          <w:sz w:val="24"/>
          <w:szCs w:val="24"/>
          <w:rtl/>
        </w:rPr>
      </w:pPr>
    </w:p>
    <w:p w14:paraId="5CEA6259" w14:textId="43F5CE82" w:rsidR="0034470A" w:rsidRDefault="0034470A" w:rsidP="0090232D">
      <w:pPr>
        <w:pStyle w:val="4"/>
        <w:jc w:val="both"/>
        <w:rPr>
          <w:rtl/>
        </w:rPr>
      </w:pPr>
      <w:r>
        <w:rPr>
          <w:rFonts w:hint="cs"/>
        </w:rPr>
        <w:t>D</w:t>
      </w:r>
      <w:r>
        <w:t>atabase 2.3.1.10</w:t>
      </w:r>
    </w:p>
    <w:p w14:paraId="26CBE6F2" w14:textId="77777777" w:rsidR="0034470A" w:rsidRDefault="0034470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776799FE"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אמצעי המשמש לאחסון מסודר של </w:t>
      </w:r>
      <w:hyperlink r:id="rId32"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3"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 xml:space="preserve">לשם </w:t>
      </w:r>
      <w:proofErr w:type="spellStart"/>
      <w:r w:rsidRPr="007B3DA7">
        <w:rPr>
          <w:rFonts w:cstheme="minorHAnsi"/>
          <w:sz w:val="24"/>
          <w:szCs w:val="24"/>
          <w:rtl/>
        </w:rPr>
        <w:t>אחזורם</w:t>
      </w:r>
      <w:proofErr w:type="spellEnd"/>
      <w:r w:rsidRPr="007B3DA7">
        <w:rPr>
          <w:rFonts w:cstheme="minorHAnsi"/>
          <w:sz w:val="24"/>
          <w:szCs w:val="24"/>
          <w:rtl/>
        </w:rPr>
        <w:t xml:space="preserve"> ועיבודם. בסיס נתונים מאוחסן ב</w:t>
      </w:r>
      <w:hyperlink r:id="rId34"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5"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90232D">
      <w:pPr>
        <w:pStyle w:val="a7"/>
        <w:jc w:val="both"/>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proofErr w:type="spellStart"/>
      <w:r w:rsidRPr="007B3DA7">
        <w:rPr>
          <w:rFonts w:cstheme="minorHAnsi"/>
          <w:sz w:val="24"/>
          <w:szCs w:val="24"/>
        </w:rPr>
        <w:t>NoSQL</w:t>
      </w:r>
      <w:proofErr w:type="spellEnd"/>
      <w:r w:rsidRPr="007B3DA7">
        <w:rPr>
          <w:rFonts w:cstheme="minorHAnsi" w:hint="cs"/>
          <w:sz w:val="24"/>
          <w:szCs w:val="24"/>
          <w:rtl/>
        </w:rPr>
        <w:t xml:space="preserve"> המבטאים סוגי קשרים שונים בין </w:t>
      </w:r>
      <w:proofErr w:type="spellStart"/>
      <w:r w:rsidRPr="007B3DA7">
        <w:rPr>
          <w:rFonts w:cstheme="minorHAnsi" w:hint="cs"/>
          <w:sz w:val="24"/>
          <w:szCs w:val="24"/>
          <w:rtl/>
        </w:rPr>
        <w:t>היישויות</w:t>
      </w:r>
      <w:proofErr w:type="spellEnd"/>
      <w:r w:rsidRPr="007B3DA7">
        <w:rPr>
          <w:rFonts w:cstheme="minorHAnsi" w:hint="cs"/>
          <w:sz w:val="24"/>
          <w:szCs w:val="24"/>
          <w:rtl/>
        </w:rPr>
        <w:t xml:space="preserve"> השונות.</w:t>
      </w:r>
    </w:p>
    <w:p w14:paraId="72D6DC65"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proofErr w:type="spellStart"/>
      <w:r w:rsidRPr="007B3DA7">
        <w:rPr>
          <w:rFonts w:cstheme="minorHAnsi" w:hint="cs"/>
          <w:sz w:val="24"/>
          <w:szCs w:val="24"/>
          <w:rtl/>
        </w:rPr>
        <w:t>רלציוני</w:t>
      </w:r>
      <w:proofErr w:type="spellEnd"/>
      <w:r w:rsidRPr="007B3DA7">
        <w:rPr>
          <w:rFonts w:cstheme="minorHAnsi" w:hint="cs"/>
          <w:sz w:val="24"/>
          <w:szCs w:val="24"/>
          <w:rtl/>
        </w:rPr>
        <w:t>.</w:t>
      </w:r>
    </w:p>
    <w:p w14:paraId="37D1FE2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90232D">
      <w:pPr>
        <w:pStyle w:val="a7"/>
        <w:jc w:val="both"/>
        <w:rPr>
          <w:rFonts w:cstheme="minorHAnsi"/>
          <w:sz w:val="24"/>
          <w:szCs w:val="24"/>
        </w:rPr>
      </w:pPr>
      <w:r w:rsidRPr="007B3DA7">
        <w:rPr>
          <w:rFonts w:cstheme="minorHAnsi"/>
          <w:sz w:val="24"/>
          <w:szCs w:val="24"/>
          <w:rtl/>
        </w:rPr>
        <w:lastRenderedPageBreak/>
        <w:t>השדה חייב להיות מסוג מסוים,</w:t>
      </w:r>
      <w:r w:rsidRPr="007B3DA7">
        <w:rPr>
          <w:rFonts w:cstheme="minorHAnsi" w:hint="cs"/>
          <w:sz w:val="24"/>
          <w:szCs w:val="24"/>
          <w:rtl/>
        </w:rPr>
        <w:t xml:space="preserve"> כלומר כאשר נגדיר עמודה בטבלה המייצגת את גילו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proofErr w:type="spellStart"/>
      <w:r w:rsidRPr="007B3DA7">
        <w:rPr>
          <w:rFonts w:cstheme="minorHAnsi"/>
          <w:sz w:val="24"/>
          <w:szCs w:val="24"/>
        </w:rPr>
        <w:t>int</w:t>
      </w:r>
      <w:proofErr w:type="spellEnd"/>
      <w:r w:rsidRPr="00340A69">
        <w:rPr>
          <w:rStyle w:val="ab"/>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r w:rsidRPr="007B3DA7">
        <w:rPr>
          <w:rFonts w:cstheme="minorHAnsi"/>
          <w:sz w:val="24"/>
          <w:szCs w:val="24"/>
        </w:rPr>
        <w:t>char</w:t>
      </w:r>
      <w:r w:rsidRPr="007B3DA7">
        <w:rPr>
          <w:rFonts w:cstheme="minorHAnsi" w:hint="cs"/>
          <w:sz w:val="24"/>
          <w:szCs w:val="24"/>
          <w:rtl/>
        </w:rPr>
        <w:t xml:space="preserve"> </w:t>
      </w:r>
      <w:proofErr w:type="spellStart"/>
      <w:r w:rsidRPr="007B3DA7">
        <w:rPr>
          <w:rFonts w:cstheme="minorHAnsi" w:hint="cs"/>
          <w:sz w:val="24"/>
          <w:szCs w:val="24"/>
          <w:rtl/>
        </w:rPr>
        <w:t>וכו</w:t>
      </w:r>
      <w:proofErr w:type="spellEnd"/>
      <w:r w:rsidRPr="007B3DA7">
        <w:rPr>
          <w:rFonts w:cstheme="minorHAnsi" w:hint="cs"/>
          <w:sz w:val="24"/>
          <w:szCs w:val="24"/>
          <w:rtl/>
        </w:rPr>
        <w:t>'.</w:t>
      </w:r>
    </w:p>
    <w:p w14:paraId="4546120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לכל רשומה בטבלה יש </w:t>
      </w:r>
      <w:hyperlink r:id="rId36"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הקשר בין הרשומות בטבלאות שונות נעשה באמצעות שדה </w:t>
      </w:r>
      <w:hyperlink r:id="rId37"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642B81F8" w:rsidR="0034470A" w:rsidRPr="007B3DA7" w:rsidRDefault="0034470A" w:rsidP="0012568A">
      <w:pPr>
        <w:pStyle w:val="a7"/>
        <w:jc w:val="both"/>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00222863">
        <w:rPr>
          <w:rFonts w:cstheme="minorHAnsi" w:hint="cs"/>
          <w:sz w:val="24"/>
          <w:szCs w:val="24"/>
          <w:rtl/>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w:t>
      </w:r>
      <w:r w:rsidRPr="007B3DA7">
        <w:rPr>
          <w:rFonts w:cstheme="minorHAnsi" w:hint="cs"/>
          <w:sz w:val="24"/>
          <w:szCs w:val="24"/>
          <w:rtl/>
        </w:rPr>
        <w:t>, למשל תלמיד מקושר לכמה מרצים</w:t>
      </w:r>
      <w:r w:rsidR="0012568A" w:rsidRPr="007B3DA7">
        <w:rPr>
          <w:rFonts w:cstheme="minorHAnsi"/>
          <w:sz w:val="24"/>
          <w:szCs w:val="24"/>
          <w:rtl/>
        </w:rPr>
        <w:t>, ויחס של אחד לאחד, שבו לכל רשומה יכולה להיות רק רשומה אחת שמקושרת אליה</w:t>
      </w:r>
      <w:r w:rsidRPr="007B3DA7">
        <w:rPr>
          <w:rFonts w:cstheme="minorHAnsi" w:hint="cs"/>
          <w:sz w:val="24"/>
          <w:szCs w:val="24"/>
          <w:rtl/>
        </w:rPr>
        <w:t>.</w:t>
      </w:r>
    </w:p>
    <w:p w14:paraId="0155A2E0" w14:textId="77777777" w:rsidR="0034470A" w:rsidRDefault="0034470A" w:rsidP="0090232D">
      <w:pPr>
        <w:pStyle w:val="a7"/>
        <w:jc w:val="both"/>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8"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90232D">
      <w:pPr>
        <w:pStyle w:val="a7"/>
        <w:jc w:val="both"/>
        <w:rPr>
          <w:rFonts w:cstheme="minorHAnsi"/>
          <w:sz w:val="24"/>
          <w:szCs w:val="24"/>
          <w:rtl/>
        </w:rPr>
      </w:pPr>
      <w:r>
        <w:rPr>
          <w:noProof/>
        </w:rPr>
        <w:drawing>
          <wp:anchor distT="0" distB="0" distL="114300" distR="114300" simplePos="0" relativeHeight="251664384" behindDoc="0" locked="0" layoutInCell="1" allowOverlap="1" wp14:anchorId="32CED9D7" wp14:editId="67AE494A">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90232D">
      <w:pPr>
        <w:pStyle w:val="a7"/>
        <w:jc w:val="both"/>
        <w:rPr>
          <w:rFonts w:cstheme="minorHAnsi"/>
          <w:sz w:val="24"/>
          <w:szCs w:val="24"/>
          <w:rtl/>
        </w:rPr>
      </w:pPr>
    </w:p>
    <w:p w14:paraId="756838FD" w14:textId="77777777" w:rsidR="0034470A" w:rsidRDefault="0034470A" w:rsidP="0090232D">
      <w:pPr>
        <w:pStyle w:val="a7"/>
        <w:jc w:val="both"/>
        <w:rPr>
          <w:rFonts w:cstheme="minorHAnsi"/>
          <w:sz w:val="24"/>
          <w:szCs w:val="24"/>
          <w:rtl/>
        </w:rPr>
      </w:pPr>
    </w:p>
    <w:p w14:paraId="3A5F40C4" w14:textId="77777777" w:rsidR="0034470A" w:rsidRDefault="0034470A" w:rsidP="0090232D">
      <w:pPr>
        <w:pStyle w:val="a7"/>
        <w:jc w:val="both"/>
        <w:rPr>
          <w:rFonts w:cstheme="minorHAnsi"/>
          <w:sz w:val="24"/>
          <w:szCs w:val="24"/>
          <w:rtl/>
        </w:rPr>
      </w:pPr>
    </w:p>
    <w:p w14:paraId="7344669B" w14:textId="77777777" w:rsidR="0034470A" w:rsidRDefault="0034470A" w:rsidP="0090232D">
      <w:pPr>
        <w:pStyle w:val="a7"/>
        <w:jc w:val="both"/>
        <w:rPr>
          <w:rFonts w:cstheme="minorHAnsi"/>
          <w:sz w:val="24"/>
          <w:szCs w:val="24"/>
          <w:rtl/>
        </w:rPr>
      </w:pPr>
    </w:p>
    <w:p w14:paraId="22214C7C" w14:textId="77777777" w:rsidR="0034470A" w:rsidRDefault="0034470A" w:rsidP="0090232D">
      <w:pPr>
        <w:pStyle w:val="a7"/>
        <w:jc w:val="both"/>
        <w:rPr>
          <w:rFonts w:cstheme="minorHAnsi"/>
          <w:sz w:val="24"/>
          <w:szCs w:val="24"/>
          <w:rtl/>
        </w:rPr>
      </w:pPr>
    </w:p>
    <w:p w14:paraId="727FF468" w14:textId="77777777" w:rsidR="0034470A" w:rsidRDefault="0034470A" w:rsidP="0090232D">
      <w:pPr>
        <w:pStyle w:val="a7"/>
        <w:jc w:val="both"/>
        <w:rPr>
          <w:rFonts w:cstheme="minorHAnsi"/>
          <w:sz w:val="24"/>
          <w:szCs w:val="24"/>
          <w:rtl/>
        </w:rPr>
      </w:pPr>
    </w:p>
    <w:p w14:paraId="31D01EF0" w14:textId="77777777" w:rsidR="0034470A" w:rsidRDefault="0034470A" w:rsidP="0090232D">
      <w:pPr>
        <w:pStyle w:val="a7"/>
        <w:jc w:val="both"/>
        <w:rPr>
          <w:rFonts w:cstheme="minorHAnsi"/>
          <w:sz w:val="24"/>
          <w:szCs w:val="24"/>
          <w:rtl/>
        </w:rPr>
      </w:pPr>
    </w:p>
    <w:p w14:paraId="183F98E8"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5"/>
      </w:r>
    </w:p>
    <w:p w14:paraId="17EE7A19" w14:textId="77777777" w:rsidR="0034470A" w:rsidRDefault="0034470A" w:rsidP="0090232D">
      <w:pPr>
        <w:pStyle w:val="a7"/>
        <w:jc w:val="both"/>
        <w:rPr>
          <w:rFonts w:cstheme="minorHAnsi"/>
          <w:sz w:val="24"/>
          <w:szCs w:val="24"/>
          <w:rtl/>
        </w:rPr>
      </w:pPr>
    </w:p>
    <w:p w14:paraId="66DB771F" w14:textId="4B79ED85" w:rsidR="0034470A" w:rsidRDefault="0034470A" w:rsidP="0090232D">
      <w:pPr>
        <w:pStyle w:val="5"/>
        <w:jc w:val="both"/>
      </w:pPr>
      <w:proofErr w:type="spellStart"/>
      <w:r>
        <w:t>PostgreSQL</w:t>
      </w:r>
      <w:proofErr w:type="spellEnd"/>
      <w:r>
        <w:t xml:space="preserve"> 2.3.1.10.1</w:t>
      </w:r>
    </w:p>
    <w:p w14:paraId="0C75CFD5" w14:textId="77777777" w:rsidR="0034470A" w:rsidRDefault="0034470A" w:rsidP="0090232D">
      <w:pPr>
        <w:pStyle w:val="a7"/>
        <w:jc w:val="both"/>
        <w:rPr>
          <w:rFonts w:cstheme="minorHAnsi"/>
          <w:sz w:val="24"/>
          <w:szCs w:val="24"/>
        </w:rPr>
      </w:pPr>
      <w:r>
        <w:rPr>
          <w:noProof/>
        </w:rPr>
        <w:drawing>
          <wp:inline distT="0" distB="0" distL="0" distR="0" wp14:anchorId="0B63F005" wp14:editId="243E8F59">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451D3EE5" w:rsidR="0034470A" w:rsidRPr="00482D91" w:rsidRDefault="0034470A" w:rsidP="00277FC4">
      <w:pPr>
        <w:pStyle w:val="a7"/>
        <w:jc w:val="both"/>
        <w:rPr>
          <w:rFonts w:cstheme="minorHAnsi"/>
          <w:sz w:val="24"/>
          <w:szCs w:val="24"/>
          <w:rtl/>
        </w:rPr>
      </w:pPr>
      <w:proofErr w:type="spellStart"/>
      <w:r w:rsidRPr="00817844">
        <w:rPr>
          <w:rFonts w:cstheme="minorHAnsi"/>
          <w:sz w:val="24"/>
          <w:szCs w:val="24"/>
        </w:rPr>
        <w:t>PostgreSQL</w:t>
      </w:r>
      <w:proofErr w:type="spellEnd"/>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proofErr w:type="spellStart"/>
      <w:r w:rsidRPr="00817844">
        <w:rPr>
          <w:rFonts w:cstheme="minorHAnsi" w:hint="cs"/>
          <w:sz w:val="24"/>
          <w:szCs w:val="24"/>
          <w:rtl/>
        </w:rPr>
        <w:t>רלציוני</w:t>
      </w:r>
      <w:proofErr w:type="spellEnd"/>
      <w:r w:rsidRPr="00817844">
        <w:rPr>
          <w:rFonts w:cstheme="minorHAnsi" w:hint="cs"/>
          <w:sz w:val="24"/>
          <w:szCs w:val="24"/>
          <w:rtl/>
        </w:rPr>
        <w:t xml:space="preserve">, מדובר במערכת </w:t>
      </w:r>
      <w:r w:rsidRPr="00817844">
        <w:rPr>
          <w:rFonts w:cstheme="minorHAnsi"/>
          <w:sz w:val="24"/>
          <w:szCs w:val="24"/>
        </w:rPr>
        <w:t>open source</w:t>
      </w:r>
      <w:r w:rsidRPr="00817844">
        <w:rPr>
          <w:rFonts w:cstheme="minorHAnsi" w:hint="cs"/>
          <w:sz w:val="24"/>
          <w:szCs w:val="24"/>
          <w:rtl/>
        </w:rPr>
        <w:t xml:space="preserve"> חינמית </w:t>
      </w:r>
      <w:r w:rsidR="00277FC4">
        <w:rPr>
          <w:rFonts w:cstheme="minorHAnsi" w:hint="cs"/>
          <w:sz w:val="24"/>
          <w:szCs w:val="24"/>
          <w:rtl/>
        </w:rPr>
        <w:t>ש</w:t>
      </w:r>
      <w:r w:rsidR="00277FC4">
        <w:rPr>
          <w:rFonts w:cstheme="minorHAnsi"/>
          <w:sz w:val="24"/>
          <w:szCs w:val="24"/>
          <w:rtl/>
        </w:rPr>
        <w:t>אינה נשלטת על ידי</w:t>
      </w:r>
      <w:r w:rsidRPr="00817844">
        <w:rPr>
          <w:rFonts w:cstheme="minorHAnsi"/>
          <w:sz w:val="24"/>
          <w:szCs w:val="24"/>
          <w:rtl/>
        </w:rPr>
        <w:t xml:space="preserve"> חברה</w:t>
      </w:r>
      <w:r w:rsidR="00277FC4">
        <w:rPr>
          <w:rFonts w:cstheme="minorHAnsi" w:hint="cs"/>
          <w:sz w:val="24"/>
          <w:szCs w:val="24"/>
          <w:rtl/>
        </w:rPr>
        <w:t xml:space="preserve"> מסוימת אחת</w:t>
      </w:r>
      <w:r w:rsidRPr="00817844">
        <w:rPr>
          <w:rFonts w:cstheme="minorHAnsi"/>
          <w:sz w:val="24"/>
          <w:szCs w:val="24"/>
          <w:rtl/>
        </w:rPr>
        <w:t xml:space="preserve">, אלא נתמכת על ידי </w:t>
      </w:r>
      <w:r w:rsidRPr="00817844">
        <w:rPr>
          <w:rFonts w:cstheme="minorHAnsi" w:hint="cs"/>
          <w:sz w:val="24"/>
          <w:szCs w:val="24"/>
          <w:rtl/>
        </w:rPr>
        <w:t>אוניברסיטת קליפורניה ו</w:t>
      </w:r>
      <w:r w:rsidRPr="00817844">
        <w:rPr>
          <w:rFonts w:cstheme="minorHAnsi"/>
          <w:sz w:val="24"/>
          <w:szCs w:val="24"/>
          <w:rtl/>
        </w:rPr>
        <w:t>הקהילה ה</w:t>
      </w:r>
      <w:r w:rsidR="00277FC4">
        <w:rPr>
          <w:rFonts w:cstheme="minorHAnsi"/>
          <w:sz w:val="24"/>
          <w:szCs w:val="24"/>
          <w:rtl/>
        </w:rPr>
        <w:t>גלובלית של מתכנתים וחברות ש</w:t>
      </w:r>
      <w:r w:rsidR="00277FC4">
        <w:rPr>
          <w:rFonts w:cstheme="minorHAnsi" w:hint="cs"/>
          <w:sz w:val="24"/>
          <w:szCs w:val="24"/>
          <w:rtl/>
        </w:rPr>
        <w:t>פי</w:t>
      </w:r>
      <w:r w:rsidRPr="00817844">
        <w:rPr>
          <w:rFonts w:cstheme="minorHAnsi"/>
          <w:sz w:val="24"/>
          <w:szCs w:val="24"/>
          <w:rtl/>
        </w:rPr>
        <w:t>תחו אותה</w:t>
      </w:r>
      <w:r w:rsidR="00277FC4">
        <w:rPr>
          <w:rFonts w:cstheme="minorHAnsi" w:hint="cs"/>
          <w:sz w:val="24"/>
          <w:szCs w:val="24"/>
          <w:rtl/>
        </w:rPr>
        <w:t xml:space="preserve"> </w:t>
      </w:r>
      <w:r w:rsidRPr="00817844">
        <w:rPr>
          <w:rFonts w:cstheme="minorHAnsi" w:hint="cs"/>
          <w:sz w:val="24"/>
          <w:szCs w:val="24"/>
          <w:rtl/>
        </w:rPr>
        <w:t>(מעל 30 שנה של פיתוח)</w:t>
      </w:r>
      <w:r w:rsidR="00277FC4">
        <w:rPr>
          <w:rFonts w:cstheme="minorHAnsi" w:hint="cs"/>
          <w:sz w:val="24"/>
          <w:szCs w:val="24"/>
          <w:rtl/>
        </w:rPr>
        <w:t>.</w:t>
      </w:r>
      <w:proofErr w:type="spellStart"/>
      <w:proofErr w:type="gramStart"/>
      <w:r w:rsidRPr="00817844">
        <w:rPr>
          <w:rFonts w:cstheme="minorHAnsi"/>
          <w:sz w:val="24"/>
          <w:szCs w:val="24"/>
        </w:rPr>
        <w:t>PostgreSQL</w:t>
      </w:r>
      <w:proofErr w:type="spellEnd"/>
      <w:r w:rsidRPr="00817844">
        <w:rPr>
          <w:rFonts w:cstheme="minorHAnsi"/>
          <w:sz w:val="24"/>
          <w:szCs w:val="24"/>
        </w:rPr>
        <w:t xml:space="preserve"> </w:t>
      </w:r>
      <w:r w:rsidRPr="00817844">
        <w:rPr>
          <w:rFonts w:cstheme="minorHAnsi" w:hint="cs"/>
          <w:sz w:val="24"/>
          <w:szCs w:val="24"/>
          <w:rtl/>
        </w:rPr>
        <w:t xml:space="preserve"> </w:t>
      </w:r>
      <w:r w:rsidRPr="00817844">
        <w:rPr>
          <w:rFonts w:cstheme="minorHAnsi"/>
          <w:sz w:val="24"/>
          <w:szCs w:val="24"/>
          <w:rtl/>
        </w:rPr>
        <w:t>מוטמעת</w:t>
      </w:r>
      <w:proofErr w:type="gramEnd"/>
      <w:r w:rsidRPr="00817844">
        <w:rPr>
          <w:rFonts w:cstheme="minorHAnsi"/>
          <w:sz w:val="24"/>
          <w:szCs w:val="24"/>
          <w:rtl/>
        </w:rPr>
        <w:t xml:space="preserve">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19E95F16" w:rsidR="0034470A" w:rsidRDefault="0034470A" w:rsidP="00277FC4">
      <w:pPr>
        <w:pStyle w:val="a7"/>
        <w:jc w:val="both"/>
        <w:rPr>
          <w:rFonts w:cstheme="minorHAnsi"/>
          <w:sz w:val="24"/>
          <w:szCs w:val="24"/>
          <w:rtl/>
        </w:rPr>
      </w:pPr>
      <w:r>
        <w:rPr>
          <w:rFonts w:cstheme="minorHAnsi" w:hint="cs"/>
          <w:sz w:val="24"/>
          <w:szCs w:val="24"/>
          <w:rtl/>
        </w:rPr>
        <w:lastRenderedPageBreak/>
        <w:t>קיימות ל</w:t>
      </w:r>
      <w:proofErr w:type="spellStart"/>
      <w:r w:rsidR="00277FC4">
        <w:rPr>
          <w:rFonts w:cstheme="minorHAnsi"/>
          <w:sz w:val="24"/>
          <w:szCs w:val="24"/>
        </w:rPr>
        <w:t>Postgres</w:t>
      </w:r>
      <w:proofErr w:type="spellEnd"/>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53AC281D" w:rsidR="0034470A" w:rsidRDefault="0034470A" w:rsidP="00277FC4">
      <w:pPr>
        <w:pStyle w:val="a7"/>
        <w:jc w:val="both"/>
        <w:rPr>
          <w:rFonts w:cstheme="minorHAnsi"/>
          <w:sz w:val="24"/>
          <w:szCs w:val="24"/>
          <w:rtl/>
        </w:rPr>
      </w:pPr>
      <w:r>
        <w:rPr>
          <w:rFonts w:cstheme="minorHAnsi" w:hint="cs"/>
          <w:sz w:val="24"/>
          <w:szCs w:val="24"/>
          <w:rtl/>
        </w:rPr>
        <w:t xml:space="preserve">בשל כך, בסיס הנתונים </w:t>
      </w:r>
      <w:proofErr w:type="spellStart"/>
      <w:r>
        <w:rPr>
          <w:rFonts w:cstheme="minorHAnsi" w:hint="cs"/>
          <w:sz w:val="24"/>
          <w:szCs w:val="24"/>
          <w:rtl/>
        </w:rPr>
        <w:t>הרלציוני</w:t>
      </w:r>
      <w:proofErr w:type="spellEnd"/>
      <w:r>
        <w:rPr>
          <w:rFonts w:cstheme="minorHAnsi" w:hint="cs"/>
          <w:sz w:val="24"/>
          <w:szCs w:val="24"/>
          <w:rtl/>
        </w:rPr>
        <w:t xml:space="preserve"> </w:t>
      </w:r>
      <w:proofErr w:type="spellStart"/>
      <w:r w:rsidR="00277FC4">
        <w:rPr>
          <w:rFonts w:cstheme="minorHAnsi"/>
          <w:sz w:val="24"/>
          <w:szCs w:val="24"/>
        </w:rPr>
        <w:t>Postgres</w:t>
      </w:r>
      <w:proofErr w:type="spellEnd"/>
      <w:r>
        <w:rPr>
          <w:rFonts w:cstheme="minorHAnsi" w:hint="cs"/>
          <w:sz w:val="24"/>
          <w:szCs w:val="24"/>
          <w:rtl/>
        </w:rPr>
        <w:t xml:space="preserve"> הפך להיות בסיס הנתונים </w:t>
      </w:r>
      <w:proofErr w:type="spellStart"/>
      <w:r>
        <w:rPr>
          <w:rFonts w:cstheme="minorHAnsi" w:hint="cs"/>
          <w:sz w:val="24"/>
          <w:szCs w:val="24"/>
          <w:rtl/>
        </w:rPr>
        <w:t>הרלציוני</w:t>
      </w:r>
      <w:proofErr w:type="spellEnd"/>
      <w:r>
        <w:rPr>
          <w:rFonts w:cstheme="minorHAnsi" w:hint="cs"/>
          <w:sz w:val="24"/>
          <w:szCs w:val="24"/>
          <w:rtl/>
        </w:rPr>
        <w:t xml:space="preserve"> הפופולארי בקרב הרבה אנשים וארגונים</w:t>
      </w:r>
      <w:r w:rsidR="00277FC4">
        <w:rPr>
          <w:rFonts w:cstheme="minorHAnsi" w:hint="cs"/>
          <w:sz w:val="24"/>
          <w:szCs w:val="24"/>
          <w:rtl/>
        </w:rPr>
        <w:t>.</w:t>
      </w:r>
    </w:p>
    <w:p w14:paraId="6CC5ACEE"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6"/>
      </w:r>
    </w:p>
    <w:p w14:paraId="768821F1" w14:textId="77777777" w:rsidR="0034470A" w:rsidRDefault="0034470A" w:rsidP="0090232D">
      <w:pPr>
        <w:pStyle w:val="a7"/>
        <w:bidi w:val="0"/>
        <w:jc w:val="both"/>
        <w:rPr>
          <w:rFonts w:cstheme="minorHAnsi"/>
          <w:sz w:val="24"/>
          <w:szCs w:val="24"/>
          <w:rtl/>
        </w:rPr>
      </w:pPr>
    </w:p>
    <w:p w14:paraId="72C85B50" w14:textId="77777777" w:rsidR="0034470A" w:rsidRDefault="0034470A" w:rsidP="0090232D">
      <w:pPr>
        <w:pStyle w:val="a7"/>
        <w:jc w:val="both"/>
        <w:rPr>
          <w:rFonts w:cstheme="minorHAnsi"/>
          <w:sz w:val="24"/>
          <w:szCs w:val="24"/>
          <w:rtl/>
        </w:rPr>
      </w:pPr>
    </w:p>
    <w:p w14:paraId="289FF0BA" w14:textId="34D39C19" w:rsidR="005D5ED2" w:rsidRDefault="009F20B9" w:rsidP="0090232D">
      <w:pPr>
        <w:pStyle w:val="4"/>
        <w:jc w:val="both"/>
        <w:rPr>
          <w:rtl/>
        </w:rPr>
      </w:pPr>
      <w:r>
        <w:rPr>
          <w:rFonts w:hint="cs"/>
          <w:rtl/>
        </w:rPr>
        <w:t>2.3.1.</w:t>
      </w:r>
      <w:r w:rsidR="0034470A">
        <w:rPr>
          <w:rFonts w:hint="cs"/>
          <w:rtl/>
        </w:rPr>
        <w:t>11</w:t>
      </w:r>
      <w:r>
        <w:rPr>
          <w:rFonts w:hint="cs"/>
          <w:rtl/>
        </w:rPr>
        <w:t xml:space="preserve"> </w:t>
      </w:r>
      <w:r>
        <w:t>JSON</w:t>
      </w:r>
    </w:p>
    <w:p w14:paraId="4260F7B7" w14:textId="02203114" w:rsidR="004D1619" w:rsidRDefault="004D1619" w:rsidP="00277FC4">
      <w:pPr>
        <w:jc w:val="both"/>
        <w:rPr>
          <w:rtl/>
        </w:rPr>
      </w:pPr>
      <w:r>
        <w:t>JSON</w:t>
      </w:r>
      <w:r>
        <w:rPr>
          <w:rFonts w:cs="Arial"/>
          <w:rtl/>
        </w:rPr>
        <w:t xml:space="preserve"> </w:t>
      </w:r>
      <w:proofErr w:type="gramStart"/>
      <w:r>
        <w:rPr>
          <w:rFonts w:cs="Arial"/>
          <w:rtl/>
        </w:rPr>
        <w:t>‏(</w:t>
      </w:r>
      <w:proofErr w:type="gramEnd"/>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sidR="00277FC4">
        <w:rPr>
          <w:rFonts w:ascii="Arial" w:hAnsi="Arial" w:cs="Arial" w:hint="cs"/>
          <w:color w:val="222222"/>
          <w:sz w:val="21"/>
          <w:szCs w:val="21"/>
          <w:shd w:val="clear" w:color="auto" w:fill="FFFFFF"/>
          <w:rtl/>
        </w:rPr>
        <w:t>-</w:t>
      </w:r>
      <w:proofErr w:type="spellStart"/>
      <w:r w:rsidRPr="002658C5">
        <w:rPr>
          <w:rFonts w:ascii="Arial" w:hAnsi="Arial" w:cs="Arial"/>
          <w:sz w:val="21"/>
          <w:szCs w:val="21"/>
          <w:shd w:val="clear" w:color="auto" w:fill="FFFFFF"/>
        </w:rPr>
        <w:t>Javascript</w:t>
      </w:r>
      <w:proofErr w:type="spellEnd"/>
      <w:r w:rsidR="00277FC4">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90232D">
      <w:pPr>
        <w:jc w:val="both"/>
        <w:rPr>
          <w:rtl/>
        </w:rPr>
      </w:pPr>
    </w:p>
    <w:p w14:paraId="23AC4464" w14:textId="59227473" w:rsidR="004D1619" w:rsidRDefault="004D1619" w:rsidP="0090232D">
      <w:pPr>
        <w:jc w:val="both"/>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90232D">
      <w:pPr>
        <w:pStyle w:val="a8"/>
        <w:numPr>
          <w:ilvl w:val="0"/>
          <w:numId w:val="12"/>
        </w:numPr>
        <w:jc w:val="both"/>
        <w:rPr>
          <w:rtl/>
        </w:rPr>
      </w:pPr>
      <w:r w:rsidRPr="004D1619">
        <w:rPr>
          <w:rFonts w:cs="Arial" w:hint="cs"/>
          <w:rtl/>
        </w:rPr>
        <w:t>א</w:t>
      </w:r>
      <w:r w:rsidRPr="004D1619">
        <w:rPr>
          <w:rFonts w:cs="Arial"/>
          <w:rtl/>
        </w:rPr>
        <w:t xml:space="preserve">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proofErr w:type="spellStart"/>
      <w:r>
        <w:t>struct</w:t>
      </w:r>
      <w:proofErr w:type="spellEnd"/>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90232D">
      <w:pPr>
        <w:pStyle w:val="a8"/>
        <w:numPr>
          <w:ilvl w:val="0"/>
          <w:numId w:val="12"/>
        </w:numPr>
        <w:jc w:val="both"/>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90232D">
      <w:pPr>
        <w:jc w:val="both"/>
        <w:rPr>
          <w:rtl/>
        </w:rPr>
      </w:pPr>
      <w:r>
        <w:rPr>
          <w:rFonts w:cs="Arial" w:hint="cs"/>
          <w:rtl/>
        </w:rPr>
        <w:t>א</w:t>
      </w:r>
      <w:r>
        <w:rPr>
          <w:rFonts w:cs="Arial"/>
          <w:rtl/>
        </w:rPr>
        <w:t>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90232D">
      <w:pPr>
        <w:jc w:val="both"/>
        <w:rPr>
          <w:rtl/>
        </w:rPr>
      </w:pPr>
      <w:r>
        <w:rPr>
          <w:rFonts w:hint="cs"/>
          <w:rtl/>
        </w:rPr>
        <w:t>קישורים</w:t>
      </w:r>
      <w:r w:rsidRPr="00340A69">
        <w:rPr>
          <w:rStyle w:val="ab"/>
          <w:rtl/>
        </w:rPr>
        <w:footnoteReference w:id="17"/>
      </w:r>
    </w:p>
    <w:p w14:paraId="2FBFC50A" w14:textId="28077BC6" w:rsidR="0073344B" w:rsidRDefault="009F20B9" w:rsidP="00277FC4">
      <w:pPr>
        <w:pStyle w:val="4"/>
        <w:jc w:val="both"/>
      </w:pPr>
      <w:r>
        <w:rPr>
          <w:rFonts w:hint="cs"/>
          <w:rtl/>
        </w:rPr>
        <w:t>2.3.1.</w:t>
      </w:r>
      <w:r w:rsidR="0034470A">
        <w:rPr>
          <w:rFonts w:hint="cs"/>
          <w:rtl/>
        </w:rPr>
        <w:t>12</w:t>
      </w:r>
      <w:r>
        <w:rPr>
          <w:rFonts w:hint="cs"/>
          <w:rtl/>
        </w:rPr>
        <w:t xml:space="preserve"> </w:t>
      </w:r>
      <w:r>
        <w:t>HTTP</w:t>
      </w:r>
    </w:p>
    <w:p w14:paraId="18EACB0B" w14:textId="572AD50C" w:rsidR="0073344B" w:rsidRPr="00B54ED7" w:rsidRDefault="0073344B" w:rsidP="0090232D">
      <w:pPr>
        <w:jc w:val="both"/>
        <w:rPr>
          <w:rFonts w:cstheme="minorHAnsi"/>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7D3549D9" w:rsidR="00B54ED7" w:rsidRDefault="00277FC4" w:rsidP="0090232D">
      <w:pPr>
        <w:jc w:val="both"/>
        <w:rPr>
          <w:rFonts w:cstheme="minorHAnsi"/>
          <w:sz w:val="24"/>
          <w:szCs w:val="24"/>
          <w:rtl/>
        </w:rPr>
      </w:pPr>
      <w:r>
        <w:rPr>
          <w:rFonts w:hint="cs"/>
          <w:rtl/>
        </w:rPr>
        <w:t xml:space="preserve">שרתי </w:t>
      </w:r>
      <w:hyperlink r:id="rId41"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42"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r>
        <w:rPr>
          <w:rFonts w:cstheme="minorHAnsi" w:hint="cs"/>
          <w:sz w:val="24"/>
          <w:szCs w:val="24"/>
          <w:rtl/>
        </w:rPr>
        <w:t>.</w:t>
      </w:r>
    </w:p>
    <w:p w14:paraId="70DE5CDC" w14:textId="71B2C682" w:rsidR="00B54ED7" w:rsidRDefault="006B0C60" w:rsidP="00277FC4">
      <w:pPr>
        <w:jc w:val="both"/>
        <w:rPr>
          <w:rFonts w:cstheme="minorHAnsi"/>
          <w:sz w:val="24"/>
          <w:szCs w:val="24"/>
          <w:rtl/>
        </w:rPr>
      </w:pPr>
      <w:r>
        <w:rPr>
          <w:rFonts w:cstheme="minorHAnsi" w:hint="cs"/>
          <w:sz w:val="24"/>
          <w:szCs w:val="24"/>
          <w:rtl/>
        </w:rPr>
        <w:t>ישנ</w:t>
      </w:r>
      <w:r w:rsidR="00277FC4">
        <w:rPr>
          <w:rFonts w:cstheme="minorHAnsi" w:hint="cs"/>
          <w:sz w:val="24"/>
          <w:szCs w:val="24"/>
          <w:rtl/>
        </w:rPr>
        <w:t>ן</w:t>
      </w:r>
      <w:r>
        <w:rPr>
          <w:rFonts w:cstheme="minorHAnsi" w:hint="cs"/>
          <w:sz w:val="24"/>
          <w:szCs w:val="24"/>
          <w:rtl/>
        </w:rPr>
        <w:t xml:space="preserve"> ש</w:t>
      </w:r>
      <w:r w:rsidR="00277FC4">
        <w:rPr>
          <w:rFonts w:cstheme="minorHAnsi" w:hint="cs"/>
          <w:sz w:val="24"/>
          <w:szCs w:val="24"/>
          <w:rtl/>
        </w:rPr>
        <w:t>ת</w:t>
      </w:r>
      <w:r>
        <w:rPr>
          <w:rFonts w:cstheme="minorHAnsi" w:hint="cs"/>
          <w:sz w:val="24"/>
          <w:szCs w:val="24"/>
          <w:rtl/>
        </w:rPr>
        <w:t xml:space="preserve">י פקודות שכיחות בפרוטוקול, פקודת </w:t>
      </w:r>
      <w:r>
        <w:rPr>
          <w:rFonts w:cstheme="minorHAnsi" w:hint="cs"/>
          <w:sz w:val="24"/>
          <w:szCs w:val="24"/>
        </w:rPr>
        <w:t>GET</w:t>
      </w:r>
      <w:r>
        <w:rPr>
          <w:rFonts w:cstheme="minorHAnsi" w:hint="cs"/>
          <w:sz w:val="24"/>
          <w:szCs w:val="24"/>
          <w:rtl/>
        </w:rPr>
        <w:t xml:space="preserve"> המבקשת דף אינטרנט כלומר מבוצעת בקשת </w:t>
      </w:r>
      <w:r>
        <w:rPr>
          <w:rFonts w:cstheme="minorHAnsi"/>
          <w:sz w:val="24"/>
          <w:szCs w:val="24"/>
        </w:rPr>
        <w:t>request</w:t>
      </w:r>
      <w:r>
        <w:rPr>
          <w:rFonts w:cstheme="minorHAnsi" w:hint="cs"/>
          <w:sz w:val="24"/>
          <w:szCs w:val="24"/>
          <w:rtl/>
        </w:rPr>
        <w:t xml:space="preserve"> ל</w:t>
      </w:r>
      <w:r>
        <w:rPr>
          <w:rFonts w:cstheme="minorHAnsi"/>
          <w:sz w:val="24"/>
          <w:szCs w:val="24"/>
        </w:rPr>
        <w:t>server</w:t>
      </w:r>
      <w:r>
        <w:rPr>
          <w:rFonts w:cstheme="minorHAnsi" w:hint="cs"/>
          <w:sz w:val="24"/>
          <w:szCs w:val="24"/>
          <w:rtl/>
        </w:rPr>
        <w:t xml:space="preserve"> כדי שיביא לנו דף </w:t>
      </w:r>
      <w:r>
        <w:rPr>
          <w:rFonts w:cstheme="minorHAnsi" w:hint="cs"/>
          <w:sz w:val="24"/>
          <w:szCs w:val="24"/>
        </w:rPr>
        <w:t>HTML</w:t>
      </w:r>
      <w:r>
        <w:rPr>
          <w:rFonts w:cstheme="minorHAnsi" w:hint="cs"/>
          <w:sz w:val="24"/>
          <w:szCs w:val="24"/>
          <w:rtl/>
        </w:rPr>
        <w:t xml:space="preserve"> שביקשנו </w:t>
      </w:r>
      <w:r w:rsidR="00277FC4">
        <w:rPr>
          <w:rFonts w:cstheme="minorHAnsi" w:hint="cs"/>
          <w:sz w:val="24"/>
          <w:szCs w:val="24"/>
          <w:rtl/>
        </w:rPr>
        <w:t>(הדף מוחזר</w:t>
      </w:r>
      <w:r>
        <w:rPr>
          <w:rFonts w:cstheme="minorHAnsi" w:hint="cs"/>
          <w:sz w:val="24"/>
          <w:szCs w:val="24"/>
          <w:rtl/>
        </w:rPr>
        <w:t xml:space="preserve"> </w:t>
      </w:r>
      <w:r w:rsidR="00277FC4">
        <w:rPr>
          <w:rFonts w:cstheme="minorHAnsi" w:hint="cs"/>
          <w:sz w:val="24"/>
          <w:szCs w:val="24"/>
          <w:rtl/>
        </w:rPr>
        <w:t>ב</w:t>
      </w:r>
      <w:r>
        <w:rPr>
          <w:rFonts w:cstheme="minorHAnsi"/>
          <w:sz w:val="24"/>
          <w:szCs w:val="24"/>
        </w:rPr>
        <w:t>response</w:t>
      </w:r>
      <w:r w:rsidR="00277FC4">
        <w:rPr>
          <w:rFonts w:cstheme="minorHAnsi" w:hint="cs"/>
          <w:sz w:val="24"/>
          <w:szCs w:val="24"/>
          <w:rtl/>
        </w:rPr>
        <w:t>)</w:t>
      </w:r>
      <w:r>
        <w:rPr>
          <w:rFonts w:cstheme="minorHAnsi" w:hint="cs"/>
          <w:sz w:val="24"/>
          <w:szCs w:val="24"/>
          <w:rtl/>
        </w:rPr>
        <w:t>, הפקודה השנ</w:t>
      </w:r>
      <w:r w:rsidR="00277FC4">
        <w:rPr>
          <w:rFonts w:cstheme="minorHAnsi" w:hint="cs"/>
          <w:sz w:val="24"/>
          <w:szCs w:val="24"/>
          <w:rtl/>
        </w:rPr>
        <w:t>י</w:t>
      </w:r>
      <w:r>
        <w:rPr>
          <w:rFonts w:cstheme="minorHAnsi" w:hint="cs"/>
          <w:sz w:val="24"/>
          <w:szCs w:val="24"/>
          <w:rtl/>
        </w:rPr>
        <w:t xml:space="preserve">יה השכיחה היא פקודת </w:t>
      </w:r>
      <w:r>
        <w:rPr>
          <w:rFonts w:cstheme="minorHAnsi" w:hint="cs"/>
          <w:sz w:val="24"/>
          <w:szCs w:val="24"/>
        </w:rPr>
        <w:t>POST</w:t>
      </w:r>
      <w:r>
        <w:rPr>
          <w:rFonts w:cstheme="minorHAnsi" w:hint="cs"/>
          <w:sz w:val="24"/>
          <w:szCs w:val="24"/>
          <w:rtl/>
        </w:rPr>
        <w:t xml:space="preserve"> האחראית להעלאת נתונים ל</w:t>
      </w:r>
      <w:r>
        <w:rPr>
          <w:rFonts w:cstheme="minorHAnsi"/>
          <w:sz w:val="24"/>
          <w:szCs w:val="24"/>
        </w:rPr>
        <w:t>server</w:t>
      </w:r>
      <w:r>
        <w:rPr>
          <w:rFonts w:cstheme="minorHAnsi" w:hint="cs"/>
          <w:sz w:val="24"/>
          <w:szCs w:val="24"/>
          <w:rtl/>
        </w:rPr>
        <w:t>.</w:t>
      </w:r>
    </w:p>
    <w:p w14:paraId="38FD9FA6" w14:textId="55D2711E" w:rsidR="006B0C60" w:rsidRDefault="006B0C60" w:rsidP="0090232D">
      <w:pPr>
        <w:jc w:val="both"/>
        <w:rPr>
          <w:rFonts w:cstheme="minorHAnsi"/>
          <w:sz w:val="24"/>
          <w:szCs w:val="24"/>
          <w:rtl/>
        </w:rPr>
      </w:pPr>
      <w:r>
        <w:rPr>
          <w:rFonts w:cstheme="minorHAnsi" w:hint="cs"/>
          <w:sz w:val="24"/>
          <w:szCs w:val="24"/>
          <w:rtl/>
        </w:rPr>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w:t>
      </w:r>
      <w:r>
        <w:rPr>
          <w:rFonts w:cstheme="minorHAnsi" w:hint="cs"/>
          <w:sz w:val="24"/>
          <w:szCs w:val="24"/>
          <w:rtl/>
        </w:rPr>
        <w:lastRenderedPageBreak/>
        <w:t xml:space="preserve">אינטרנט עם מלל ותמונה אזי נדרשות כאן 2 בקשות, אחת עבור המלל </w:t>
      </w:r>
      <w:proofErr w:type="spellStart"/>
      <w:r>
        <w:rPr>
          <w:rFonts w:cstheme="minorHAnsi" w:hint="cs"/>
          <w:sz w:val="24"/>
          <w:szCs w:val="24"/>
          <w:rtl/>
        </w:rPr>
        <w:t>והשניה</w:t>
      </w:r>
      <w:proofErr w:type="spellEnd"/>
      <w:r>
        <w:rPr>
          <w:rFonts w:cstheme="minorHAnsi" w:hint="cs"/>
          <w:sz w:val="24"/>
          <w:szCs w:val="24"/>
          <w:rtl/>
        </w:rPr>
        <w:t xml:space="preserve">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67CCE34B" w:rsidR="00FB4E16" w:rsidRDefault="00CF0266" w:rsidP="00CF0266">
      <w:pPr>
        <w:jc w:val="both"/>
        <w:rPr>
          <w:rFonts w:cstheme="minorHAnsi"/>
          <w:sz w:val="24"/>
          <w:szCs w:val="24"/>
          <w:rtl/>
        </w:rPr>
      </w:pPr>
      <w:r>
        <w:rPr>
          <w:rFonts w:cstheme="minorHAnsi"/>
          <w:sz w:val="24"/>
          <w:szCs w:val="24"/>
        </w:rPr>
        <w:t>HTTP</w:t>
      </w:r>
      <w:r>
        <w:rPr>
          <w:rFonts w:cstheme="minorHAnsi" w:hint="cs"/>
          <w:sz w:val="24"/>
          <w:szCs w:val="24"/>
          <w:rtl/>
        </w:rPr>
        <w:t xml:space="preserve"> </w:t>
      </w:r>
      <w:r w:rsidR="00FB4E16">
        <w:rPr>
          <w:rFonts w:cstheme="minorHAnsi" w:hint="cs"/>
          <w:sz w:val="24"/>
          <w:szCs w:val="24"/>
          <w:rtl/>
        </w:rPr>
        <w:t xml:space="preserve">נתמך ע"י פרוטוקול </w:t>
      </w:r>
      <w:r w:rsidR="0007764D">
        <w:rPr>
          <w:rFonts w:cstheme="minorHAnsi" w:hint="cs"/>
          <w:sz w:val="24"/>
          <w:szCs w:val="24"/>
        </w:rPr>
        <w:t>TCP</w:t>
      </w:r>
      <w:r w:rsidR="0007764D">
        <w:rPr>
          <w:rFonts w:cstheme="minorHAnsi" w:hint="cs"/>
          <w:sz w:val="24"/>
          <w:szCs w:val="24"/>
          <w:rtl/>
        </w:rPr>
        <w:t xml:space="preserve"> (</w:t>
      </w:r>
      <w:r>
        <w:rPr>
          <w:rFonts w:cstheme="minorHAnsi" w:hint="cs"/>
          <w:sz w:val="24"/>
          <w:szCs w:val="24"/>
          <w:rtl/>
        </w:rPr>
        <w:t xml:space="preserve">פרוטוקול </w:t>
      </w:r>
      <w:r w:rsidR="0007764D">
        <w:rPr>
          <w:rFonts w:cstheme="minorHAnsi" w:hint="cs"/>
          <w:sz w:val="24"/>
          <w:szCs w:val="24"/>
          <w:rtl/>
        </w:rPr>
        <w:t xml:space="preserve">בשכבת התעבורה, מספק </w:t>
      </w:r>
      <w:proofErr w:type="spellStart"/>
      <w:r w:rsidR="0007764D">
        <w:rPr>
          <w:rFonts w:cstheme="minorHAnsi" w:hint="cs"/>
          <w:sz w:val="24"/>
          <w:szCs w:val="24"/>
          <w:rtl/>
        </w:rPr>
        <w:t>ריבוב</w:t>
      </w:r>
      <w:proofErr w:type="spellEnd"/>
      <w:r w:rsidR="0007764D">
        <w:rPr>
          <w:rFonts w:cstheme="minorHAnsi" w:hint="cs"/>
          <w:sz w:val="24"/>
          <w:szCs w:val="24"/>
          <w:rtl/>
        </w:rPr>
        <w:t xml:space="preserve"> והעברה אמינה של המידע), ישנה אפשרות לעבוד מעל פרוטוקולים לא אמינים כמו </w:t>
      </w:r>
      <w:r w:rsidR="0007764D">
        <w:rPr>
          <w:rFonts w:cstheme="minorHAnsi" w:hint="cs"/>
          <w:sz w:val="24"/>
          <w:szCs w:val="24"/>
        </w:rPr>
        <w:t>UDP</w:t>
      </w:r>
      <w:r>
        <w:rPr>
          <w:rFonts w:cstheme="minorHAnsi" w:hint="cs"/>
          <w:sz w:val="24"/>
          <w:szCs w:val="24"/>
          <w:rtl/>
        </w:rPr>
        <w:t>, מה</w:t>
      </w:r>
      <w:r w:rsidR="0007764D">
        <w:rPr>
          <w:rFonts w:cstheme="minorHAnsi" w:hint="cs"/>
          <w:sz w:val="24"/>
          <w:szCs w:val="24"/>
          <w:rtl/>
        </w:rPr>
        <w:t xml:space="preserve"> </w:t>
      </w:r>
      <w:r>
        <w:rPr>
          <w:rFonts w:cstheme="minorHAnsi" w:hint="cs"/>
          <w:sz w:val="24"/>
          <w:szCs w:val="24"/>
          <w:rtl/>
        </w:rPr>
        <w:t>ש</w:t>
      </w:r>
      <w:r w:rsidR="0007764D">
        <w:rPr>
          <w:rFonts w:cstheme="minorHAnsi" w:hint="cs"/>
          <w:sz w:val="24"/>
          <w:szCs w:val="24"/>
          <w:rtl/>
        </w:rPr>
        <w:t xml:space="preserve">נקרא </w:t>
      </w:r>
      <w:r w:rsidR="0007764D">
        <w:rPr>
          <w:rFonts w:cstheme="minorHAnsi" w:hint="cs"/>
          <w:sz w:val="24"/>
          <w:szCs w:val="24"/>
        </w:rPr>
        <w:t>HTTPU</w:t>
      </w:r>
    </w:p>
    <w:p w14:paraId="1F198A2C" w14:textId="06EADF9F" w:rsidR="0007764D" w:rsidRPr="00B54ED7" w:rsidRDefault="0007764D" w:rsidP="0090232D">
      <w:pPr>
        <w:jc w:val="both"/>
        <w:rPr>
          <w:rFonts w:cstheme="minorHAnsi"/>
          <w:sz w:val="24"/>
          <w:szCs w:val="24"/>
          <w:rtl/>
        </w:rPr>
      </w:pPr>
      <w:r>
        <w:rPr>
          <w:rFonts w:cstheme="minorHAnsi" w:hint="cs"/>
          <w:sz w:val="24"/>
          <w:szCs w:val="24"/>
          <w:rtl/>
        </w:rPr>
        <w:t>קישורים</w:t>
      </w:r>
      <w:r w:rsidRPr="00340A69">
        <w:rPr>
          <w:rStyle w:val="ab"/>
          <w:rtl/>
        </w:rPr>
        <w:footnoteReference w:id="18"/>
      </w:r>
    </w:p>
    <w:p w14:paraId="213C0986" w14:textId="0B507347" w:rsidR="00181B61" w:rsidRPr="0073344B" w:rsidRDefault="00181B61" w:rsidP="0090232D">
      <w:pPr>
        <w:jc w:val="both"/>
        <w:rPr>
          <w:rtl/>
        </w:rPr>
      </w:pPr>
      <w:r>
        <w:rPr>
          <w:rFonts w:ascii="Arial" w:hAnsi="Arial" w:cs="Arial"/>
          <w:color w:val="222222"/>
          <w:sz w:val="21"/>
          <w:szCs w:val="21"/>
          <w:shd w:val="clear" w:color="auto" w:fill="FFFFFF"/>
          <w:rtl/>
        </w:rPr>
        <w:tab/>
      </w:r>
    </w:p>
    <w:p w14:paraId="764D60E3" w14:textId="1F969BDA" w:rsidR="006B5E1E" w:rsidRDefault="006B5E1E" w:rsidP="0090232D">
      <w:pPr>
        <w:pStyle w:val="3"/>
        <w:jc w:val="both"/>
        <w:rPr>
          <w:rtl/>
        </w:rPr>
      </w:pPr>
      <w:bookmarkStart w:id="42" w:name="_Toc4588455"/>
      <w:r>
        <w:rPr>
          <w:rFonts w:hint="cs"/>
          <w:rtl/>
        </w:rPr>
        <w:t>2.3.2 שפות פיתוח</w:t>
      </w:r>
      <w:bookmarkEnd w:id="42"/>
    </w:p>
    <w:p w14:paraId="6FE5B7B5" w14:textId="77777777" w:rsidR="00670D90" w:rsidRDefault="00670D90" w:rsidP="0090232D">
      <w:pPr>
        <w:pStyle w:val="a7"/>
        <w:jc w:val="both"/>
        <w:rPr>
          <w:rFonts w:cstheme="minorHAnsi"/>
          <w:sz w:val="24"/>
          <w:szCs w:val="24"/>
        </w:rPr>
      </w:pPr>
    </w:p>
    <w:p w14:paraId="27C0114E" w14:textId="25033335" w:rsidR="006B5E1E" w:rsidRDefault="006B5E1E" w:rsidP="0090232D">
      <w:pPr>
        <w:pStyle w:val="4"/>
        <w:jc w:val="both"/>
      </w:pPr>
      <w:proofErr w:type="spellStart"/>
      <w:r>
        <w:t>Javascript</w:t>
      </w:r>
      <w:proofErr w:type="spellEnd"/>
      <w:r w:rsidR="00C013AB">
        <w:t xml:space="preserve"> </w:t>
      </w:r>
      <w:r w:rsidR="00670D90">
        <w:t>2.3.2.1</w:t>
      </w:r>
    </w:p>
    <w:p w14:paraId="6A915244" w14:textId="3CF712B4" w:rsidR="00670D90" w:rsidRDefault="00670D90" w:rsidP="0090232D">
      <w:pPr>
        <w:pStyle w:val="a7"/>
        <w:jc w:val="both"/>
        <w:rPr>
          <w:rFonts w:cstheme="minorHAnsi"/>
          <w:sz w:val="24"/>
          <w:szCs w:val="24"/>
          <w:rtl/>
        </w:rPr>
      </w:pPr>
    </w:p>
    <w:p w14:paraId="6D9552BD" w14:textId="1252CAE5" w:rsidR="00670D90" w:rsidRDefault="00AB540D" w:rsidP="0090232D">
      <w:pPr>
        <w:pStyle w:val="a7"/>
        <w:jc w:val="both"/>
        <w:rPr>
          <w:rFonts w:cstheme="minorHAnsi"/>
          <w:sz w:val="24"/>
          <w:szCs w:val="24"/>
          <w:rtl/>
        </w:rPr>
      </w:pPr>
      <w:proofErr w:type="gramStart"/>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roofErr w:type="gramEnd"/>
    </w:p>
    <w:p w14:paraId="2E4DBF68" w14:textId="425F8796" w:rsidR="00976FED" w:rsidRPr="00976FED" w:rsidRDefault="00976FED" w:rsidP="0090232D">
      <w:pPr>
        <w:pStyle w:val="a7"/>
        <w:jc w:val="both"/>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ED16818" w:rsidR="00976FED" w:rsidRDefault="00B6467B" w:rsidP="0090232D">
      <w:pPr>
        <w:pStyle w:val="a7"/>
        <w:jc w:val="both"/>
        <w:rPr>
          <w:rFonts w:cstheme="minorHAnsi"/>
          <w:sz w:val="24"/>
          <w:szCs w:val="24"/>
          <w:rtl/>
        </w:rPr>
      </w:pPr>
      <w:r w:rsidRPr="00B6467B">
        <w:rPr>
          <w:rFonts w:cstheme="minorHAnsi"/>
          <w:sz w:val="24"/>
          <w:szCs w:val="24"/>
          <w:rtl/>
        </w:rPr>
        <w:t>בתחילת דרכה, עיקר השימוש של השפה היה</w:t>
      </w:r>
      <w:r w:rsidR="00BC7910">
        <w:rPr>
          <w:rFonts w:cstheme="minorHAnsi"/>
          <w:sz w:val="24"/>
          <w:szCs w:val="24"/>
          <w:rtl/>
        </w:rPr>
        <w:t xml:space="preserve"> הרצת קוד בתוך הדפדפן בצד הלקוח</w:t>
      </w:r>
      <w:r w:rsidR="00BC7910">
        <w:rPr>
          <w:rFonts w:cstheme="minorHAnsi" w:hint="cs"/>
          <w:sz w:val="24"/>
          <w:szCs w:val="24"/>
          <w:rtl/>
        </w:rPr>
        <w:t>,</w:t>
      </w:r>
      <w:r w:rsidRPr="00B6467B">
        <w:rPr>
          <w:rFonts w:cstheme="minorHAnsi"/>
          <w:sz w:val="24"/>
          <w:szCs w:val="24"/>
          <w:rtl/>
        </w:rPr>
        <w:t xml:space="preserve"> אולם מספר שנים לאחר מכן השפה פרצה את תחום הדפדפנים ועברה להיות שפה עצמאית שניתן ליצור </w:t>
      </w:r>
      <w:proofErr w:type="spellStart"/>
      <w:r w:rsidRPr="00B6467B">
        <w:rPr>
          <w:rFonts w:cstheme="minorHAnsi"/>
          <w:sz w:val="24"/>
          <w:szCs w:val="24"/>
          <w:rtl/>
        </w:rPr>
        <w:t>איתה</w:t>
      </w:r>
      <w:proofErr w:type="spellEnd"/>
      <w:r w:rsidRPr="00B6467B">
        <w:rPr>
          <w:rFonts w:cstheme="minorHAnsi"/>
          <w:sz w:val="24"/>
          <w:szCs w:val="24"/>
          <w:rtl/>
        </w:rPr>
        <w:t> </w:t>
      </w:r>
      <w:proofErr w:type="spellStart"/>
      <w:r w:rsidRPr="00B6467B">
        <w:rPr>
          <w:rFonts w:cstheme="minorHAnsi"/>
          <w:sz w:val="24"/>
          <w:szCs w:val="24"/>
          <w:rtl/>
        </w:rPr>
        <w:t>הכל</w:t>
      </w:r>
      <w:proofErr w:type="spellEnd"/>
      <w:r w:rsidRPr="00B6467B">
        <w:rPr>
          <w:rFonts w:cstheme="minorHAnsi"/>
          <w:sz w:val="24"/>
          <w:szCs w:val="24"/>
          <w:rtl/>
        </w:rPr>
        <w:t xml:space="preserve">,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43"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proofErr w:type="gramStart"/>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proofErr w:type="gramEnd"/>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90232D">
      <w:pPr>
        <w:pStyle w:val="a7"/>
        <w:jc w:val="both"/>
        <w:rPr>
          <w:rFonts w:cstheme="minorHAnsi"/>
          <w:sz w:val="24"/>
          <w:szCs w:val="24"/>
          <w:rtl/>
        </w:rPr>
      </w:pPr>
      <w:r>
        <w:rPr>
          <w:rFonts w:cstheme="minorHAnsi" w:hint="cs"/>
          <w:sz w:val="24"/>
          <w:szCs w:val="24"/>
          <w:rtl/>
        </w:rPr>
        <w:t>קישורים</w:t>
      </w:r>
      <w:r w:rsidR="00EF5872" w:rsidRPr="00340A69">
        <w:rPr>
          <w:rStyle w:val="ab"/>
          <w:rtl/>
        </w:rPr>
        <w:footnoteReference w:id="19"/>
      </w:r>
    </w:p>
    <w:p w14:paraId="086EE0E1" w14:textId="62D45676" w:rsidR="00976FED" w:rsidRDefault="00976FED" w:rsidP="0090232D">
      <w:pPr>
        <w:pStyle w:val="a7"/>
        <w:bidi w:val="0"/>
        <w:jc w:val="both"/>
        <w:rPr>
          <w:rFonts w:cstheme="minorHAnsi"/>
          <w:sz w:val="24"/>
          <w:szCs w:val="24"/>
        </w:rPr>
      </w:pPr>
    </w:p>
    <w:p w14:paraId="07680792" w14:textId="77777777" w:rsidR="00670D90" w:rsidRDefault="00670D90" w:rsidP="0090232D">
      <w:pPr>
        <w:pStyle w:val="a7"/>
        <w:jc w:val="both"/>
        <w:rPr>
          <w:rFonts w:cstheme="minorHAnsi"/>
          <w:sz w:val="24"/>
          <w:szCs w:val="24"/>
        </w:rPr>
      </w:pPr>
    </w:p>
    <w:p w14:paraId="282F57BF" w14:textId="06D0304E" w:rsidR="006B5E1E" w:rsidRDefault="006B5E1E" w:rsidP="0090232D">
      <w:pPr>
        <w:pStyle w:val="4"/>
        <w:jc w:val="both"/>
      </w:pPr>
      <w:r>
        <w:t>HTML</w:t>
      </w:r>
      <w:r w:rsidR="00C013AB">
        <w:t xml:space="preserve"> </w:t>
      </w:r>
      <w:r w:rsidR="00670D90">
        <w:t>2.3.2.2</w:t>
      </w:r>
    </w:p>
    <w:p w14:paraId="1892B56B" w14:textId="77777777" w:rsidR="009D77C8"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074043F3"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7DBB8BDF" w:rsidR="009D77C8" w:rsidRPr="00D4329A" w:rsidRDefault="009D77C8" w:rsidP="00B71ED4">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html" </w:t>
      </w:r>
      <w:r w:rsidRPr="00D4329A">
        <w:rPr>
          <w:rFonts w:asciiTheme="minorHAnsi" w:eastAsiaTheme="minorHAnsi" w:hAnsiTheme="minorHAnsi" w:cstheme="minorHAnsi"/>
          <w:rtl/>
        </w:rPr>
        <w:t>או</w:t>
      </w:r>
      <w:r w:rsidR="00B71ED4">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proofErr w:type="spellStart"/>
      <w:r w:rsidRPr="00D4329A">
        <w:rPr>
          <w:rFonts w:asciiTheme="minorHAnsi" w:eastAsiaTheme="minorHAnsi" w:hAnsiTheme="minorHAnsi" w:cstheme="minorHAnsi"/>
        </w:rPr>
        <w:t>htm</w:t>
      </w:r>
      <w:proofErr w:type="spellEnd"/>
      <w:r w:rsidRPr="00D4329A">
        <w:rPr>
          <w:rFonts w:asciiTheme="minorHAnsi" w:eastAsiaTheme="minorHAnsi" w:hAnsiTheme="minorHAnsi" w:cstheme="minorHAnsi"/>
        </w:rPr>
        <w:t xml:space="preserve">" </w:t>
      </w:r>
      <w:r w:rsidR="00B71ED4">
        <w:rPr>
          <w:rFonts w:asciiTheme="minorHAnsi" w:eastAsiaTheme="minorHAnsi" w:hAnsiTheme="minorHAnsi" w:cstheme="minorHAnsi" w:hint="cs"/>
          <w:rtl/>
        </w:rPr>
        <w:t>.</w:t>
      </w:r>
    </w:p>
    <w:p w14:paraId="3291C6A1" w14:textId="1A2974DC" w:rsidR="004E0B9E" w:rsidRPr="00D4329A" w:rsidRDefault="004E0B9E" w:rsidP="0090232D">
      <w:pPr>
        <w:shd w:val="clear" w:color="auto" w:fill="FFFFFF"/>
        <w:spacing w:before="120" w:after="120" w:line="240" w:lineRule="auto"/>
        <w:jc w:val="both"/>
        <w:rPr>
          <w:rFonts w:cstheme="minorHAnsi"/>
          <w:sz w:val="24"/>
          <w:szCs w:val="24"/>
        </w:rPr>
      </w:pPr>
      <w:r w:rsidRPr="00D4329A">
        <w:rPr>
          <w:rFonts w:cstheme="minorHAnsi"/>
          <w:sz w:val="24"/>
          <w:szCs w:val="24"/>
          <w:rtl/>
        </w:rPr>
        <w:lastRenderedPageBreak/>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w:t>
      </w:r>
      <w:proofErr w:type="spellStart"/>
      <w:r w:rsidRPr="00D4329A">
        <w:rPr>
          <w:rFonts w:cstheme="minorHAnsi"/>
          <w:sz w:val="24"/>
          <w:szCs w:val="24"/>
          <w:rtl/>
        </w:rPr>
        <w:t>ועוד</w:t>
      </w:r>
      <w:proofErr w:type="spellEnd"/>
      <w:r w:rsidRPr="00D4329A">
        <w:rPr>
          <w:rFonts w:cstheme="minorHAnsi"/>
          <w:sz w:val="24"/>
          <w:szCs w:val="24"/>
          <w:rtl/>
        </w:rPr>
        <w:t xml:space="preserve">. </w:t>
      </w:r>
    </w:p>
    <w:p w14:paraId="2A1CC70C" w14:textId="3F9FEBFF" w:rsidR="004B73A2"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hint="cs"/>
          <w:sz w:val="24"/>
          <w:szCs w:val="24"/>
          <w:rtl/>
        </w:rPr>
        <w:t>מ</w:t>
      </w:r>
      <w:r w:rsidRPr="00D4329A">
        <w:rPr>
          <w:rFonts w:cstheme="minorHAnsi"/>
          <w:sz w:val="24"/>
          <w:szCs w:val="24"/>
          <w:rtl/>
        </w:rPr>
        <w:t>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78C1A75A"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commentRangeStart w:id="43"/>
      <w:r w:rsidRPr="00D4329A">
        <w:rPr>
          <w:rFonts w:cstheme="minorHAnsi"/>
          <w:sz w:val="24"/>
          <w:szCs w:val="24"/>
          <w:rtl/>
        </w:rPr>
        <w:t>תוכן</w:t>
      </w:r>
      <w:r w:rsidRPr="00D4329A">
        <w:rPr>
          <w:rFonts w:cstheme="minorHAnsi"/>
          <w:sz w:val="24"/>
          <w:szCs w:val="24"/>
        </w:rPr>
        <w:t xml:space="preserve">. </w:t>
      </w:r>
      <w:r w:rsidRPr="00D4329A">
        <w:rPr>
          <w:rFonts w:cstheme="minorHAnsi"/>
          <w:sz w:val="24"/>
          <w:szCs w:val="24"/>
          <w:rtl/>
        </w:rPr>
        <w:t>התוכן</w:t>
      </w:r>
      <w:commentRangeEnd w:id="43"/>
      <w:r w:rsidR="001A6DB2">
        <w:rPr>
          <w:rStyle w:val="ad"/>
          <w:rtl/>
        </w:rPr>
        <w:commentReference w:id="43"/>
      </w:r>
      <w:r w:rsidRPr="00D4329A">
        <w:rPr>
          <w:rFonts w:cstheme="minorHAnsi"/>
          <w:sz w:val="24"/>
          <w:szCs w:val="24"/>
          <w:rtl/>
        </w:rPr>
        <w:t xml:space="preserve"> של התג הוא מה שמושפע ממנו</w:t>
      </w:r>
      <w:r w:rsidRPr="00D4329A">
        <w:rPr>
          <w:rFonts w:cstheme="minorHAnsi"/>
          <w:sz w:val="24"/>
          <w:szCs w:val="24"/>
        </w:rPr>
        <w:t>.</w:t>
      </w:r>
    </w:p>
    <w:p w14:paraId="13DC402D" w14:textId="2EDEE7B0"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ש</w:t>
      </w:r>
      <w:r w:rsidRPr="00D4329A">
        <w:rPr>
          <w:rFonts w:cstheme="minorHAnsi"/>
          <w:sz w:val="24"/>
          <w:szCs w:val="24"/>
          <w:rtl/>
        </w:rPr>
        <w:t>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90232D">
      <w:pPr>
        <w:shd w:val="clear" w:color="auto" w:fill="FFFFFF"/>
        <w:spacing w:before="120" w:after="120" w:line="240" w:lineRule="auto"/>
        <w:jc w:val="both"/>
        <w:rPr>
          <w:rFonts w:cstheme="minorHAnsi"/>
          <w:sz w:val="24"/>
          <w:szCs w:val="24"/>
          <w:rtl/>
        </w:rPr>
      </w:pPr>
    </w:p>
    <w:p w14:paraId="482F3A72" w14:textId="490FA2A4" w:rsidR="00D4329A" w:rsidRPr="00D4329A" w:rsidRDefault="00D4329A"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2F69866D" w:rsidR="00D4329A" w:rsidRP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 xml:space="preserve"> "</w:t>
      </w:r>
      <w:r>
        <w:rPr>
          <w:rFonts w:asciiTheme="minorHAnsi" w:eastAsiaTheme="minorHAnsi" w:hAnsiTheme="minorHAnsi" w:cstheme="minorHAnsi"/>
        </w:rPr>
        <w:t>The Best Project</w:t>
      </w:r>
      <w:r w:rsidR="001A6DB2">
        <w:rPr>
          <w:rFonts w:asciiTheme="minorHAnsi" w:eastAsiaTheme="minorHAnsi" w:hAnsiTheme="minorHAnsi" w:cstheme="minorHAnsi"/>
        </w:rPr>
        <w:t xml:space="preserve"> </w:t>
      </w:r>
      <w:r w:rsidRPr="00D4329A">
        <w:rPr>
          <w:rFonts w:asciiTheme="minorHAnsi" w:eastAsiaTheme="minorHAnsi" w:hAnsiTheme="minorHAnsi" w:cstheme="minorHAnsi"/>
          <w:rtl/>
        </w:rPr>
        <w:t>"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90232D">
      <w:pPr>
        <w:pStyle w:val="style22-ariel"/>
        <w:shd w:val="clear" w:color="auto" w:fill="FFFFFF"/>
        <w:bidi/>
        <w:spacing w:before="0" w:beforeAutospacing="0" w:after="0" w:afterAutospacing="0"/>
        <w:jc w:val="both"/>
        <w:rPr>
          <w:rFonts w:asciiTheme="minorHAnsi" w:eastAsiaTheme="minorHAnsi" w:hAnsiTheme="minorHAnsi" w:cstheme="minorHAnsi"/>
          <w:b/>
          <w:bCs/>
        </w:rPr>
      </w:pPr>
    </w:p>
    <w:p w14:paraId="016AE380"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proofErr w:type="gramStart"/>
      <w:r w:rsidRPr="00D4329A">
        <w:rPr>
          <w:rFonts w:asciiTheme="minorHAnsi" w:eastAsiaTheme="minorHAnsi" w:hAnsiTheme="minorHAnsi" w:cstheme="minorHAnsi"/>
        </w:rPr>
        <w:t>b</w:t>
      </w:r>
      <w:r w:rsidRPr="00D4329A">
        <w:rPr>
          <w:rFonts w:asciiTheme="minorHAnsi" w:eastAsiaTheme="minorHAnsi" w:hAnsiTheme="minorHAnsi" w:cstheme="minorHAnsi"/>
          <w:rtl/>
        </w:rPr>
        <w:t>&gt;.</w:t>
      </w:r>
      <w:proofErr w:type="gramEnd"/>
      <w:r w:rsidRPr="00D4329A">
        <w:rPr>
          <w:rFonts w:asciiTheme="minorHAnsi" w:eastAsiaTheme="minorHAnsi" w:hAnsiTheme="minorHAnsi" w:cstheme="minorHAnsi"/>
          <w:rtl/>
        </w:rPr>
        <w:t xml:space="preserve"> תגית זאת תוסיף את הטקסט</w:t>
      </w:r>
    </w:p>
    <w:p w14:paraId="5D9B0769" w14:textId="63211E63" w:rsid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r w:rsidRPr="00D4329A">
        <w:rPr>
          <w:rFonts w:asciiTheme="minorHAnsi" w:eastAsiaTheme="minorHAnsi" w:hAnsiTheme="minorHAnsi" w:cstheme="minorHAnsi"/>
          <w:rtl/>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4"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w:t>
      </w:r>
      <w:r w:rsidR="001A6DB2">
        <w:rPr>
          <w:rFonts w:asciiTheme="minorHAnsi" w:eastAsiaTheme="minorHAnsi" w:hAnsiTheme="minorHAnsi" w:cstheme="minorHAnsi" w:hint="cs"/>
          <w:rtl/>
        </w:rPr>
        <w:t>ן</w:t>
      </w:r>
      <w:r>
        <w:rPr>
          <w:rFonts w:asciiTheme="minorHAnsi" w:eastAsiaTheme="minorHAnsi" w:hAnsiTheme="minorHAnsi" w:cstheme="minorHAnsi" w:hint="cs"/>
          <w:rtl/>
        </w:rPr>
        <w:t xml:space="preserve"> נדבר בהמשך</w:t>
      </w:r>
      <w:r w:rsidRPr="00D4329A">
        <w:rPr>
          <w:rFonts w:asciiTheme="minorHAnsi" w:eastAsiaTheme="minorHAnsi" w:hAnsiTheme="minorHAnsi" w:cstheme="minorHAnsi"/>
          <w:rtl/>
        </w:rPr>
        <w:t>.</w:t>
      </w:r>
    </w:p>
    <w:p w14:paraId="22383642" w14:textId="77777777" w:rsidR="00E04EC3" w:rsidRPr="00D4329A" w:rsidRDefault="00E04EC3"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p>
    <w:p w14:paraId="1F783DD5" w14:textId="53E9644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62E8E36D" w14:textId="655D496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44"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44"/>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1B69BEA4" w14:textId="6EF42017"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42C35E96" w14:textId="234DBCE8"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w:t>
      </w:r>
      <w:r w:rsidR="001A6DB2">
        <w:rPr>
          <w:rFonts w:asciiTheme="minorHAnsi" w:eastAsiaTheme="minorHAnsi" w:hAnsiTheme="minorHAnsi" w:cstheme="minorHAnsi" w:hint="cs"/>
          <w:rtl/>
        </w:rPr>
        <w:t>עי</w:t>
      </w:r>
      <w:r w:rsidRPr="00D4329A">
        <w:rPr>
          <w:rFonts w:asciiTheme="minorHAnsi" w:eastAsiaTheme="minorHAnsi" w:hAnsiTheme="minorHAnsi" w:cstheme="minorHAnsi"/>
          <w:rtl/>
        </w:rPr>
        <w:t>ן מתחם בעל י</w:t>
      </w:r>
      <w:r w:rsidR="001A6DB2">
        <w:rPr>
          <w:rFonts w:asciiTheme="minorHAnsi" w:eastAsiaTheme="minorHAnsi" w:hAnsiTheme="minorHAnsi" w:cstheme="minorHAnsi" w:hint="cs"/>
          <w:rtl/>
        </w:rPr>
        <w:t>י</w:t>
      </w:r>
      <w:r w:rsidRPr="00D4329A">
        <w:rPr>
          <w:rFonts w:asciiTheme="minorHAnsi" w:eastAsiaTheme="minorHAnsi" w:hAnsiTheme="minorHAnsi" w:cstheme="minorHAnsi"/>
          <w:rtl/>
        </w:rPr>
        <w:t>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 xml:space="preserve">&gt; </w:t>
      </w:r>
      <w:proofErr w:type="spellStart"/>
      <w:r w:rsidRPr="00D4329A">
        <w:rPr>
          <w:rFonts w:asciiTheme="minorHAnsi" w:eastAsiaTheme="minorHAnsi" w:hAnsiTheme="minorHAnsi" w:cstheme="minorHAnsi"/>
          <w:rtl/>
        </w:rPr>
        <w:t>וה</w:t>
      </w:r>
      <w:proofErr w:type="spellEnd"/>
      <w:r w:rsidRPr="00D4329A">
        <w:rPr>
          <w:rFonts w:asciiTheme="minorHAnsi" w:eastAsiaTheme="minorHAnsi" w:hAnsiTheme="minorHAnsi" w:cstheme="minorHAnsi"/>
          <w:rtl/>
        </w:rPr>
        <w:t xml:space="preserve">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90232D">
      <w:pPr>
        <w:pStyle w:val="a7"/>
        <w:jc w:val="both"/>
        <w:rPr>
          <w:rFonts w:cstheme="minorHAnsi"/>
          <w:sz w:val="24"/>
          <w:szCs w:val="24"/>
          <w:rtl/>
        </w:rPr>
      </w:pPr>
      <w:r w:rsidRPr="004B1B72">
        <w:rPr>
          <w:rFonts w:cstheme="minorHAnsi" w:hint="cs"/>
          <w:sz w:val="24"/>
          <w:szCs w:val="24"/>
          <w:rtl/>
        </w:rPr>
        <w:t>קישורים</w:t>
      </w:r>
      <w:r w:rsidRPr="00340A69">
        <w:rPr>
          <w:rStyle w:val="ab"/>
          <w:rtl/>
        </w:rPr>
        <w:footnoteReference w:id="20"/>
      </w:r>
    </w:p>
    <w:p w14:paraId="2D7E8C68" w14:textId="77777777" w:rsidR="00DE1B9D" w:rsidRPr="00DE1B9D" w:rsidRDefault="00DE1B9D" w:rsidP="0090232D">
      <w:pPr>
        <w:shd w:val="clear" w:color="auto" w:fill="FFFFFF"/>
        <w:bidi w:val="0"/>
        <w:spacing w:before="120" w:after="120" w:line="240" w:lineRule="auto"/>
        <w:jc w:val="both"/>
        <w:rPr>
          <w:rFonts w:eastAsia="Times New Roman" w:cs="Arial"/>
          <w:color w:val="222222"/>
          <w:sz w:val="21"/>
          <w:szCs w:val="21"/>
          <w:rtl/>
        </w:rPr>
      </w:pPr>
    </w:p>
    <w:p w14:paraId="1361C895" w14:textId="77777777" w:rsidR="007C4E32" w:rsidRPr="004E0B9E" w:rsidRDefault="007C4E32" w:rsidP="0090232D">
      <w:pPr>
        <w:pStyle w:val="a7"/>
        <w:jc w:val="both"/>
        <w:rPr>
          <w:rFonts w:cstheme="minorHAnsi"/>
          <w:sz w:val="24"/>
          <w:szCs w:val="24"/>
        </w:rPr>
      </w:pPr>
    </w:p>
    <w:p w14:paraId="322E4B4C" w14:textId="77777777" w:rsidR="007C4E32" w:rsidRDefault="007C4E32" w:rsidP="0090232D">
      <w:pPr>
        <w:pStyle w:val="a7"/>
        <w:jc w:val="both"/>
        <w:rPr>
          <w:rFonts w:cstheme="minorHAnsi"/>
          <w:sz w:val="24"/>
          <w:szCs w:val="24"/>
        </w:rPr>
      </w:pPr>
    </w:p>
    <w:p w14:paraId="5CFC6CC4" w14:textId="7BD9CEB7" w:rsidR="006B5E1E" w:rsidRDefault="006B5E1E" w:rsidP="0090232D">
      <w:pPr>
        <w:pStyle w:val="4"/>
        <w:jc w:val="both"/>
      </w:pPr>
      <w:r>
        <w:t>CSS</w:t>
      </w:r>
      <w:r w:rsidR="00C013AB">
        <w:t xml:space="preserve"> </w:t>
      </w:r>
      <w:r w:rsidR="00670D90">
        <w:t>2.3.2.3</w:t>
      </w:r>
    </w:p>
    <w:p w14:paraId="44933311" w14:textId="2F7C9C77" w:rsidR="007C4E32" w:rsidRDefault="007C4E32" w:rsidP="0090232D">
      <w:pPr>
        <w:pStyle w:val="a7"/>
        <w:jc w:val="both"/>
        <w:rPr>
          <w:rFonts w:cstheme="minorHAnsi"/>
          <w:sz w:val="24"/>
          <w:szCs w:val="24"/>
        </w:rPr>
      </w:pPr>
    </w:p>
    <w:p w14:paraId="4096AC5B" w14:textId="66541F57" w:rsidR="00E9106F" w:rsidRDefault="003145E2" w:rsidP="001A6DB2">
      <w:pPr>
        <w:pStyle w:val="a7"/>
        <w:jc w:val="both"/>
        <w:rPr>
          <w:rFonts w:cstheme="minorHAnsi"/>
          <w:sz w:val="24"/>
          <w:szCs w:val="24"/>
          <w:rtl/>
        </w:rPr>
      </w:pPr>
      <w:r w:rsidRPr="003145E2">
        <w:rPr>
          <w:rFonts w:cstheme="minorHAnsi"/>
          <w:sz w:val="24"/>
          <w:szCs w:val="24"/>
          <w:rtl/>
        </w:rPr>
        <w:t>דפי אינטרנט נכתבים בשפת </w:t>
      </w:r>
      <w:hyperlink r:id="rId45"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001A6DB2">
        <w:rPr>
          <w:rFonts w:cstheme="minorHAnsi"/>
          <w:sz w:val="24"/>
          <w:szCs w:val="24"/>
        </w:rPr>
        <w:t xml:space="preserve">HTML </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אך זה יהיה עיצוב שגוי של האתר</w:t>
      </w:r>
      <w:r w:rsidR="001A6DB2">
        <w:rPr>
          <w:rFonts w:cstheme="minorHAnsi" w:hint="cs"/>
          <w:sz w:val="24"/>
          <w:szCs w:val="24"/>
          <w:rtl/>
        </w:rPr>
        <w:t>,</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57062B57" w:rsidR="00E9106F" w:rsidRDefault="003145E2" w:rsidP="00754DB1">
      <w:pPr>
        <w:pStyle w:val="a7"/>
        <w:jc w:val="both"/>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001A6DB2">
        <w:rPr>
          <w:rFonts w:cstheme="minorHAnsi" w:hint="cs"/>
          <w:sz w:val="24"/>
          <w:szCs w:val="24"/>
          <w:rtl/>
        </w:rPr>
        <w:t>.</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&lt;p</w:t>
      </w:r>
      <w:proofErr w:type="gramStart"/>
      <w:r w:rsidRPr="003145E2">
        <w:rPr>
          <w:rFonts w:cstheme="minorHAnsi"/>
          <w:sz w:val="24"/>
          <w:szCs w:val="24"/>
        </w:rPr>
        <w:t xml:space="preserve">&gt; </w:t>
      </w:r>
      <w:r w:rsidR="00754DB1">
        <w:rPr>
          <w:rFonts w:cstheme="minorHAnsi" w:hint="cs"/>
          <w:sz w:val="24"/>
          <w:szCs w:val="24"/>
          <w:rtl/>
        </w:rPr>
        <w:t xml:space="preserve"> </w:t>
      </w:r>
      <w:r w:rsidRPr="003145E2">
        <w:rPr>
          <w:rFonts w:cstheme="minorHAnsi"/>
          <w:sz w:val="24"/>
          <w:szCs w:val="24"/>
          <w:rtl/>
        </w:rPr>
        <w:t>יהיו</w:t>
      </w:r>
      <w:proofErr w:type="gramEnd"/>
      <w:r w:rsidRPr="003145E2">
        <w:rPr>
          <w:rFonts w:cstheme="minorHAnsi"/>
          <w:sz w:val="24"/>
          <w:szCs w:val="24"/>
          <w:rtl/>
        </w:rPr>
        <w:t xml:space="preserve">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DAVID </w:t>
      </w:r>
      <w:r w:rsidR="00754DB1">
        <w:rPr>
          <w:rFonts w:cstheme="minorHAnsi" w:hint="cs"/>
          <w:sz w:val="24"/>
          <w:szCs w:val="24"/>
          <w:rtl/>
        </w:rPr>
        <w:t xml:space="preserve">, </w:t>
      </w:r>
      <w:r w:rsidRPr="003145E2">
        <w:rPr>
          <w:rFonts w:cstheme="minorHAnsi"/>
          <w:sz w:val="24"/>
          <w:szCs w:val="24"/>
          <w:rtl/>
        </w:rPr>
        <w:t xml:space="preserve">וכך נמנע משכפול של קוד. </w:t>
      </w:r>
    </w:p>
    <w:p w14:paraId="5A8B5885" w14:textId="3D054A20" w:rsidR="003145E2" w:rsidRDefault="007C5FF0" w:rsidP="0090232D">
      <w:pPr>
        <w:pStyle w:val="a7"/>
        <w:jc w:val="both"/>
        <w:rPr>
          <w:rFonts w:cstheme="minorHAnsi"/>
          <w:sz w:val="24"/>
          <w:szCs w:val="24"/>
        </w:rPr>
      </w:pPr>
      <w:r>
        <w:rPr>
          <w:rFonts w:cstheme="minorHAnsi" w:hint="cs"/>
          <w:sz w:val="24"/>
          <w:szCs w:val="24"/>
          <w:rtl/>
        </w:rPr>
        <w:t xml:space="preserve">כמו </w:t>
      </w:r>
      <w:r w:rsidR="003145E2" w:rsidRPr="003145E2">
        <w:rPr>
          <w:rFonts w:cstheme="minorHAnsi"/>
          <w:sz w:val="24"/>
          <w:szCs w:val="24"/>
          <w:rtl/>
        </w:rPr>
        <w:t xml:space="preserve">כן, אם בעתיד נדרש לבצע שינוי בעיצוב של האתר, נצטרך לבצע זאת רק בקובץ </w:t>
      </w:r>
      <w:r w:rsidR="00E9106F">
        <w:rPr>
          <w:rFonts w:cstheme="minorHAnsi" w:hint="cs"/>
          <w:sz w:val="24"/>
          <w:szCs w:val="24"/>
          <w:rtl/>
        </w:rPr>
        <w:t>ה</w:t>
      </w:r>
      <w:r w:rsidR="003145E2" w:rsidRPr="003145E2">
        <w:rPr>
          <w:rFonts w:cstheme="minorHAnsi"/>
          <w:sz w:val="24"/>
          <w:szCs w:val="24"/>
        </w:rPr>
        <w:t xml:space="preserve">CSS </w:t>
      </w:r>
      <w:r w:rsidR="00E9106F">
        <w:rPr>
          <w:rFonts w:cstheme="minorHAnsi" w:hint="cs"/>
          <w:sz w:val="24"/>
          <w:szCs w:val="24"/>
          <w:rtl/>
        </w:rPr>
        <w:t xml:space="preserve"> ו</w:t>
      </w:r>
      <w:r w:rsidR="003145E2" w:rsidRPr="003145E2">
        <w:rPr>
          <w:rFonts w:cstheme="minorHAnsi"/>
          <w:sz w:val="24"/>
          <w:szCs w:val="24"/>
          <w:rtl/>
        </w:rPr>
        <w:t>לא ב</w:t>
      </w:r>
      <w:r w:rsidR="00E9106F">
        <w:rPr>
          <w:rFonts w:cstheme="minorHAnsi" w:hint="cs"/>
          <w:sz w:val="24"/>
          <w:szCs w:val="24"/>
          <w:rtl/>
        </w:rPr>
        <w:t>כל</w:t>
      </w:r>
      <w:r w:rsidR="003145E2" w:rsidRPr="003145E2">
        <w:rPr>
          <w:rFonts w:cstheme="minorHAnsi"/>
          <w:sz w:val="24"/>
          <w:szCs w:val="24"/>
          <w:rtl/>
        </w:rPr>
        <w:t xml:space="preserve"> דפי</w:t>
      </w:r>
      <w:r w:rsidR="00E9106F">
        <w:rPr>
          <w:rFonts w:cstheme="minorHAnsi" w:hint="cs"/>
          <w:sz w:val="24"/>
          <w:szCs w:val="24"/>
          <w:rtl/>
        </w:rPr>
        <w:t xml:space="preserve"> ה</w:t>
      </w:r>
      <w:r w:rsidR="003145E2"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90232D">
      <w:pPr>
        <w:pStyle w:val="a7"/>
        <w:jc w:val="both"/>
        <w:rPr>
          <w:rFonts w:cstheme="minorHAnsi"/>
          <w:sz w:val="24"/>
          <w:szCs w:val="24"/>
        </w:rPr>
      </w:pPr>
    </w:p>
    <w:p w14:paraId="73C44008" w14:textId="4AD958E2" w:rsidR="00627E4A" w:rsidRDefault="00627E4A" w:rsidP="0090232D">
      <w:pPr>
        <w:pStyle w:val="a7"/>
        <w:jc w:val="both"/>
        <w:rPr>
          <w:rFonts w:cstheme="minorHAnsi"/>
          <w:sz w:val="24"/>
          <w:szCs w:val="24"/>
          <w:rtl/>
        </w:rPr>
      </w:pPr>
    </w:p>
    <w:p w14:paraId="0F33B830" w14:textId="77777777" w:rsidR="00627E4A" w:rsidRDefault="00627E4A" w:rsidP="0090232D">
      <w:pPr>
        <w:pStyle w:val="a7"/>
        <w:jc w:val="both"/>
        <w:rPr>
          <w:rFonts w:cstheme="minorHAnsi"/>
          <w:sz w:val="24"/>
          <w:szCs w:val="24"/>
        </w:rPr>
      </w:pPr>
    </w:p>
    <w:p w14:paraId="3FA23830" w14:textId="7C2A6AA5" w:rsidR="00670D90" w:rsidRDefault="006B5E1E" w:rsidP="0090232D">
      <w:pPr>
        <w:pStyle w:val="4"/>
        <w:jc w:val="both"/>
      </w:pPr>
      <w:r>
        <w:t>Python</w:t>
      </w:r>
      <w:r w:rsidR="007102F1">
        <w:t xml:space="preserve"> </w:t>
      </w:r>
      <w:r w:rsidR="00670D90">
        <w:t>2.3.2.4</w:t>
      </w:r>
    </w:p>
    <w:p w14:paraId="1CCAB951" w14:textId="3E11699D" w:rsidR="00627E4A" w:rsidRDefault="00627E4A" w:rsidP="0090232D">
      <w:pPr>
        <w:pStyle w:val="a7"/>
        <w:jc w:val="both"/>
        <w:rPr>
          <w:rFonts w:cstheme="minorHAnsi"/>
          <w:sz w:val="24"/>
          <w:szCs w:val="24"/>
          <w:rtl/>
        </w:rPr>
      </w:pPr>
    </w:p>
    <w:p w14:paraId="06E1E80B" w14:textId="1140CB1D" w:rsidR="008123FB" w:rsidRPr="001D6024" w:rsidRDefault="007B305A" w:rsidP="0090232D">
      <w:pPr>
        <w:pStyle w:val="NormalWeb"/>
        <w:shd w:val="clear" w:color="auto" w:fill="FFFFFF"/>
        <w:bidi/>
        <w:spacing w:before="120" w:beforeAutospacing="0" w:after="120" w:afterAutospacing="0"/>
        <w:jc w:val="both"/>
        <w:rPr>
          <w:rFonts w:asciiTheme="minorHAnsi" w:eastAsiaTheme="minorHAnsi" w:hAnsiTheme="minorHAnsi" w:cstheme="minorHAnsi" w:hint="cs"/>
          <w:rtl/>
        </w:rPr>
      </w:pPr>
      <w:proofErr w:type="gramStart"/>
      <w:r>
        <w:rPr>
          <w:rFonts w:asciiTheme="minorHAnsi" w:eastAsiaTheme="minorHAnsi" w:hAnsiTheme="minorHAnsi" w:cstheme="minorHAnsi"/>
        </w:rPr>
        <w:t>Python</w:t>
      </w:r>
      <w:r>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w:t>
      </w:r>
      <w:r w:rsidR="00CD2A22">
        <w:rPr>
          <w:rFonts w:asciiTheme="minorHAnsi" w:eastAsiaTheme="minorHAnsi" w:hAnsiTheme="minorHAnsi" w:cstheme="minorHAnsi" w:hint="cs"/>
          <w:rtl/>
        </w:rPr>
        <w:t>י</w:t>
      </w:r>
      <w:r w:rsidR="001D6024">
        <w:rPr>
          <w:rFonts w:asciiTheme="minorHAnsi" w:eastAsiaTheme="minorHAnsi" w:hAnsiTheme="minorHAnsi" w:cstheme="minorHAnsi" w:hint="cs"/>
          <w:rtl/>
        </w:rPr>
        <w:t>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tl/>
        </w:rPr>
        <w:t xml:space="preserve"> </w:t>
      </w:r>
      <w:r w:rsidR="00CD2A22">
        <w:rPr>
          <w:rFonts w:asciiTheme="minorHAnsi" w:eastAsiaTheme="minorHAnsi" w:hAnsiTheme="minorHAnsi" w:cstheme="minorHAnsi" w:hint="cs"/>
          <w:rtl/>
        </w:rPr>
        <w:t>ש</w:t>
      </w:r>
      <w:r w:rsidR="008123FB" w:rsidRPr="001D6024">
        <w:rPr>
          <w:rFonts w:asciiTheme="minorHAnsi" w:eastAsiaTheme="minorHAnsi" w:hAnsiTheme="minorHAnsi" w:cstheme="minorHAnsi"/>
          <w:rtl/>
        </w:rPr>
        <w:t xml:space="preserve">תוכננה תוך שימת דגש על קריאוּת הקוד, וכוללת </w:t>
      </w:r>
      <w:r w:rsidR="00CD2A22">
        <w:rPr>
          <w:rFonts w:asciiTheme="minorHAnsi" w:eastAsiaTheme="minorHAnsi" w:hAnsiTheme="minorHAnsi" w:cstheme="minorHAnsi"/>
          <w:rtl/>
        </w:rPr>
        <w:t>מבנים המיועדים לאפשר ביטוי של ת</w:t>
      </w:r>
      <w:r w:rsidR="008123FB" w:rsidRPr="001D6024">
        <w:rPr>
          <w:rFonts w:asciiTheme="minorHAnsi" w:eastAsiaTheme="minorHAnsi" w:hAnsiTheme="minorHAnsi" w:cstheme="minorHAnsi"/>
          <w:rtl/>
        </w:rPr>
        <w:t>כניות מורכבות בדרך קצרה וברורה.</w:t>
      </w:r>
      <w:proofErr w:type="gramEnd"/>
      <w:r w:rsidR="008123FB" w:rsidRPr="001D6024">
        <w:rPr>
          <w:rFonts w:asciiTheme="minorHAnsi" w:eastAsiaTheme="minorHAnsi" w:hAnsiTheme="minorHAnsi" w:cstheme="minorHAnsi"/>
          <w:rtl/>
        </w:rPr>
        <w:t xml:space="preserve"> אחד המאפיינים הבולטים בתחביר השפה הוא השימוש ב</w:t>
      </w:r>
      <w:hyperlink r:id="rId46" w:tooltip="הזחה" w:history="1">
        <w:r w:rsidR="008123FB" w:rsidRPr="001D6024">
          <w:rPr>
            <w:rFonts w:asciiTheme="minorHAnsi" w:eastAsiaTheme="minorHAnsi" w:hAnsiTheme="minorHAnsi" w:cstheme="minorHAnsi"/>
            <w:rtl/>
          </w:rPr>
          <w:t>הזחה</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להגדרת בלוקים של קוד (ללא שימוש בסוגריים או ב</w:t>
      </w:r>
      <w:hyperlink r:id="rId47" w:tooltip="מילה שמורה" w:history="1">
        <w:r w:rsidR="008123FB" w:rsidRPr="001D6024">
          <w:rPr>
            <w:rFonts w:asciiTheme="minorHAnsi" w:eastAsiaTheme="minorHAnsi" w:hAnsiTheme="minorHAnsi" w:cstheme="minorHAnsi"/>
            <w:rtl/>
          </w:rPr>
          <w:t>מילים שמורות</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Pr>
        <w:t>.</w:t>
      </w:r>
    </w:p>
    <w:p w14:paraId="1536948F" w14:textId="47B23C3B" w:rsidR="00CC23FA" w:rsidRDefault="00B145E6" w:rsidP="0090232D">
      <w:pPr>
        <w:pStyle w:val="a7"/>
        <w:jc w:val="both"/>
        <w:rPr>
          <w:rFonts w:cstheme="minorHAnsi"/>
          <w:sz w:val="24"/>
          <w:szCs w:val="24"/>
          <w:rtl/>
        </w:rPr>
      </w:pPr>
      <w:r>
        <w:rPr>
          <w:rFonts w:cstheme="minorHAnsi" w:hint="cs"/>
          <w:sz w:val="24"/>
          <w:szCs w:val="24"/>
          <w:rtl/>
        </w:rPr>
        <w:t xml:space="preserve">השפה </w:t>
      </w:r>
      <w:r w:rsidR="007E2945">
        <w:rPr>
          <w:rFonts w:cstheme="minorHAnsi" w:hint="cs"/>
          <w:sz w:val="24"/>
          <w:szCs w:val="24"/>
          <w:rtl/>
        </w:rPr>
        <w:t xml:space="preserve">פותחה בשנת 1991 ע"י </w:t>
      </w:r>
      <w:proofErr w:type="spellStart"/>
      <w:r w:rsidR="007E2945" w:rsidRPr="00AB540D">
        <w:rPr>
          <w:rFonts w:cstheme="minorHAnsi" w:hint="cs"/>
          <w:sz w:val="24"/>
          <w:szCs w:val="24"/>
          <w:rtl/>
        </w:rPr>
        <w:t>גואידו</w:t>
      </w:r>
      <w:proofErr w:type="spellEnd"/>
      <w:r w:rsidR="007E2945" w:rsidRPr="00AB540D">
        <w:rPr>
          <w:rFonts w:cstheme="minorHAnsi" w:hint="cs"/>
          <w:sz w:val="24"/>
          <w:szCs w:val="24"/>
          <w:rtl/>
        </w:rPr>
        <w:t xml:space="preserve"> ואן </w:t>
      </w:r>
      <w:proofErr w:type="spellStart"/>
      <w:r w:rsidR="007E2945" w:rsidRPr="00AB540D">
        <w:rPr>
          <w:rFonts w:cstheme="minorHAnsi" w:hint="cs"/>
          <w:sz w:val="24"/>
          <w:szCs w:val="24"/>
          <w:rtl/>
        </w:rPr>
        <w:t>רוסום</w:t>
      </w:r>
      <w:proofErr w:type="spellEnd"/>
      <w:r w:rsidR="007E2945" w:rsidRPr="00AB540D">
        <w:rPr>
          <w:rFonts w:cstheme="minorHAnsi" w:hint="cs"/>
          <w:sz w:val="24"/>
          <w:szCs w:val="24"/>
          <w:rtl/>
        </w:rPr>
        <w:t xml:space="preserve">, </w:t>
      </w:r>
      <w:r w:rsidR="007E2945" w:rsidRPr="007E2945">
        <w:rPr>
          <w:rFonts w:cstheme="minorHAnsi"/>
          <w:sz w:val="24"/>
          <w:szCs w:val="24"/>
          <w:rtl/>
        </w:rPr>
        <w:t>במקור בתור פיתוח של שפת התכנות</w:t>
      </w:r>
      <w:r w:rsidR="00D1732C">
        <w:rPr>
          <w:rFonts w:cstheme="minorHAnsi" w:hint="cs"/>
          <w:sz w:val="24"/>
          <w:szCs w:val="24"/>
          <w:rtl/>
        </w:rPr>
        <w:t xml:space="preserve"> </w:t>
      </w:r>
      <w:r w:rsidR="007E2945" w:rsidRPr="007E2945">
        <w:rPr>
          <w:rFonts w:cstheme="minorHAnsi"/>
          <w:sz w:val="24"/>
          <w:szCs w:val="24"/>
        </w:rPr>
        <w:t xml:space="preserve"> ABC </w:t>
      </w:r>
      <w:r w:rsidR="007E2945" w:rsidRPr="007E2945">
        <w:rPr>
          <w:rFonts w:cstheme="minorHAnsi"/>
          <w:sz w:val="24"/>
          <w:szCs w:val="24"/>
          <w:rtl/>
        </w:rPr>
        <w:t>אשר יוכל לטפל בחריגות</w:t>
      </w:r>
      <w:r w:rsidR="007E2945" w:rsidRPr="007E2945">
        <w:rPr>
          <w:rFonts w:cstheme="minorHAnsi"/>
          <w:sz w:val="24"/>
          <w:szCs w:val="24"/>
        </w:rPr>
        <w:t> </w:t>
      </w:r>
      <w:r w:rsidR="007E2945" w:rsidRPr="007E2945">
        <w:rPr>
          <w:rFonts w:cstheme="minorHAnsi"/>
          <w:sz w:val="24"/>
          <w:szCs w:val="24"/>
          <w:rtl/>
        </w:rPr>
        <w:t>עבור</w:t>
      </w:r>
      <w:r>
        <w:rPr>
          <w:rFonts w:cstheme="minorHAnsi" w:hint="cs"/>
          <w:sz w:val="24"/>
          <w:szCs w:val="24"/>
          <w:rtl/>
        </w:rPr>
        <w:t xml:space="preserve"> </w:t>
      </w:r>
      <w:r w:rsidR="007E2945" w:rsidRPr="007E2945">
        <w:rPr>
          <w:rFonts w:cstheme="minorHAnsi"/>
          <w:sz w:val="24"/>
          <w:szCs w:val="24"/>
        </w:rPr>
        <w:t>Amoeba OS</w:t>
      </w:r>
      <w:r>
        <w:rPr>
          <w:rFonts w:cstheme="minorHAnsi" w:hint="cs"/>
          <w:sz w:val="24"/>
          <w:szCs w:val="24"/>
          <w:rtl/>
        </w:rPr>
        <w:t>.</w:t>
      </w:r>
      <w:r w:rsidR="00175BD2">
        <w:rPr>
          <w:rFonts w:cstheme="minorHAnsi" w:hint="cs"/>
          <w:sz w:val="24"/>
          <w:szCs w:val="24"/>
          <w:rtl/>
        </w:rPr>
        <w:t xml:space="preserve"> </w:t>
      </w:r>
      <w:r>
        <w:rPr>
          <w:rFonts w:cstheme="minorHAnsi" w:hint="cs"/>
          <w:sz w:val="24"/>
          <w:szCs w:val="24"/>
          <w:rtl/>
        </w:rPr>
        <w:t xml:space="preserve">היא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65E10D7E" w:rsidR="005E6597" w:rsidRDefault="005E6597" w:rsidP="0090232D">
      <w:pPr>
        <w:pStyle w:val="a7"/>
        <w:jc w:val="both"/>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B145E6">
        <w:rPr>
          <w:rFonts w:cstheme="minorHAnsi" w:hint="cs"/>
          <w:sz w:val="24"/>
          <w:szCs w:val="24"/>
          <w:rtl/>
        </w:rPr>
        <w:t>המפרש</w:t>
      </w:r>
      <w:r w:rsidR="00DC0366">
        <w:rPr>
          <w:rFonts w:cstheme="minorHAnsi" w:hint="cs"/>
          <w:sz w:val="24"/>
          <w:szCs w:val="24"/>
          <w:rtl/>
        </w:rPr>
        <w:t xml:space="preserve">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w:t>
      </w:r>
      <w:proofErr w:type="spellStart"/>
      <w:r w:rsidR="00DC0366">
        <w:rPr>
          <w:rFonts w:cstheme="minorHAnsi" w:hint="cs"/>
          <w:sz w:val="24"/>
          <w:szCs w:val="24"/>
          <w:rtl/>
        </w:rPr>
        <w:t>הכל</w:t>
      </w:r>
      <w:proofErr w:type="spellEnd"/>
      <w:r w:rsidR="00DC0366">
        <w:rPr>
          <w:rFonts w:cstheme="minorHAnsi" w:hint="cs"/>
          <w:sz w:val="24"/>
          <w:szCs w:val="24"/>
          <w:rtl/>
        </w:rPr>
        <w:t xml:space="preserve"> מפורש לקוד מכונה בפעם אחת ו</w:t>
      </w:r>
      <w:r w:rsidR="00B145E6">
        <w:rPr>
          <w:rFonts w:cstheme="minorHAnsi" w:hint="cs"/>
          <w:sz w:val="24"/>
          <w:szCs w:val="24"/>
          <w:rtl/>
        </w:rPr>
        <w:t xml:space="preserve">אז </w:t>
      </w:r>
      <w:r w:rsidR="00DC0366">
        <w:rPr>
          <w:rFonts w:cstheme="minorHAnsi" w:hint="cs"/>
          <w:sz w:val="24"/>
          <w:szCs w:val="24"/>
          <w:rtl/>
        </w:rPr>
        <w:t>מורץ)</w:t>
      </w:r>
    </w:p>
    <w:p w14:paraId="4E5CB747" w14:textId="77777777"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commentRangeStart w:id="45"/>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commentRangeEnd w:id="45"/>
      <w:r w:rsidR="00B145E6">
        <w:rPr>
          <w:rStyle w:val="ad"/>
          <w:rtl/>
        </w:rPr>
        <w:commentReference w:id="45"/>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proofErr w:type="spellStart"/>
      <w:r w:rsidRPr="00245EAA">
        <w:rPr>
          <w:rFonts w:cstheme="minorHAnsi" w:hint="cs"/>
          <w:sz w:val="24"/>
          <w:szCs w:val="24"/>
          <w:rtl/>
        </w:rPr>
        <w:t>סקריפטית</w:t>
      </w:r>
      <w:proofErr w:type="spellEnd"/>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90232D">
      <w:pPr>
        <w:autoSpaceDE w:val="0"/>
        <w:autoSpaceDN w:val="0"/>
        <w:adjustRightInd w:val="0"/>
        <w:spacing w:after="0" w:line="240" w:lineRule="auto"/>
        <w:jc w:val="both"/>
        <w:rPr>
          <w:rFonts w:cstheme="minorHAnsi" w:hint="cs"/>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5C5EB6ED" w:rsidR="00D1732C" w:rsidRDefault="009B64EB" w:rsidP="0090232D">
      <w:pPr>
        <w:autoSpaceDE w:val="0"/>
        <w:autoSpaceDN w:val="0"/>
        <w:adjustRightInd w:val="0"/>
        <w:spacing w:after="0" w:line="240" w:lineRule="auto"/>
        <w:jc w:val="both"/>
        <w:rPr>
          <w:rFonts w:cstheme="minorHAnsi" w:hint="cs"/>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00B145E6">
        <w:rPr>
          <w:rFonts w:cstheme="minorHAnsi" w:hint="cs"/>
          <w:sz w:val="24"/>
          <w:szCs w:val="24"/>
          <w:rtl/>
        </w:rPr>
        <w:t>-</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3F4781DB"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525AB49B" w:rsidR="009B64EB" w:rsidRPr="00245EAA" w:rsidRDefault="009B64EB" w:rsidP="00B145E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Java </w:t>
      </w:r>
      <w:r w:rsidR="00B145E6">
        <w:rPr>
          <w:rFonts w:cstheme="minorHAnsi" w:hint="cs"/>
          <w:sz w:val="24"/>
          <w:szCs w:val="24"/>
          <w:rtl/>
        </w:rPr>
        <w:t xml:space="preserve">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 xml:space="preserve">- </w:t>
      </w:r>
      <w:r w:rsidRPr="00245EAA">
        <w:rPr>
          <w:rFonts w:cstheme="minorHAnsi"/>
          <w:sz w:val="24"/>
          <w:szCs w:val="24"/>
        </w:rPr>
        <w:t>C++</w:t>
      </w:r>
      <w:r w:rsidR="00B145E6">
        <w:rPr>
          <w:rFonts w:cstheme="minorHAnsi" w:hint="cs"/>
          <w:sz w:val="24"/>
          <w:szCs w:val="24"/>
          <w:rtl/>
        </w:rPr>
        <w:t>.</w:t>
      </w:r>
    </w:p>
    <w:p w14:paraId="519EF60C" w14:textId="3C9D6E5C"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בקיצור</w:t>
      </w:r>
      <w:r w:rsidR="00B145E6">
        <w:rPr>
          <w:rFonts w:cstheme="minorHAnsi" w:hint="cs"/>
          <w:sz w:val="24"/>
          <w:szCs w:val="24"/>
          <w:rtl/>
        </w:rPr>
        <w:t>,</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B145E6" w:rsidRDefault="009B64EB" w:rsidP="0090232D">
      <w:pPr>
        <w:autoSpaceDE w:val="0"/>
        <w:autoSpaceDN w:val="0"/>
        <w:adjustRightInd w:val="0"/>
        <w:spacing w:after="0" w:line="240" w:lineRule="auto"/>
        <w:jc w:val="both"/>
        <w:rPr>
          <w:rFonts w:cstheme="minorHAnsi"/>
          <w:b/>
          <w:bCs/>
          <w:sz w:val="24"/>
          <w:szCs w:val="24"/>
        </w:rPr>
      </w:pPr>
      <w:r w:rsidRPr="00B145E6">
        <w:rPr>
          <w:rFonts w:cstheme="minorHAnsi"/>
          <w:b/>
          <w:bCs/>
          <w:sz w:val="24"/>
          <w:szCs w:val="24"/>
        </w:rPr>
        <w:t xml:space="preserve">Python 2 </w:t>
      </w:r>
      <w:proofErr w:type="spellStart"/>
      <w:r w:rsidRPr="00B145E6">
        <w:rPr>
          <w:rFonts w:cstheme="minorHAnsi"/>
          <w:b/>
          <w:bCs/>
          <w:sz w:val="24"/>
          <w:szCs w:val="24"/>
        </w:rPr>
        <w:t>vs</w:t>
      </w:r>
      <w:proofErr w:type="spellEnd"/>
      <w:r w:rsidRPr="00B145E6">
        <w:rPr>
          <w:rFonts w:cstheme="minorHAnsi"/>
          <w:b/>
          <w:bCs/>
          <w:sz w:val="24"/>
          <w:szCs w:val="24"/>
        </w:rPr>
        <w:t xml:space="preserve"> Python 3</w:t>
      </w:r>
    </w:p>
    <w:p w14:paraId="7F8397E8" w14:textId="3E13078A" w:rsidR="005B22E3" w:rsidRPr="00245EAA" w:rsidRDefault="009B64EB" w:rsidP="003B6050">
      <w:pPr>
        <w:autoSpaceDE w:val="0"/>
        <w:autoSpaceDN w:val="0"/>
        <w:adjustRightInd w:val="0"/>
        <w:spacing w:after="0" w:line="240" w:lineRule="auto"/>
        <w:jc w:val="both"/>
        <w:rPr>
          <w:rFonts w:cstheme="minorHAnsi" w:hint="cs"/>
          <w:sz w:val="24"/>
          <w:szCs w:val="24"/>
          <w:rtl/>
        </w:rPr>
      </w:pPr>
      <w:r w:rsidRPr="00245EAA">
        <w:rPr>
          <w:rFonts w:cstheme="minorHAnsi"/>
          <w:sz w:val="24"/>
          <w:szCs w:val="24"/>
        </w:rPr>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r w:rsidR="00364E97">
        <w:rPr>
          <w:rFonts w:cstheme="minorHAnsi" w:hint="cs"/>
          <w:sz w:val="24"/>
          <w:szCs w:val="24"/>
          <w:rtl/>
        </w:rPr>
        <w:t>ה</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r w:rsidR="003B6050">
        <w:rPr>
          <w:rFonts w:cstheme="minorHAnsi" w:hint="cs"/>
          <w:sz w:val="24"/>
          <w:szCs w:val="24"/>
          <w:rtl/>
        </w:rPr>
        <w:t>גרסה</w:t>
      </w:r>
      <w:r w:rsidRPr="00245EAA">
        <w:rPr>
          <w:rFonts w:cstheme="minorHAnsi"/>
          <w:sz w:val="24"/>
          <w:szCs w:val="24"/>
          <w:rtl/>
        </w:rPr>
        <w:t xml:space="preserve"> 2.7 </w:t>
      </w:r>
      <w:r w:rsidRPr="00245EAA">
        <w:rPr>
          <w:rFonts w:cstheme="minorHAnsi" w:hint="cs"/>
          <w:sz w:val="24"/>
          <w:szCs w:val="24"/>
          <w:rtl/>
        </w:rPr>
        <w:t>יצא</w:t>
      </w:r>
      <w:r w:rsidR="00B145E6">
        <w:rPr>
          <w:rFonts w:cstheme="minorHAnsi" w:hint="cs"/>
          <w:sz w:val="24"/>
          <w:szCs w:val="24"/>
          <w:rtl/>
        </w:rPr>
        <w:t>ה</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003B6050">
        <w:rPr>
          <w:rFonts w:cstheme="minorHAnsi"/>
          <w:sz w:val="24"/>
          <w:szCs w:val="24"/>
        </w:rPr>
        <w:t>.</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0D15A92"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r w:rsidR="003B6050">
        <w:rPr>
          <w:rFonts w:cstheme="minorHAnsi" w:hint="cs"/>
          <w:sz w:val="24"/>
          <w:szCs w:val="24"/>
          <w:rtl/>
        </w:rPr>
        <w:t>ג</w:t>
      </w:r>
      <w:r w:rsidRPr="00245EAA">
        <w:rPr>
          <w:rFonts w:cstheme="minorHAnsi" w:hint="cs"/>
          <w:sz w:val="24"/>
          <w:szCs w:val="24"/>
          <w:rtl/>
        </w:rPr>
        <w:t>רסת</w:t>
      </w:r>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r w:rsidR="003B6050">
        <w:rPr>
          <w:rFonts w:cstheme="minorHAnsi" w:hint="cs"/>
          <w:sz w:val="24"/>
          <w:szCs w:val="24"/>
          <w:rtl/>
        </w:rPr>
        <w:t>וג</w:t>
      </w:r>
      <w:r w:rsidRPr="00245EAA">
        <w:rPr>
          <w:rFonts w:cstheme="minorHAnsi" w:hint="cs"/>
          <w:sz w:val="24"/>
          <w:szCs w:val="24"/>
          <w:rtl/>
        </w:rPr>
        <w:t>רסת</w:t>
      </w:r>
      <w:r w:rsidRPr="00245EAA">
        <w:rPr>
          <w:rFonts w:cstheme="minorHAnsi"/>
          <w:sz w:val="24"/>
          <w:szCs w:val="24"/>
          <w:rtl/>
        </w:rPr>
        <w:t xml:space="preserve"> 3.5 </w:t>
      </w:r>
      <w:r w:rsidRPr="00245EAA">
        <w:rPr>
          <w:rFonts w:cstheme="minorHAnsi" w:hint="cs"/>
          <w:sz w:val="24"/>
          <w:szCs w:val="24"/>
          <w:rtl/>
        </w:rPr>
        <w:t>בשנת</w:t>
      </w:r>
      <w:r w:rsidR="003B6050">
        <w:rPr>
          <w:rFonts w:cstheme="minorHAnsi"/>
          <w:sz w:val="24"/>
          <w:szCs w:val="24"/>
          <w:rtl/>
        </w:rPr>
        <w:t xml:space="preserve"> 2015</w:t>
      </w:r>
      <w:r w:rsidRPr="00245EAA">
        <w:rPr>
          <w:rFonts w:cstheme="minorHAnsi"/>
          <w:sz w:val="24"/>
          <w:szCs w:val="24"/>
          <w:rtl/>
        </w:rPr>
        <w:t xml:space="preserve">. </w:t>
      </w:r>
      <w:r w:rsidRPr="00245EAA">
        <w:rPr>
          <w:rFonts w:cstheme="minorHAnsi" w:hint="cs"/>
          <w:sz w:val="24"/>
          <w:szCs w:val="24"/>
          <w:rtl/>
        </w:rPr>
        <w:t>משמעות</w:t>
      </w:r>
    </w:p>
    <w:p w14:paraId="224A2541" w14:textId="2D694E3C" w:rsidR="009B64EB" w:rsidRPr="00245EAA" w:rsidRDefault="009B64EB" w:rsidP="00146F06">
      <w:pPr>
        <w:autoSpaceDE w:val="0"/>
        <w:autoSpaceDN w:val="0"/>
        <w:adjustRightInd w:val="0"/>
        <w:spacing w:after="0" w:line="240" w:lineRule="auto"/>
        <w:jc w:val="both"/>
        <w:rPr>
          <w:rFonts w:cstheme="minorHAnsi" w:hint="cs"/>
          <w:sz w:val="24"/>
          <w:szCs w:val="24"/>
          <w:rtl/>
        </w:rPr>
      </w:pPr>
      <w:r w:rsidRPr="00245EAA">
        <w:rPr>
          <w:rFonts w:cstheme="minorHAnsi" w:hint="cs"/>
          <w:sz w:val="24"/>
          <w:szCs w:val="24"/>
          <w:rtl/>
        </w:rPr>
        <w:lastRenderedPageBreak/>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003B6050">
        <w:rPr>
          <w:rFonts w:cstheme="minorHAnsi" w:hint="cs"/>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003B6050">
        <w:rPr>
          <w:rFonts w:cstheme="minorHAnsi" w:hint="cs"/>
          <w:sz w:val="24"/>
          <w:szCs w:val="24"/>
          <w:rtl/>
        </w:rPr>
        <w:t xml:space="preserve"> אך ורק</w:t>
      </w:r>
      <w:r w:rsidRPr="00245EAA">
        <w:rPr>
          <w:rFonts w:cstheme="minorHAnsi"/>
          <w:sz w:val="24"/>
          <w:szCs w:val="24"/>
          <w:rtl/>
        </w:rPr>
        <w:t xml:space="preserve"> </w:t>
      </w:r>
      <w:r w:rsidRPr="00245EAA">
        <w:rPr>
          <w:rFonts w:cstheme="minorHAnsi" w:hint="cs"/>
          <w:sz w:val="24"/>
          <w:szCs w:val="24"/>
          <w:rtl/>
        </w:rPr>
        <w:t>ב</w:t>
      </w:r>
      <w:r w:rsidR="003B6050">
        <w:rPr>
          <w:rFonts w:cstheme="minorHAnsi" w:hint="cs"/>
          <w:sz w:val="24"/>
          <w:szCs w:val="24"/>
          <w:rtl/>
        </w:rPr>
        <w:t>-</w:t>
      </w:r>
      <w:r w:rsidRPr="00245EAA">
        <w:rPr>
          <w:rFonts w:cstheme="minorHAnsi"/>
          <w:sz w:val="24"/>
          <w:szCs w:val="24"/>
        </w:rPr>
        <w:t xml:space="preserve">Python 3 </w:t>
      </w:r>
      <w:r w:rsidR="003B6050">
        <w:rPr>
          <w:rFonts w:cstheme="minorHAnsi" w:hint="cs"/>
          <w:sz w:val="24"/>
          <w:szCs w:val="24"/>
          <w:rtl/>
        </w:rPr>
        <w:t xml:space="preserve">. </w:t>
      </w:r>
      <w:r w:rsidR="00146F06">
        <w:rPr>
          <w:rFonts w:cstheme="minorHAnsi" w:hint="cs"/>
          <w:sz w:val="24"/>
          <w:szCs w:val="24"/>
          <w:rtl/>
        </w:rPr>
        <w:t xml:space="preserve">בנוסף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00146F06">
        <w:rPr>
          <w:rFonts w:cstheme="minorHAnsi" w:hint="cs"/>
          <w:sz w:val="24"/>
          <w:szCs w:val="24"/>
          <w:rtl/>
        </w:rPr>
        <w:t>ו</w:t>
      </w:r>
      <w:r w:rsidR="00146F06">
        <w:rPr>
          <w:rFonts w:cstheme="minorHAnsi"/>
          <w:sz w:val="24"/>
          <w:szCs w:val="24"/>
        </w:rPr>
        <w:t>print</w:t>
      </w:r>
      <w:r w:rsidR="00146F06">
        <w:rPr>
          <w:rFonts w:cstheme="minorHAnsi" w:hint="cs"/>
          <w:sz w:val="24"/>
          <w:szCs w:val="24"/>
          <w:rtl/>
        </w:rPr>
        <w:t xml:space="preserve">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w:t>
      </w:r>
      <w:r w:rsidR="00146F06">
        <w:rPr>
          <w:rFonts w:cstheme="minorHAnsi" w:hint="cs"/>
          <w:sz w:val="24"/>
          <w:szCs w:val="24"/>
          <w:rtl/>
        </w:rPr>
        <w:t xml:space="preserve">כדי </w:t>
      </w:r>
      <w:r w:rsidRPr="00245EAA">
        <w:rPr>
          <w:rFonts w:cstheme="minorHAnsi" w:hint="cs"/>
          <w:sz w:val="24"/>
          <w:szCs w:val="24"/>
          <w:rtl/>
        </w:rPr>
        <w:t>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w:t>
      </w:r>
      <w:r w:rsidR="00146F06">
        <w:rPr>
          <w:rFonts w:cstheme="minorHAnsi" w:hint="cs"/>
          <w:sz w:val="24"/>
          <w:szCs w:val="24"/>
          <w:rtl/>
        </w:rPr>
        <w:t>ות</w:t>
      </w:r>
      <w:r w:rsidRPr="00245EAA">
        <w:rPr>
          <w:rFonts w:cstheme="minorHAnsi"/>
          <w:sz w:val="24"/>
          <w:szCs w:val="24"/>
          <w:rtl/>
        </w:rPr>
        <w:t>.</w:t>
      </w:r>
    </w:p>
    <w:p w14:paraId="0CCC4DAE" w14:textId="45F27287" w:rsidR="00D23AA2" w:rsidRDefault="003B6050" w:rsidP="00146F06">
      <w:pPr>
        <w:autoSpaceDE w:val="0"/>
        <w:autoSpaceDN w:val="0"/>
        <w:adjustRightInd w:val="0"/>
        <w:spacing w:after="0" w:line="240" w:lineRule="auto"/>
        <w:jc w:val="both"/>
        <w:rPr>
          <w:rFonts w:cstheme="minorHAnsi"/>
          <w:sz w:val="24"/>
          <w:szCs w:val="24"/>
          <w:rtl/>
        </w:rPr>
      </w:pPr>
      <w:r>
        <w:rPr>
          <w:rFonts w:cstheme="minorHAnsi" w:hint="cs"/>
          <w:sz w:val="24"/>
          <w:szCs w:val="24"/>
          <w:rtl/>
        </w:rPr>
        <w:t>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 xml:space="preserve">.2 </w:t>
      </w:r>
      <w:r w:rsidR="009B64EB" w:rsidRPr="00245EAA">
        <w:rPr>
          <w:rFonts w:cstheme="minorHAnsi" w:hint="cs"/>
          <w:sz w:val="24"/>
          <w:szCs w:val="24"/>
          <w:rtl/>
        </w:rPr>
        <w:t>של</w:t>
      </w:r>
      <w:r w:rsidR="009B64EB" w:rsidRPr="00245EAA">
        <w:rPr>
          <w:rFonts w:cstheme="minorHAnsi"/>
          <w:sz w:val="24"/>
          <w:szCs w:val="24"/>
        </w:rPr>
        <w:t xml:space="preserve"> Python </w:t>
      </w:r>
      <w:r w:rsidR="009B64EB" w:rsidRPr="00245EAA">
        <w:rPr>
          <w:rFonts w:cstheme="minorHAnsi" w:hint="cs"/>
          <w:sz w:val="24"/>
          <w:szCs w:val="24"/>
          <w:rtl/>
        </w:rPr>
        <w:t>היא</w:t>
      </w:r>
      <w:r w:rsidR="009B64EB" w:rsidRPr="00245EAA">
        <w:rPr>
          <w:rFonts w:cstheme="minorHAnsi"/>
          <w:sz w:val="24"/>
          <w:szCs w:val="24"/>
          <w:rtl/>
        </w:rPr>
        <w:t xml:space="preserve"> </w:t>
      </w:r>
      <w:r w:rsidR="00146F06">
        <w:rPr>
          <w:rFonts w:cstheme="minorHAnsi" w:hint="cs"/>
          <w:sz w:val="24"/>
          <w:szCs w:val="24"/>
          <w:rtl/>
        </w:rPr>
        <w:t>הדור הקודם,</w:t>
      </w:r>
      <w:r w:rsidR="009B64EB" w:rsidRPr="00245EAA">
        <w:rPr>
          <w:rFonts w:cstheme="minorHAnsi"/>
          <w:sz w:val="24"/>
          <w:szCs w:val="24"/>
          <w:rtl/>
        </w:rPr>
        <w:t xml:space="preserve"> </w:t>
      </w:r>
      <w:r w:rsidR="009B64EB" w:rsidRPr="00245EAA">
        <w:rPr>
          <w:rFonts w:cstheme="minorHAnsi" w:hint="cs"/>
          <w:sz w:val="24"/>
          <w:szCs w:val="24"/>
          <w:rtl/>
        </w:rPr>
        <w:t>בעוד</w:t>
      </w:r>
      <w:r w:rsidR="009B64EB" w:rsidRPr="00245EAA">
        <w:rPr>
          <w:rFonts w:cstheme="minorHAnsi"/>
          <w:sz w:val="24"/>
          <w:szCs w:val="24"/>
          <w:rtl/>
        </w:rPr>
        <w:t xml:space="preserve"> </w:t>
      </w:r>
      <w:r>
        <w:rPr>
          <w:rFonts w:cstheme="minorHAnsi" w:hint="cs"/>
          <w:sz w:val="24"/>
          <w:szCs w:val="24"/>
          <w:rtl/>
        </w:rPr>
        <w:t>שהג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w:t>
      </w:r>
      <w:r w:rsidR="009B64EB" w:rsidRPr="00245EAA">
        <w:rPr>
          <w:rFonts w:cstheme="minorHAnsi"/>
          <w:sz w:val="24"/>
          <w:szCs w:val="24"/>
          <w:rtl/>
        </w:rPr>
        <w:t>3</w:t>
      </w:r>
      <w:r w:rsidR="009B64EB" w:rsidRPr="00245EAA">
        <w:rPr>
          <w:rFonts w:cstheme="minorHAnsi"/>
          <w:sz w:val="24"/>
          <w:szCs w:val="24"/>
        </w:rPr>
        <w:t xml:space="preserve"> </w:t>
      </w:r>
      <w:r w:rsidR="009B64EB" w:rsidRPr="00245EAA">
        <w:rPr>
          <w:rFonts w:cstheme="minorHAnsi" w:hint="cs"/>
          <w:sz w:val="24"/>
          <w:szCs w:val="24"/>
          <w:rtl/>
        </w:rPr>
        <w:t>היא</w:t>
      </w:r>
      <w:r w:rsidR="009B64EB" w:rsidRPr="00245EAA">
        <w:rPr>
          <w:rFonts w:cstheme="minorHAnsi"/>
          <w:sz w:val="24"/>
          <w:szCs w:val="24"/>
          <w:rtl/>
        </w:rPr>
        <w:t xml:space="preserve"> </w:t>
      </w:r>
      <w:r w:rsidR="009B64EB" w:rsidRPr="00245EAA">
        <w:rPr>
          <w:rFonts w:cstheme="minorHAnsi" w:hint="cs"/>
          <w:sz w:val="24"/>
          <w:szCs w:val="24"/>
          <w:rtl/>
        </w:rPr>
        <w:t>ההווה</w:t>
      </w:r>
      <w:r w:rsidR="009B64EB" w:rsidRPr="00245EAA">
        <w:rPr>
          <w:rFonts w:cstheme="minorHAnsi"/>
          <w:sz w:val="24"/>
          <w:szCs w:val="24"/>
          <w:rtl/>
        </w:rPr>
        <w:t xml:space="preserve"> </w:t>
      </w:r>
      <w:r w:rsidR="009B64EB" w:rsidRPr="00245EAA">
        <w:rPr>
          <w:rFonts w:cstheme="minorHAnsi" w:hint="cs"/>
          <w:sz w:val="24"/>
          <w:szCs w:val="24"/>
          <w:rtl/>
        </w:rPr>
        <w:t>והעתיד</w:t>
      </w:r>
      <w:r w:rsidR="009B64EB" w:rsidRPr="00245EAA">
        <w:rPr>
          <w:rFonts w:cstheme="minorHAnsi"/>
          <w:sz w:val="24"/>
          <w:szCs w:val="24"/>
          <w:rtl/>
        </w:rPr>
        <w:t xml:space="preserve"> </w:t>
      </w:r>
      <w:r w:rsidR="009B64EB" w:rsidRPr="00245EAA">
        <w:rPr>
          <w:rFonts w:cstheme="minorHAnsi" w:hint="cs"/>
          <w:sz w:val="24"/>
          <w:szCs w:val="24"/>
          <w:rtl/>
        </w:rPr>
        <w:t>של</w:t>
      </w:r>
      <w:r>
        <w:rPr>
          <w:rFonts w:cstheme="minorHAnsi" w:hint="cs"/>
          <w:sz w:val="24"/>
          <w:szCs w:val="24"/>
          <w:rtl/>
        </w:rPr>
        <w:t xml:space="preserve"> </w:t>
      </w:r>
      <w:r w:rsidR="009B64EB" w:rsidRPr="00245EAA">
        <w:rPr>
          <w:rFonts w:cstheme="minorHAnsi" w:hint="cs"/>
          <w:sz w:val="24"/>
          <w:szCs w:val="24"/>
          <w:rtl/>
        </w:rPr>
        <w:t>השפה</w:t>
      </w:r>
      <w:r w:rsidR="009B64EB" w:rsidRPr="00245EAA">
        <w:rPr>
          <w:rFonts w:cstheme="minorHAnsi"/>
          <w:sz w:val="24"/>
          <w:szCs w:val="24"/>
          <w:rtl/>
        </w:rPr>
        <w:t xml:space="preserve">. </w:t>
      </w:r>
    </w:p>
    <w:p w14:paraId="2A045358" w14:textId="4A71D12E" w:rsidR="00F731E6" w:rsidRPr="00175BD2" w:rsidRDefault="009B64EB" w:rsidP="003B6050">
      <w:pPr>
        <w:pStyle w:val="a7"/>
        <w:jc w:val="both"/>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r w:rsidR="003B6050">
        <w:rPr>
          <w:rFonts w:cstheme="minorHAnsi" w:hint="cs"/>
          <w:sz w:val="24"/>
          <w:szCs w:val="24"/>
          <w:rtl/>
        </w:rPr>
        <w:t>בג</w:t>
      </w:r>
      <w:r w:rsidRPr="00245EAA">
        <w:rPr>
          <w:rFonts w:cstheme="minorHAnsi" w:hint="cs"/>
          <w:sz w:val="24"/>
          <w:szCs w:val="24"/>
          <w:rtl/>
        </w:rPr>
        <w:t>רס</w:t>
      </w:r>
      <w:r w:rsidR="003B6050">
        <w:rPr>
          <w:rFonts w:cstheme="minorHAnsi" w:hint="cs"/>
          <w:sz w:val="24"/>
          <w:szCs w:val="24"/>
          <w:rtl/>
        </w:rPr>
        <w:t>ה</w:t>
      </w:r>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r w:rsidR="003B6050">
        <w:rPr>
          <w:rFonts w:cstheme="minorHAnsi" w:hint="cs"/>
          <w:sz w:val="24"/>
          <w:szCs w:val="24"/>
          <w:rtl/>
        </w:rPr>
        <w:t>הפרוי</w:t>
      </w:r>
      <w:r w:rsidRPr="00245EAA">
        <w:rPr>
          <w:rFonts w:cstheme="minorHAnsi" w:hint="cs"/>
          <w:sz w:val="24"/>
          <w:szCs w:val="24"/>
          <w:rtl/>
        </w:rPr>
        <w:t>קט</w:t>
      </w:r>
      <w:r w:rsidRPr="00245EAA">
        <w:rPr>
          <w:rFonts w:cstheme="minorHAnsi"/>
          <w:sz w:val="24"/>
          <w:szCs w:val="24"/>
        </w:rPr>
        <w:t>.</w:t>
      </w:r>
    </w:p>
    <w:p w14:paraId="7DF297C4" w14:textId="56035168" w:rsidR="00627E4A" w:rsidRDefault="00D1732C"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21"/>
      </w:r>
    </w:p>
    <w:p w14:paraId="0316DF94" w14:textId="5620580D" w:rsidR="007B3DA7" w:rsidRDefault="007B3DA7" w:rsidP="0090232D">
      <w:pPr>
        <w:pStyle w:val="a7"/>
        <w:jc w:val="both"/>
        <w:rPr>
          <w:rFonts w:cstheme="minorHAnsi" w:hint="cs"/>
          <w:sz w:val="24"/>
          <w:szCs w:val="24"/>
        </w:rPr>
      </w:pPr>
    </w:p>
    <w:p w14:paraId="44500533" w14:textId="5C3B0C35" w:rsidR="00641A3F" w:rsidRPr="00201C55" w:rsidRDefault="00201C55" w:rsidP="0090232D">
      <w:pPr>
        <w:pStyle w:val="2"/>
        <w:jc w:val="both"/>
        <w:rPr>
          <w:rtl/>
        </w:rPr>
      </w:pPr>
      <w:bookmarkStart w:id="46" w:name="_Toc4588456"/>
      <w:r w:rsidRPr="00201C55">
        <w:rPr>
          <w:rFonts w:hint="cs"/>
          <w:rtl/>
        </w:rPr>
        <w:t xml:space="preserve">2.4 </w:t>
      </w:r>
      <w:commentRangeStart w:id="47"/>
      <w:r w:rsidR="00641A3F" w:rsidRPr="00201C55">
        <w:rPr>
          <w:rFonts w:hint="cs"/>
          <w:rtl/>
        </w:rPr>
        <w:t>מודל הפיתוח</w:t>
      </w:r>
      <w:commentRangeEnd w:id="47"/>
      <w:r w:rsidR="003E698D">
        <w:rPr>
          <w:rStyle w:val="ad"/>
          <w:rFonts w:asciiTheme="minorHAnsi" w:eastAsiaTheme="minorHAnsi" w:hAnsiTheme="minorHAnsi" w:cstheme="minorBidi"/>
          <w:b w:val="0"/>
          <w:bCs w:val="0"/>
          <w:color w:val="auto"/>
          <w:rtl/>
        </w:rPr>
        <w:commentReference w:id="47"/>
      </w:r>
      <w:bookmarkEnd w:id="46"/>
    </w:p>
    <w:p w14:paraId="6050291D" w14:textId="77777777" w:rsidR="00201C55" w:rsidRPr="00201C55" w:rsidRDefault="00201C55" w:rsidP="0090232D">
      <w:pPr>
        <w:pStyle w:val="a7"/>
        <w:jc w:val="both"/>
        <w:rPr>
          <w:rFonts w:cstheme="minorHAnsi"/>
          <w:sz w:val="24"/>
          <w:szCs w:val="24"/>
          <w:rtl/>
        </w:rPr>
      </w:pPr>
    </w:p>
    <w:p w14:paraId="5DB5E502" w14:textId="4A8A0075"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Pr>
      </w:pPr>
      <w:r w:rsidRPr="001C7332">
        <w:rPr>
          <w:rFonts w:asciiTheme="minorHAnsi" w:eastAsiaTheme="minorHAnsi" w:hAnsiTheme="minorHAnsi" w:cstheme="minorHAnsi" w:hint="cs"/>
          <w:rtl/>
        </w:rPr>
        <w:t xml:space="preserve">מרכיב מרכזי ביותר בניהול </w:t>
      </w:r>
      <w:proofErr w:type="spellStart"/>
      <w:r w:rsidRPr="001C7332">
        <w:rPr>
          <w:rFonts w:asciiTheme="minorHAnsi" w:eastAsiaTheme="minorHAnsi" w:hAnsiTheme="minorHAnsi" w:cstheme="minorHAnsi" w:hint="cs"/>
          <w:rtl/>
        </w:rPr>
        <w:t>פרויקטי</w:t>
      </w:r>
      <w:proofErr w:type="spellEnd"/>
      <w:r w:rsidRPr="001C7332">
        <w:rPr>
          <w:rFonts w:asciiTheme="minorHAnsi" w:eastAsiaTheme="minorHAnsi" w:hAnsiTheme="minorHAnsi" w:cstheme="minorHAnsi" w:hint="cs"/>
          <w:rtl/>
        </w:rPr>
        <w:t xml:space="preserve"> תוכנה הוא הגדרה מסודרת של מחזור חיי הפרויקט. פרויקט הוא רצף של צעדים שתחילתו בייזום וסופו בהתקנה ומסירה ללקוח. באמצע הרצף מצויים אפיון מסודר, עיצוב, בנייה, בדיקות ועוד</w:t>
      </w:r>
      <w:r w:rsidR="0025624F">
        <w:rPr>
          <w:rFonts w:asciiTheme="minorHAnsi" w:eastAsiaTheme="minorHAnsi" w:hAnsiTheme="minorHAnsi" w:cstheme="minorHAnsi" w:hint="cs"/>
          <w:rtl/>
        </w:rPr>
        <w:t>,</w:t>
      </w:r>
      <w:r w:rsidRPr="001C7332">
        <w:rPr>
          <w:rFonts w:asciiTheme="minorHAnsi" w:eastAsiaTheme="minorHAnsi" w:hAnsiTheme="minorHAnsi" w:cstheme="minorHAnsi" w:hint="cs"/>
          <w:rtl/>
        </w:rPr>
        <w:t xml:space="preserve"> בשיטות פיתוח שונות.</w:t>
      </w:r>
    </w:p>
    <w:p w14:paraId="261F72D7" w14:textId="44206A74"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hint="cs"/>
          <w:rtl/>
        </w:rPr>
        <w:t xml:space="preserve">שרשרת זו מכונה מחזור חיי הפרויקט. כל מתודולוגיה מכובדת לניהול פרויקט מציגה את מחזור החיים שלה, </w:t>
      </w:r>
      <w:r w:rsidR="00DD6251" w:rsidRPr="001C7332">
        <w:rPr>
          <w:rFonts w:asciiTheme="minorHAnsi" w:eastAsiaTheme="minorHAnsi" w:hAnsiTheme="minorHAnsi" w:cstheme="minorHAnsi" w:hint="cs"/>
          <w:rtl/>
        </w:rPr>
        <w:t>כאשר</w:t>
      </w:r>
      <w:r w:rsidRPr="001C7332">
        <w:rPr>
          <w:rFonts w:asciiTheme="minorHAnsi" w:eastAsiaTheme="minorHAnsi" w:hAnsiTheme="minorHAnsi" w:cstheme="minorHAnsi" w:hint="cs"/>
          <w:rtl/>
        </w:rPr>
        <w:t xml:space="preserve"> כולם מדברים, פחות או יותר, על אותו מחזור חיים, או לפחות על המרכיבים הבסיסיים שלו. לעומת זאת, קיימות מספר שיטות פיתוח למימוש המערכת. שיטות אלה שונות ונבדלות האחת מהשנייה. השיטות המקובלות בתעשייה הן:</w:t>
      </w:r>
    </w:p>
    <w:p w14:paraId="1F857846" w14:textId="53F16963" w:rsidR="00320E2B" w:rsidRPr="001C7332" w:rsidRDefault="00364E97"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hyperlink r:id="rId48" w:anchor="_%D7%94%D7%A9%D7%99%D7%98%D7%94_%D7%94%D7%A1%D7%93%D7%A8%D7%AA%D7%99%D7%AA_(%D7%A1%D7%91%D7%91" w:history="1">
        <w:r w:rsidR="00320E2B" w:rsidRPr="001C7332">
          <w:rPr>
            <w:rFonts w:asciiTheme="minorHAnsi" w:eastAsiaTheme="minorHAnsi" w:hAnsiTheme="minorHAnsi" w:cstheme="minorHAnsi" w:hint="cs"/>
            <w:rtl/>
          </w:rPr>
          <w:t>השיטה הסדרתית</w:t>
        </w:r>
      </w:hyperlink>
    </w:p>
    <w:p w14:paraId="5E63EAEC" w14:textId="5F9F69BA"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49" w:anchor="_%D7%94%D7%A9%D7%99%D7%98%D7%94_%D7%94%D7%90%D7%99%D7%98%D7%A8%D7%98%D7%99%D7%91%D7%99%D7%AA,_%D7%99%D7%97%D7%99%D7%93%D7%AA" w:history="1">
        <w:r w:rsidRPr="001C7332">
          <w:rPr>
            <w:rFonts w:asciiTheme="minorHAnsi" w:eastAsiaTheme="minorHAnsi" w:hAnsiTheme="minorHAnsi" w:cstheme="minorHAnsi" w:hint="cs"/>
            <w:rtl/>
          </w:rPr>
          <w:t xml:space="preserve">השיטה </w:t>
        </w:r>
        <w:proofErr w:type="spellStart"/>
        <w:r w:rsidRPr="001C7332">
          <w:rPr>
            <w:rFonts w:asciiTheme="minorHAnsi" w:eastAsiaTheme="minorHAnsi" w:hAnsiTheme="minorHAnsi" w:cstheme="minorHAnsi" w:hint="cs"/>
            <w:rtl/>
          </w:rPr>
          <w:t>האיטרטיבית</w:t>
        </w:r>
        <w:proofErr w:type="spellEnd"/>
      </w:hyperlink>
    </w:p>
    <w:p w14:paraId="3A38433D" w14:textId="192DE4B9"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0" w:anchor="_%D7%94%D7%A9%D7%99%D7%98%D7%94_%D7%94%D7%90%D7%99%D7%98%D7%A8%D7%98%D7%99%D7%91%D7%99%D7%AA,_%D7%9E%D7%A1%D7%A4%D7%A8" w:history="1">
        <w:r w:rsidRPr="001C7332">
          <w:rPr>
            <w:rFonts w:asciiTheme="minorHAnsi" w:eastAsiaTheme="minorHAnsi" w:hAnsiTheme="minorHAnsi" w:cstheme="minorHAnsi" w:hint="cs"/>
            <w:rtl/>
          </w:rPr>
          <w:t>מתודולוגיות זריזות</w:t>
        </w:r>
      </w:hyperlink>
    </w:p>
    <w:p w14:paraId="44C52484" w14:textId="501A4CAD" w:rsidR="00B22D8D" w:rsidRDefault="00B22D8D" w:rsidP="0090232D">
      <w:pPr>
        <w:pStyle w:val="a7"/>
        <w:jc w:val="both"/>
        <w:rPr>
          <w:rFonts w:cstheme="minorHAnsi"/>
          <w:sz w:val="24"/>
          <w:szCs w:val="24"/>
          <w:rtl/>
        </w:rPr>
      </w:pPr>
    </w:p>
    <w:p w14:paraId="06D8E0D2" w14:textId="56B71A0D" w:rsidR="001C7332" w:rsidRPr="00F22467" w:rsidRDefault="00F22467" w:rsidP="0090232D">
      <w:pPr>
        <w:pStyle w:val="a7"/>
        <w:jc w:val="both"/>
        <w:rPr>
          <w:rFonts w:cstheme="minorHAnsi"/>
          <w:b/>
          <w:bCs/>
          <w:sz w:val="24"/>
          <w:szCs w:val="24"/>
          <w:rtl/>
        </w:rPr>
      </w:pPr>
      <w:r w:rsidRPr="00F22467">
        <w:rPr>
          <w:rFonts w:cstheme="minorHAnsi" w:hint="cs"/>
          <w:b/>
          <w:bCs/>
          <w:sz w:val="24"/>
          <w:szCs w:val="24"/>
          <w:rtl/>
        </w:rPr>
        <w:t>השיטה הסדרתית</w:t>
      </w:r>
    </w:p>
    <w:p w14:paraId="0287988C" w14:textId="61B3C83F" w:rsidR="00450B62" w:rsidRPr="001C7332" w:rsidRDefault="00992825" w:rsidP="0025624F">
      <w:pPr>
        <w:pStyle w:val="a7"/>
        <w:jc w:val="both"/>
        <w:rPr>
          <w:rFonts w:cstheme="minorHAnsi"/>
          <w:sz w:val="24"/>
          <w:szCs w:val="24"/>
          <w:rtl/>
        </w:rPr>
      </w:pPr>
      <w:r>
        <w:rPr>
          <w:rFonts w:cstheme="minorHAnsi" w:hint="cs"/>
          <w:sz w:val="24"/>
          <w:szCs w:val="24"/>
          <w:rtl/>
        </w:rPr>
        <w:t xml:space="preserve">מודל השיטה הסדרתית </w:t>
      </w:r>
      <w:r w:rsidRPr="001C7332">
        <w:rPr>
          <w:rFonts w:cstheme="minorHAnsi" w:hint="cs"/>
          <w:sz w:val="24"/>
          <w:szCs w:val="24"/>
          <w:rtl/>
        </w:rPr>
        <w:t>(נקראת גם מודל מפל המים</w:t>
      </w:r>
      <w:r w:rsidR="0025624F">
        <w:rPr>
          <w:rFonts w:cstheme="minorHAnsi" w:hint="cs"/>
          <w:sz w:val="24"/>
          <w:szCs w:val="24"/>
          <w:rtl/>
        </w:rPr>
        <w:t>-</w:t>
      </w:r>
      <w:r w:rsidRPr="001C7332">
        <w:rPr>
          <w:rFonts w:cstheme="minorHAnsi" w:hint="cs"/>
          <w:sz w:val="24"/>
          <w:szCs w:val="24"/>
          <w:rtl/>
        </w:rPr>
        <w:t xml:space="preserve"> </w:t>
      </w:r>
      <w:r w:rsidRPr="001C7332">
        <w:rPr>
          <w:rFonts w:cstheme="minorHAnsi"/>
          <w:sz w:val="24"/>
          <w:szCs w:val="24"/>
        </w:rPr>
        <w:t>water fall</w:t>
      </w:r>
      <w:r w:rsidRPr="001C7332">
        <w:rPr>
          <w:rFonts w:cstheme="minorHAnsi" w:hint="cs"/>
          <w:sz w:val="24"/>
          <w:szCs w:val="24"/>
          <w:rtl/>
        </w:rPr>
        <w:t xml:space="preserve">), </w:t>
      </w:r>
      <w:r w:rsidR="00450B62" w:rsidRPr="001C7332">
        <w:rPr>
          <w:rFonts w:cstheme="minorHAnsi" w:hint="cs"/>
          <w:sz w:val="24"/>
          <w:szCs w:val="24"/>
          <w:rtl/>
        </w:rPr>
        <w:t>הוא מודל ותיק ורווח</w:t>
      </w:r>
      <w:r w:rsidR="001C7332">
        <w:rPr>
          <w:rFonts w:cstheme="minorHAnsi" w:hint="cs"/>
          <w:sz w:val="24"/>
          <w:szCs w:val="24"/>
          <w:rtl/>
        </w:rPr>
        <w:t xml:space="preserve"> (בלשון עבר)</w:t>
      </w:r>
      <w:r w:rsidR="00450B62" w:rsidRPr="001C7332">
        <w:rPr>
          <w:rFonts w:cstheme="minorHAnsi" w:hint="cs"/>
          <w:sz w:val="24"/>
          <w:szCs w:val="24"/>
          <w:rtl/>
        </w:rPr>
        <w:t xml:space="preserve"> בקרב התעשייה</w:t>
      </w:r>
      <w:r w:rsidR="0025624F">
        <w:rPr>
          <w:rFonts w:cstheme="minorHAnsi" w:hint="cs"/>
          <w:sz w:val="24"/>
          <w:szCs w:val="24"/>
          <w:rtl/>
        </w:rPr>
        <w:t xml:space="preserve">. </w:t>
      </w:r>
      <w:r w:rsidR="00450B62" w:rsidRPr="001C7332">
        <w:rPr>
          <w:rFonts w:cstheme="minorHAnsi" w:hint="cs"/>
          <w:sz w:val="24"/>
          <w:szCs w:val="24"/>
          <w:rtl/>
        </w:rPr>
        <w:t>ע"פ שיטת מודל מפל המים מחזורי הפיתוח שונים, כלומר הפרויקט כולו</w:t>
      </w:r>
      <w:r w:rsidR="0025624F">
        <w:rPr>
          <w:rFonts w:cstheme="minorHAnsi" w:hint="cs"/>
          <w:sz w:val="24"/>
          <w:szCs w:val="24"/>
          <w:rtl/>
        </w:rPr>
        <w:t>,</w:t>
      </w:r>
      <w:r w:rsidR="00450B62" w:rsidRPr="001C7332">
        <w:rPr>
          <w:rFonts w:cstheme="minorHAnsi" w:hint="cs"/>
          <w:sz w:val="24"/>
          <w:szCs w:val="24"/>
          <w:rtl/>
        </w:rPr>
        <w:t xml:space="preserve"> מורכב מכמה חלקים כאשר בכל פעם מתמקדים באותו החלק </w:t>
      </w:r>
      <w:r w:rsidR="001C7332" w:rsidRPr="001C7332">
        <w:rPr>
          <w:rFonts w:cstheme="minorHAnsi" w:hint="cs"/>
          <w:sz w:val="24"/>
          <w:szCs w:val="24"/>
          <w:rtl/>
        </w:rPr>
        <w:t>עד לסיומו בצורה מקצועית וממצה</w:t>
      </w:r>
      <w:r w:rsidR="0025624F">
        <w:rPr>
          <w:rFonts w:cstheme="minorHAnsi" w:hint="cs"/>
          <w:sz w:val="24"/>
          <w:szCs w:val="24"/>
          <w:rtl/>
        </w:rPr>
        <w:t>,</w:t>
      </w:r>
      <w:r w:rsidR="001C7332" w:rsidRPr="001C7332">
        <w:rPr>
          <w:rFonts w:cstheme="minorHAnsi" w:hint="cs"/>
          <w:sz w:val="24"/>
          <w:szCs w:val="24"/>
          <w:rtl/>
        </w:rPr>
        <w:t xml:space="preserve"> ורק לאחר שסיימנו באופן מקיף ל</w:t>
      </w:r>
      <w:r w:rsidR="0025624F">
        <w:rPr>
          <w:rFonts w:cstheme="minorHAnsi" w:hint="cs"/>
          <w:sz w:val="24"/>
          <w:szCs w:val="24"/>
          <w:rtl/>
        </w:rPr>
        <w:t>בצע</w:t>
      </w:r>
      <w:r w:rsidR="001C7332" w:rsidRPr="001C7332">
        <w:rPr>
          <w:rFonts w:cstheme="minorHAnsi" w:hint="cs"/>
          <w:sz w:val="24"/>
          <w:szCs w:val="24"/>
          <w:rtl/>
        </w:rPr>
        <w:t xml:space="preserve"> את השלב, נוכל להמשיך לשלב הבא (כאשר אין דרך חזרה</w:t>
      </w:r>
      <w:r w:rsidR="0025624F">
        <w:rPr>
          <w:rFonts w:cstheme="minorHAnsi" w:hint="cs"/>
          <w:sz w:val="24"/>
          <w:szCs w:val="24"/>
          <w:rtl/>
        </w:rPr>
        <w:t>,</w:t>
      </w:r>
      <w:r w:rsidR="001C7332" w:rsidRPr="001C7332">
        <w:rPr>
          <w:rFonts w:cstheme="minorHAnsi" w:hint="cs"/>
          <w:sz w:val="24"/>
          <w:szCs w:val="24"/>
          <w:rtl/>
        </w:rPr>
        <w:t xml:space="preserve"> כמו מפל מים שבו המים רק מתקדמים מטה ולא חוזרים אחורה)</w:t>
      </w:r>
      <w:r w:rsidR="001C7332">
        <w:rPr>
          <w:rFonts w:cstheme="minorHAnsi" w:hint="cs"/>
          <w:sz w:val="24"/>
          <w:szCs w:val="24"/>
          <w:rtl/>
        </w:rPr>
        <w:t>.</w:t>
      </w:r>
    </w:p>
    <w:p w14:paraId="44709F70" w14:textId="58303B6C" w:rsidR="001C7332" w:rsidRPr="001C7332" w:rsidRDefault="009B7910" w:rsidP="0025624F">
      <w:pPr>
        <w:pStyle w:val="NormalWeb"/>
        <w:shd w:val="clear" w:color="auto" w:fill="FFFFFF"/>
        <w:bidi/>
        <w:spacing w:before="120" w:beforeAutospacing="0" w:after="120" w:afterAutospacing="0"/>
        <w:jc w:val="both"/>
        <w:rPr>
          <w:rFonts w:asciiTheme="minorHAnsi" w:eastAsiaTheme="minorHAnsi" w:hAnsiTheme="minorHAnsi" w:cstheme="minorHAnsi" w:hint="cs"/>
          <w:rtl/>
        </w:rPr>
      </w:pPr>
      <w:r w:rsidRPr="001C7332">
        <w:rPr>
          <w:rFonts w:asciiTheme="minorHAnsi" w:eastAsiaTheme="minorHAnsi" w:hAnsiTheme="minorHAnsi" w:cstheme="minorHAnsi"/>
          <w:noProof/>
        </w:rPr>
        <w:drawing>
          <wp:anchor distT="0" distB="0" distL="114300" distR="114300" simplePos="0" relativeHeight="251657216" behindDoc="1" locked="0" layoutInCell="1" allowOverlap="1" wp14:anchorId="64F5E744" wp14:editId="0F0E1FA7">
            <wp:simplePos x="0" y="0"/>
            <wp:positionH relativeFrom="column">
              <wp:posOffset>-520700</wp:posOffset>
            </wp:positionH>
            <wp:positionV relativeFrom="paragraph">
              <wp:posOffset>794385</wp:posOffset>
            </wp:positionV>
            <wp:extent cx="2667000" cy="2000250"/>
            <wp:effectExtent l="0" t="0" r="0" b="0"/>
            <wp:wrapNone/>
            <wp:docPr id="34" name="Picture 34" descr="https://upload.wikimedia.org/wikipedia/commons/thumb/2/24/Waterfall_model-he.svg/280px-Waterfall_model-h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4/Waterfall_model-he.svg/280px-Waterfall_model-he.sv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anchor>
        </w:drawing>
      </w:r>
      <w:r w:rsidR="001C7332" w:rsidRPr="001C7332">
        <w:rPr>
          <w:rFonts w:asciiTheme="minorHAnsi" w:eastAsiaTheme="minorHAnsi" w:hAnsiTheme="minorHAnsi" w:cstheme="minorHAnsi"/>
          <w:rtl/>
        </w:rPr>
        <w:t>מתודולוגיית מפל המים שמה דגש רב על איסוף וניתוח של כל הדרישות כולן קודם לתחילת הפיתוח, וממליצה שתהליך הפיתוח לא יחזור לאחור לאחר ששלב מסוים בו הסתיים. השלבים העיקריים בשיטה זו הם איסוף וניתוח דרישות</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עיצוב תוכנה</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תכנות</w:t>
      </w:r>
      <w:r w:rsidR="0025624F">
        <w:rPr>
          <w:rFonts w:asciiTheme="minorHAnsi" w:eastAsiaTheme="minorHAnsi" w:hAnsiTheme="minorHAnsi" w:cstheme="minorHAnsi"/>
        </w:rPr>
        <w:t xml:space="preserve"> ,</w:t>
      </w:r>
      <w:r w:rsidR="001C7332" w:rsidRPr="001C7332">
        <w:rPr>
          <w:rFonts w:asciiTheme="minorHAnsi" w:eastAsiaTheme="minorHAnsi" w:hAnsiTheme="minorHAnsi" w:cstheme="minorHAnsi"/>
          <w:rtl/>
        </w:rPr>
        <w:t>בדיקות</w:t>
      </w:r>
      <w:r w:rsidR="0025624F">
        <w:rPr>
          <w:rFonts w:asciiTheme="minorHAnsi" w:eastAsiaTheme="minorHAnsi" w:hAnsiTheme="minorHAnsi" w:cstheme="minorHAnsi"/>
        </w:rPr>
        <w:t>,</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שילוב</w:t>
      </w:r>
      <w:r w:rsidR="0025624F">
        <w:rPr>
          <w:rFonts w:asciiTheme="minorHAnsi" w:eastAsiaTheme="minorHAnsi" w:hAnsiTheme="minorHAnsi" w:cstheme="minorHAnsi" w:hint="cs"/>
          <w:rtl/>
        </w:rPr>
        <w:t>,</w:t>
      </w:r>
      <w:hyperlink r:id="rId52" w:tooltip="התקנה (הדף אינו קיים)" w:history="1">
        <w:r w:rsidR="0025624F">
          <w:rPr>
            <w:rFonts w:asciiTheme="minorHAnsi" w:eastAsiaTheme="minorHAnsi" w:hAnsiTheme="minorHAnsi" w:cstheme="minorHAnsi" w:hint="cs"/>
            <w:rtl/>
          </w:rPr>
          <w:t xml:space="preserve"> ה</w:t>
        </w:r>
        <w:r w:rsidR="001C7332" w:rsidRPr="001C7332">
          <w:rPr>
            <w:rFonts w:asciiTheme="minorHAnsi" w:eastAsiaTheme="minorHAnsi" w:hAnsiTheme="minorHAnsi" w:cstheme="minorHAnsi"/>
            <w:rtl/>
          </w:rPr>
          <w:t>תקנה</w:t>
        </w:r>
      </w:hyperlink>
      <w:r w:rsidR="001C7332" w:rsidRPr="001C7332">
        <w:rPr>
          <w:rFonts w:asciiTheme="minorHAnsi" w:eastAsiaTheme="minorHAnsi" w:hAnsiTheme="minorHAnsi" w:cstheme="minorHAnsi"/>
        </w:rPr>
        <w:t> </w:t>
      </w:r>
      <w:r w:rsidR="001C7332" w:rsidRPr="001C7332">
        <w:rPr>
          <w:rFonts w:asciiTheme="minorHAnsi" w:eastAsiaTheme="minorHAnsi" w:hAnsiTheme="minorHAnsi" w:cstheme="minorHAnsi"/>
          <w:rtl/>
        </w:rPr>
        <w:t>ו</w:t>
      </w:r>
      <w:hyperlink r:id="rId53" w:tooltip="תחזוקת תוכנה" w:history="1">
        <w:r w:rsidR="001C7332" w:rsidRPr="001C7332">
          <w:rPr>
            <w:rFonts w:asciiTheme="minorHAnsi" w:eastAsiaTheme="minorHAnsi" w:hAnsiTheme="minorHAnsi" w:cstheme="minorHAnsi"/>
            <w:rtl/>
          </w:rPr>
          <w:t>תחזוקה</w:t>
        </w:r>
      </w:hyperlink>
      <w:r w:rsidR="001C7332" w:rsidRPr="001C7332">
        <w:rPr>
          <w:rFonts w:asciiTheme="minorHAnsi" w:eastAsiaTheme="minorHAnsi" w:hAnsiTheme="minorHAnsi" w:cstheme="minorHAnsi"/>
        </w:rPr>
        <w:t>.</w:t>
      </w:r>
    </w:p>
    <w:p w14:paraId="3987B456" w14:textId="5D2111C6" w:rsidR="001C7332" w:rsidRDefault="001C7332" w:rsidP="0090232D">
      <w:pPr>
        <w:pStyle w:val="a7"/>
        <w:jc w:val="both"/>
        <w:rPr>
          <w:rFonts w:cstheme="minorHAnsi" w:hint="cs"/>
          <w:sz w:val="24"/>
          <w:szCs w:val="24"/>
        </w:rPr>
      </w:pPr>
    </w:p>
    <w:p w14:paraId="43DE4671" w14:textId="0498564E" w:rsidR="00992825" w:rsidRDefault="00992825" w:rsidP="0090232D">
      <w:pPr>
        <w:pStyle w:val="a7"/>
        <w:jc w:val="both"/>
        <w:rPr>
          <w:rFonts w:cstheme="minorHAnsi"/>
          <w:sz w:val="24"/>
          <w:szCs w:val="24"/>
          <w:rtl/>
        </w:rPr>
      </w:pPr>
    </w:p>
    <w:p w14:paraId="6333AE3F" w14:textId="51E1C0C3" w:rsidR="009B7910" w:rsidRDefault="009B7910" w:rsidP="0090232D">
      <w:pPr>
        <w:pStyle w:val="a7"/>
        <w:jc w:val="both"/>
        <w:rPr>
          <w:rFonts w:cstheme="minorHAnsi"/>
          <w:sz w:val="24"/>
          <w:szCs w:val="24"/>
          <w:rtl/>
        </w:rPr>
      </w:pPr>
    </w:p>
    <w:p w14:paraId="5CACE509" w14:textId="6FDB6F32" w:rsidR="009B7910" w:rsidRDefault="009B7910" w:rsidP="0090232D">
      <w:pPr>
        <w:pStyle w:val="a7"/>
        <w:jc w:val="both"/>
        <w:rPr>
          <w:rFonts w:cstheme="minorHAnsi"/>
          <w:sz w:val="24"/>
          <w:szCs w:val="24"/>
          <w:rtl/>
        </w:rPr>
      </w:pPr>
    </w:p>
    <w:p w14:paraId="5045C4B4" w14:textId="1F980AD4" w:rsidR="009B7910" w:rsidRDefault="009B7910" w:rsidP="0090232D">
      <w:pPr>
        <w:pStyle w:val="a7"/>
        <w:jc w:val="both"/>
        <w:rPr>
          <w:rFonts w:cstheme="minorHAnsi"/>
          <w:sz w:val="24"/>
          <w:szCs w:val="24"/>
          <w:rtl/>
        </w:rPr>
      </w:pPr>
    </w:p>
    <w:p w14:paraId="26E42DE6" w14:textId="1AC1A3F4" w:rsidR="009B7910" w:rsidRDefault="009B7910" w:rsidP="0090232D">
      <w:pPr>
        <w:pStyle w:val="a7"/>
        <w:jc w:val="both"/>
        <w:rPr>
          <w:rFonts w:cstheme="minorHAnsi"/>
          <w:sz w:val="24"/>
          <w:szCs w:val="24"/>
          <w:rtl/>
        </w:rPr>
      </w:pPr>
    </w:p>
    <w:p w14:paraId="186B353D" w14:textId="77777777" w:rsidR="0053146A" w:rsidRDefault="0053146A" w:rsidP="0053146A">
      <w:pPr>
        <w:rPr>
          <w:rtl/>
        </w:rPr>
      </w:pPr>
      <w:bookmarkStart w:id="48" w:name="_Toc328647067"/>
    </w:p>
    <w:p w14:paraId="63E62406" w14:textId="77777777" w:rsidR="0053146A" w:rsidRDefault="0053146A" w:rsidP="0053146A">
      <w:pPr>
        <w:rPr>
          <w:rFonts w:cstheme="minorHAnsi" w:hint="cs"/>
          <w:b/>
          <w:bCs/>
          <w:rtl/>
        </w:rPr>
      </w:pPr>
    </w:p>
    <w:p w14:paraId="49160DA0" w14:textId="77777777" w:rsidR="0025624F" w:rsidRDefault="0025624F" w:rsidP="0053146A">
      <w:pPr>
        <w:rPr>
          <w:rFonts w:cstheme="minorHAnsi" w:hint="cs"/>
          <w:b/>
          <w:bCs/>
          <w:rtl/>
        </w:rPr>
      </w:pPr>
    </w:p>
    <w:p w14:paraId="3C9D9DB2" w14:textId="344B413D" w:rsidR="00C05E3D" w:rsidRPr="00F22467" w:rsidRDefault="00C05E3D" w:rsidP="0090232D">
      <w:pPr>
        <w:pStyle w:val="3"/>
        <w:spacing w:before="120"/>
        <w:jc w:val="both"/>
        <w:rPr>
          <w:rFonts w:asciiTheme="minorHAnsi" w:eastAsiaTheme="minorHAnsi" w:hAnsiTheme="minorHAnsi" w:cstheme="minorHAnsi"/>
          <w:color w:val="auto"/>
          <w:sz w:val="24"/>
          <w:szCs w:val="24"/>
        </w:rPr>
      </w:pPr>
      <w:bookmarkStart w:id="49" w:name="_Toc4588457"/>
      <w:r w:rsidRPr="00F22467">
        <w:rPr>
          <w:rFonts w:asciiTheme="minorHAnsi" w:eastAsiaTheme="minorHAnsi" w:hAnsiTheme="minorHAnsi" w:cstheme="minorHAnsi" w:hint="cs"/>
          <w:color w:val="auto"/>
          <w:sz w:val="24"/>
          <w:szCs w:val="24"/>
          <w:rtl/>
        </w:rPr>
        <w:lastRenderedPageBreak/>
        <w:t xml:space="preserve">השיטה </w:t>
      </w:r>
      <w:proofErr w:type="spellStart"/>
      <w:r w:rsidRPr="00F22467">
        <w:rPr>
          <w:rFonts w:asciiTheme="minorHAnsi" w:eastAsiaTheme="minorHAnsi" w:hAnsiTheme="minorHAnsi" w:cstheme="minorHAnsi" w:hint="cs"/>
          <w:color w:val="auto"/>
          <w:sz w:val="24"/>
          <w:szCs w:val="24"/>
          <w:rtl/>
        </w:rPr>
        <w:t>האיטרטיבית</w:t>
      </w:r>
      <w:proofErr w:type="spellEnd"/>
      <w:r w:rsidRPr="00F22467">
        <w:rPr>
          <w:rFonts w:asciiTheme="minorHAnsi" w:eastAsiaTheme="minorHAnsi" w:hAnsiTheme="minorHAnsi" w:cstheme="minorHAnsi" w:hint="cs"/>
          <w:color w:val="auto"/>
          <w:sz w:val="24"/>
          <w:szCs w:val="24"/>
          <w:rtl/>
        </w:rPr>
        <w:t>, יחידת מסירה/גרסה אחת</w:t>
      </w:r>
      <w:bookmarkEnd w:id="48"/>
      <w:bookmarkEnd w:id="49"/>
    </w:p>
    <w:p w14:paraId="05B78791" w14:textId="6F7B8DD6" w:rsidR="00C05E3D" w:rsidRPr="000B2DB9" w:rsidRDefault="00C05E3D" w:rsidP="0090232D">
      <w:pPr>
        <w:pStyle w:val="para0"/>
        <w:bidi/>
        <w:spacing w:before="0" w:beforeAutospacing="0" w:after="0" w:afterAutospacing="0"/>
        <w:jc w:val="both"/>
        <w:rPr>
          <w:rFonts w:asciiTheme="minorHAnsi" w:eastAsiaTheme="minorHAnsi" w:hAnsiTheme="minorHAnsi" w:cstheme="minorHAnsi"/>
          <w:rtl/>
        </w:rPr>
      </w:pPr>
      <w:r w:rsidRPr="000B2DB9">
        <w:rPr>
          <w:rFonts w:asciiTheme="minorHAnsi" w:eastAsiaTheme="minorHAnsi" w:hAnsiTheme="minorHAnsi" w:cstheme="minorHAnsi" w:hint="cs"/>
          <w:rtl/>
        </w:rPr>
        <w:t xml:space="preserve">בשנות התשעים החלה להופיע שיטת הפיתוח בסבבים, או בשמה האחר, השיטה המדורגת או </w:t>
      </w:r>
      <w:proofErr w:type="spellStart"/>
      <w:r w:rsidRPr="000B2DB9">
        <w:rPr>
          <w:rFonts w:asciiTheme="minorHAnsi" w:eastAsiaTheme="minorHAnsi" w:hAnsiTheme="minorHAnsi" w:cstheme="minorHAnsi" w:hint="cs"/>
          <w:rtl/>
        </w:rPr>
        <w:t>האיטרטיבית</w:t>
      </w:r>
      <w:proofErr w:type="spellEnd"/>
      <w:r w:rsidRPr="000B2DB9">
        <w:rPr>
          <w:rFonts w:asciiTheme="minorHAnsi" w:eastAsiaTheme="minorHAnsi" w:hAnsiTheme="minorHAnsi" w:cstheme="minorHAnsi" w:hint="cs"/>
          <w:rtl/>
        </w:rPr>
        <w:t xml:space="preserve"> (</w:t>
      </w:r>
      <w:r w:rsidRPr="000B2DB9">
        <w:rPr>
          <w:rFonts w:asciiTheme="minorHAnsi" w:eastAsiaTheme="minorHAnsi" w:hAnsiTheme="minorHAnsi" w:cstheme="minorHAnsi"/>
        </w:rPr>
        <w:t>Iterative Development</w:t>
      </w:r>
      <w:r w:rsidRPr="000B2DB9">
        <w:rPr>
          <w:rFonts w:asciiTheme="minorHAnsi" w:eastAsiaTheme="minorHAnsi" w:hAnsiTheme="minorHAnsi" w:cstheme="minorHAnsi" w:hint="cs"/>
          <w:rtl/>
        </w:rPr>
        <w:t xml:space="preserve">). מדובר בפיתוח </w:t>
      </w:r>
      <w:commentRangeStart w:id="50"/>
      <w:r w:rsidRPr="000B2DB9">
        <w:rPr>
          <w:rFonts w:asciiTheme="minorHAnsi" w:eastAsiaTheme="minorHAnsi" w:hAnsiTheme="minorHAnsi" w:cstheme="minorHAnsi" w:hint="cs"/>
          <w:rtl/>
        </w:rPr>
        <w:t>מרובה יחידות מסירה</w:t>
      </w:r>
      <w:commentRangeEnd w:id="50"/>
      <w:r w:rsidR="008F4012">
        <w:rPr>
          <w:rStyle w:val="ad"/>
          <w:rFonts w:asciiTheme="minorHAnsi" w:eastAsiaTheme="minorHAnsi" w:hAnsiTheme="minorHAnsi" w:cstheme="minorBidi"/>
          <w:rtl/>
        </w:rPr>
        <w:commentReference w:id="50"/>
      </w:r>
      <w:r w:rsidRPr="000B2DB9">
        <w:rPr>
          <w:rFonts w:asciiTheme="minorHAnsi" w:eastAsiaTheme="minorHAnsi" w:hAnsiTheme="minorHAnsi" w:cstheme="minorHAnsi" w:hint="cs"/>
          <w:rtl/>
        </w:rPr>
        <w:t xml:space="preserve"> תוך חלוקת המערכת לתת-מערכות וכתוצאה מכך חלוקת הפרויקט לתת-פרויקטים. שיטה זו מבוססת על הרעיון המקובל בכלל התעשייה של בניית מוצר ב</w:t>
      </w:r>
      <w:r w:rsidR="004C60D9">
        <w:rPr>
          <w:rFonts w:asciiTheme="minorHAnsi" w:eastAsiaTheme="minorHAnsi" w:hAnsiTheme="minorHAnsi" w:cstheme="minorHAnsi" w:hint="cs"/>
          <w:rtl/>
        </w:rPr>
        <w:t>ג</w:t>
      </w:r>
      <w:r w:rsidR="00E525E5" w:rsidRPr="000B2DB9">
        <w:rPr>
          <w:rFonts w:asciiTheme="minorHAnsi" w:eastAsiaTheme="minorHAnsi" w:hAnsiTheme="minorHAnsi" w:cstheme="minorHAnsi" w:hint="cs"/>
          <w:rtl/>
        </w:rPr>
        <w:t>רסאות</w:t>
      </w:r>
      <w:r w:rsidRPr="000B2DB9">
        <w:rPr>
          <w:rFonts w:asciiTheme="minorHAnsi" w:eastAsiaTheme="minorHAnsi" w:hAnsiTheme="minorHAnsi" w:cstheme="minorHAnsi" w:hint="cs"/>
          <w:rtl/>
        </w:rPr>
        <w:t xml:space="preserve"> שונות.</w:t>
      </w:r>
    </w:p>
    <w:p w14:paraId="7F14668D" w14:textId="04F887F1" w:rsidR="009B7910" w:rsidRDefault="009B7910" w:rsidP="0090232D">
      <w:pPr>
        <w:pStyle w:val="a7"/>
        <w:jc w:val="both"/>
        <w:rPr>
          <w:rFonts w:cstheme="minorHAnsi"/>
          <w:sz w:val="24"/>
          <w:szCs w:val="24"/>
          <w:rtl/>
        </w:rPr>
      </w:pPr>
    </w:p>
    <w:p w14:paraId="4D83D3EF" w14:textId="5566582E" w:rsidR="009172D1" w:rsidRDefault="009172D1" w:rsidP="0090232D">
      <w:pPr>
        <w:pStyle w:val="a7"/>
        <w:jc w:val="both"/>
        <w:rPr>
          <w:rFonts w:cstheme="minorHAnsi"/>
          <w:sz w:val="24"/>
          <w:szCs w:val="24"/>
          <w:rtl/>
        </w:rPr>
      </w:pPr>
    </w:p>
    <w:p w14:paraId="6D11A231" w14:textId="77777777" w:rsidR="009172D1" w:rsidRDefault="009172D1" w:rsidP="0090232D">
      <w:pPr>
        <w:pStyle w:val="para0"/>
        <w:bidi/>
        <w:spacing w:before="0" w:beforeAutospacing="0" w:after="0" w:afterAutospacing="0"/>
        <w:jc w:val="both"/>
        <w:rPr>
          <w:rFonts w:ascii="Arial" w:hAnsi="Arial" w:cs="Arial"/>
          <w:color w:val="000000"/>
          <w:sz w:val="20"/>
          <w:szCs w:val="20"/>
        </w:rPr>
      </w:pPr>
      <w:r>
        <w:rPr>
          <w:rFonts w:ascii="Arial" w:hAnsi="Arial" w:cs="Arial" w:hint="cs"/>
          <w:color w:val="000000"/>
          <w:sz w:val="20"/>
          <w:szCs w:val="20"/>
          <w:rtl/>
        </w:rPr>
        <w:t> </w:t>
      </w:r>
    </w:p>
    <w:p w14:paraId="588826D6" w14:textId="77777777" w:rsidR="009172D1" w:rsidRPr="008F4012" w:rsidRDefault="009172D1" w:rsidP="0090232D">
      <w:pPr>
        <w:pStyle w:val="3"/>
        <w:spacing w:before="120"/>
        <w:jc w:val="both"/>
        <w:rPr>
          <w:rFonts w:asciiTheme="minorHAnsi" w:eastAsiaTheme="minorHAnsi" w:hAnsiTheme="minorHAnsi" w:cstheme="minorHAnsi"/>
          <w:color w:val="auto"/>
          <w:sz w:val="24"/>
          <w:szCs w:val="24"/>
          <w:rtl/>
        </w:rPr>
      </w:pPr>
      <w:bookmarkStart w:id="51" w:name="_Toc328648267"/>
      <w:bookmarkStart w:id="52" w:name="_Toc328647068"/>
      <w:bookmarkStart w:id="53" w:name="_Toc4588458"/>
      <w:bookmarkEnd w:id="51"/>
      <w:r w:rsidRPr="008F4012">
        <w:rPr>
          <w:rFonts w:asciiTheme="minorHAnsi" w:eastAsiaTheme="minorHAnsi" w:hAnsiTheme="minorHAnsi" w:cstheme="minorHAnsi" w:hint="cs"/>
          <w:color w:val="auto"/>
          <w:sz w:val="24"/>
          <w:szCs w:val="24"/>
          <w:rtl/>
        </w:rPr>
        <w:t>פיתוח זריז, מספר יחידות מסירה/גרסאות</w:t>
      </w:r>
      <w:bookmarkEnd w:id="52"/>
      <w:bookmarkEnd w:id="53"/>
    </w:p>
    <w:p w14:paraId="7EC1BD11" w14:textId="12B92900"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proofErr w:type="spellStart"/>
      <w:r w:rsidRPr="000B2DB9">
        <w:rPr>
          <w:rFonts w:asciiTheme="minorHAnsi" w:eastAsiaTheme="minorHAnsi" w:hAnsiTheme="minorHAnsi" w:cstheme="minorHAnsi"/>
          <w:rtl/>
        </w:rPr>
        <w:t>אג׳ייל</w:t>
      </w:r>
      <w:proofErr w:type="spellEnd"/>
      <w:r w:rsidR="00842FC1">
        <w:rPr>
          <w:rFonts w:asciiTheme="minorHAnsi" w:eastAsiaTheme="minorHAnsi" w:hAnsiTheme="minorHAnsi" w:cstheme="minorHAnsi" w:hint="cs"/>
          <w:rtl/>
        </w:rPr>
        <w:t xml:space="preserve"> (</w:t>
      </w:r>
      <w:r w:rsidR="00842FC1">
        <w:rPr>
          <w:rFonts w:asciiTheme="minorHAnsi" w:eastAsiaTheme="minorHAnsi" w:hAnsiTheme="minorHAnsi" w:cstheme="minorHAnsi"/>
        </w:rPr>
        <w:t>Agile</w:t>
      </w:r>
      <w:r w:rsidR="00842FC1">
        <w:rPr>
          <w:rFonts w:asciiTheme="minorHAnsi" w:eastAsiaTheme="minorHAnsi" w:hAnsiTheme="minorHAnsi" w:cstheme="minorHAnsi" w:hint="cs"/>
          <w:rtl/>
        </w:rPr>
        <w:t>)</w:t>
      </w:r>
      <w:r w:rsidRPr="000B2DB9">
        <w:rPr>
          <w:rFonts w:asciiTheme="minorHAnsi" w:eastAsiaTheme="minorHAnsi" w:hAnsiTheme="minorHAnsi" w:cstheme="minorHAnsi"/>
          <w:rtl/>
        </w:rPr>
        <w:t xml:space="preserve"> היא מתודולוגית פיתוח השואפת להתייחס לפיתוח תוכנה בצורה שונה מבחינת זריזות וגמישות התהליך</w:t>
      </w:r>
      <w:r w:rsidRPr="000B2DB9">
        <w:rPr>
          <w:rFonts w:asciiTheme="minorHAnsi" w:eastAsiaTheme="minorHAnsi" w:hAnsiTheme="minorHAnsi" w:cstheme="minorHAnsi"/>
        </w:rPr>
        <w:t>.</w:t>
      </w:r>
    </w:p>
    <w:p w14:paraId="697F1E4C" w14:textId="040004F3"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כפי שהסברנו על מודל מפל המים בו</w:t>
      </w:r>
      <w:r w:rsidR="00127758" w:rsidRPr="000B2DB9">
        <w:rPr>
          <w:rFonts w:asciiTheme="minorHAnsi" w:eastAsiaTheme="minorHAnsi" w:hAnsiTheme="minorHAnsi" w:cstheme="minorHAnsi"/>
          <w:rtl/>
        </w:rPr>
        <w:t xml:space="preserve"> </w:t>
      </w:r>
      <w:r>
        <w:rPr>
          <w:rFonts w:asciiTheme="minorHAnsi" w:eastAsiaTheme="minorHAnsi" w:hAnsiTheme="minorHAnsi" w:cstheme="minorHAnsi"/>
          <w:rtl/>
        </w:rPr>
        <w:t>אנו מתחילים באפיון מקיף של הפרו</w:t>
      </w:r>
      <w:r w:rsidR="00127758" w:rsidRPr="000B2DB9">
        <w:rPr>
          <w:rFonts w:asciiTheme="minorHAnsi" w:eastAsiaTheme="minorHAnsi" w:hAnsiTheme="minorHAnsi" w:cstheme="minorHAnsi"/>
          <w:rtl/>
        </w:rPr>
        <w:t>יקט כדי להבין את כל</w:t>
      </w:r>
      <w:r>
        <w:rPr>
          <w:rFonts w:asciiTheme="minorHAnsi" w:eastAsiaTheme="minorHAnsi" w:hAnsiTheme="minorHAnsi" w:cstheme="minorHAnsi"/>
          <w:rtl/>
        </w:rPr>
        <w:t xml:space="preserve"> המשמעויות והנגזרות הטכניות שלו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אח״כ אנחנו מחלקים את המשימות בין צוותי פיתוח שונים</w:t>
      </w:r>
      <w:r>
        <w:rPr>
          <w:rFonts w:asciiTheme="minorHAnsi" w:eastAsiaTheme="minorHAnsi" w:hAnsiTheme="minorHAnsi" w:cstheme="minorHAnsi" w:hint="cs"/>
          <w:rtl/>
        </w:rPr>
        <w:t>.</w:t>
      </w:r>
      <w:r w:rsidR="00127758" w:rsidRPr="000B2DB9">
        <w:rPr>
          <w:rFonts w:asciiTheme="minorHAnsi" w:eastAsiaTheme="minorHAnsi" w:hAnsiTheme="minorHAnsi" w:cstheme="minorHAnsi"/>
        </w:rPr>
        <w:t xml:space="preserve"> </w:t>
      </w:r>
      <w:r w:rsidR="00127758" w:rsidRPr="000B2DB9">
        <w:rPr>
          <w:rFonts w:asciiTheme="minorHAnsi" w:eastAsiaTheme="minorHAnsi" w:hAnsiTheme="minorHAnsi" w:cstheme="minorHAnsi"/>
          <w:rtl/>
        </w:rPr>
        <w:t xml:space="preserve">כל חלק בתהליך הפיתוח תלוי בחלק שלפניו, כך שלא ניתן למשל להתחיל בפיתוח </w:t>
      </w:r>
      <w:r>
        <w:rPr>
          <w:rFonts w:asciiTheme="minorHAnsi" w:eastAsiaTheme="minorHAnsi" w:hAnsiTheme="minorHAnsi" w:cstheme="minorHAnsi"/>
          <w:rtl/>
        </w:rPr>
        <w:t>הפונקציונליות לפני שעיצוב הפרוי</w:t>
      </w:r>
      <w:r w:rsidR="00127758" w:rsidRPr="000B2DB9">
        <w:rPr>
          <w:rFonts w:asciiTheme="minorHAnsi" w:eastAsiaTheme="minorHAnsi" w:hAnsiTheme="minorHAnsi" w:cstheme="minorHAnsi"/>
          <w:rtl/>
        </w:rPr>
        <w:t>קט מוכן, מאושר וסגור באופן סופי</w:t>
      </w:r>
      <w:r w:rsidR="00127758" w:rsidRPr="000B2DB9">
        <w:rPr>
          <w:rFonts w:asciiTheme="minorHAnsi" w:eastAsiaTheme="minorHAnsi" w:hAnsiTheme="minorHAnsi" w:cstheme="minorHAnsi"/>
        </w:rPr>
        <w:t>.</w:t>
      </w:r>
    </w:p>
    <w:p w14:paraId="20C88C95" w14:textId="3A86A74F"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 xml:space="preserve">קיימות כמה שיטות </w:t>
      </w:r>
      <w:proofErr w:type="spellStart"/>
      <w:r>
        <w:rPr>
          <w:rFonts w:asciiTheme="minorHAnsi" w:eastAsiaTheme="minorHAnsi" w:hAnsiTheme="minorHAnsi" w:cstheme="minorHAnsi" w:hint="cs"/>
          <w:rtl/>
        </w:rPr>
        <w:t>אג'יליות</w:t>
      </w:r>
      <w:proofErr w:type="spellEnd"/>
      <w:r>
        <w:rPr>
          <w:rFonts w:asciiTheme="minorHAnsi" w:eastAsiaTheme="minorHAnsi" w:hAnsiTheme="minorHAnsi" w:cstheme="minorHAnsi" w:hint="cs"/>
          <w:rtl/>
        </w:rPr>
        <w:t xml:space="preserve">. </w:t>
      </w:r>
      <w:r w:rsidR="00127758" w:rsidRPr="000B2DB9">
        <w:rPr>
          <w:rFonts w:asciiTheme="minorHAnsi" w:eastAsiaTheme="minorHAnsi" w:hAnsiTheme="minorHAnsi" w:cstheme="minorHAnsi"/>
          <w:rtl/>
        </w:rPr>
        <w:t>במתודולוגי</w:t>
      </w:r>
      <w:r>
        <w:rPr>
          <w:rFonts w:asciiTheme="minorHAnsi" w:eastAsiaTheme="minorHAnsi" w:hAnsiTheme="minorHAnsi" w:cstheme="minorHAnsi" w:hint="cs"/>
          <w:rtl/>
        </w:rPr>
        <w:t>י</w:t>
      </w:r>
      <w:r w:rsidR="00127758" w:rsidRPr="000B2DB9">
        <w:rPr>
          <w:rFonts w:asciiTheme="minorHAnsi" w:eastAsiaTheme="minorHAnsi" w:hAnsiTheme="minorHAnsi" w:cstheme="minorHAnsi"/>
          <w:rtl/>
        </w:rPr>
        <w:t xml:space="preserve">ת </w:t>
      </w:r>
      <w:proofErr w:type="spellStart"/>
      <w:r w:rsidR="00127758" w:rsidRPr="000B2DB9">
        <w:rPr>
          <w:rFonts w:asciiTheme="minorHAnsi" w:eastAsiaTheme="minorHAnsi" w:hAnsiTheme="minorHAnsi" w:cstheme="minorHAnsi"/>
          <w:rtl/>
        </w:rPr>
        <w:t>אג׳ייל</w:t>
      </w:r>
      <w:proofErr w:type="spellEnd"/>
      <w:r w:rsidR="00127758" w:rsidRPr="000B2DB9">
        <w:rPr>
          <w:rFonts w:asciiTheme="minorHAnsi" w:eastAsiaTheme="minorHAnsi" w:hAnsiTheme="minorHAnsi" w:cstheme="minorHAnsi"/>
          <w:rtl/>
        </w:rPr>
        <w:t xml:space="preserve"> הנקראת לפעמים גם </w:t>
      </w:r>
      <w:proofErr w:type="spellStart"/>
      <w:r w:rsidR="00127758" w:rsidRPr="000B2DB9">
        <w:rPr>
          <w:rFonts w:asciiTheme="minorHAnsi" w:eastAsiaTheme="minorHAnsi" w:hAnsiTheme="minorHAnsi" w:cstheme="minorHAnsi"/>
          <w:b/>
          <w:bCs/>
          <w:rtl/>
        </w:rPr>
        <w:t>סקראם</w:t>
      </w:r>
      <w:proofErr w:type="spellEnd"/>
      <w:r w:rsidR="00127758" w:rsidRPr="000B2DB9">
        <w:rPr>
          <w:rFonts w:asciiTheme="minorHAnsi" w:eastAsiaTheme="minorHAnsi" w:hAnsiTheme="minorHAnsi" w:cstheme="minorHAnsi"/>
          <w:b/>
          <w:bCs/>
        </w:rPr>
        <w:t xml:space="preserve"> </w:t>
      </w:r>
      <w:r>
        <w:rPr>
          <w:rFonts w:asciiTheme="minorHAnsi" w:eastAsiaTheme="minorHAnsi" w:hAnsiTheme="minorHAnsi" w:cstheme="minorHAnsi"/>
          <w:b/>
          <w:bCs/>
        </w:rPr>
        <w:t>(</w:t>
      </w:r>
      <w:r w:rsidR="00127758" w:rsidRPr="000B2DB9">
        <w:rPr>
          <w:rFonts w:asciiTheme="minorHAnsi" w:eastAsiaTheme="minorHAnsi" w:hAnsiTheme="minorHAnsi" w:cstheme="minorHAnsi"/>
          <w:b/>
          <w:bCs/>
        </w:rPr>
        <w:t>SCRUM</w:t>
      </w:r>
      <w:r w:rsidRPr="00842FC1">
        <w:rPr>
          <w:rFonts w:asciiTheme="minorHAnsi" w:eastAsiaTheme="minorHAnsi" w:hAnsiTheme="minorHAnsi" w:cstheme="minorHAnsi"/>
          <w:b/>
          <w:bCs/>
        </w:rPr>
        <w:t>)</w:t>
      </w:r>
      <w:r w:rsidR="00127758" w:rsidRPr="000B2DB9">
        <w:rPr>
          <w:rFonts w:asciiTheme="minorHAnsi" w:eastAsiaTheme="minorHAnsi" w:hAnsiTheme="minorHAnsi" w:cstheme="minorHAnsi"/>
        </w:rPr>
        <w:t> </w:t>
      </w:r>
      <w:r w:rsidR="00127758" w:rsidRPr="000B2DB9">
        <w:rPr>
          <w:rFonts w:asciiTheme="minorHAnsi" w:eastAsiaTheme="minorHAnsi" w:hAnsiTheme="minorHAnsi" w:cstheme="minorHAnsi"/>
          <w:rtl/>
        </w:rPr>
        <w:t xml:space="preserve">הגישה </w:t>
      </w:r>
      <w:proofErr w:type="spellStart"/>
      <w:r w:rsidR="00127758" w:rsidRPr="000B2DB9">
        <w:rPr>
          <w:rFonts w:asciiTheme="minorHAnsi" w:eastAsiaTheme="minorHAnsi" w:hAnsiTheme="minorHAnsi" w:cstheme="minorHAnsi"/>
          <w:rtl/>
        </w:rPr>
        <w:t>לפרוייקט</w:t>
      </w:r>
      <w:proofErr w:type="spellEnd"/>
      <w:r w:rsidR="00127758" w:rsidRPr="000B2DB9">
        <w:rPr>
          <w:rFonts w:asciiTheme="minorHAnsi" w:eastAsiaTheme="minorHAnsi" w:hAnsiTheme="minorHAnsi" w:cstheme="minorHAnsi"/>
          <w:rtl/>
        </w:rPr>
        <w:t xml:space="preserve"> היא לפרק אותו לספרינטים מינימליים אותם נחלק בין צוותי פיתוח המסוגלים לסגור כל ספרינט שכזה מקצה לקצה. כך לדוגמה במקום לאפי</w:t>
      </w:r>
      <w:r>
        <w:rPr>
          <w:rFonts w:asciiTheme="minorHAnsi" w:eastAsiaTheme="minorHAnsi" w:hAnsiTheme="minorHAnsi" w:cstheme="minorHAnsi"/>
          <w:rtl/>
        </w:rPr>
        <w:t xml:space="preserve">ין את כל האתר, ואז לעצב אותו </w:t>
      </w:r>
      <w:proofErr w:type="spellStart"/>
      <w:r>
        <w:rPr>
          <w:rFonts w:asciiTheme="minorHAnsi" w:eastAsiaTheme="minorHAnsi" w:hAnsiTheme="minorHAnsi" w:cstheme="minorHAnsi"/>
          <w:rtl/>
        </w:rPr>
        <w:t>וכ</w:t>
      </w:r>
      <w:r w:rsidR="00127758" w:rsidRPr="000B2DB9">
        <w:rPr>
          <w:rFonts w:asciiTheme="minorHAnsi" w:eastAsiaTheme="minorHAnsi" w:hAnsiTheme="minorHAnsi" w:cstheme="minorHAnsi"/>
          <w:rtl/>
        </w:rPr>
        <w:t>ו</w:t>
      </w:r>
      <w:proofErr w:type="spellEnd"/>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אנו יכולים לאפיין את דף הבית בלבד, לעצב אותו ולהעלות אותו לאוויר</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ובשלב ב׳ להוסיף עמודים פנימיים, או מודולים ופיצ׳רים נוספים שלא היו באפיון המקורי שלו</w:t>
      </w:r>
      <w:r w:rsidR="00127758" w:rsidRPr="000B2DB9">
        <w:rPr>
          <w:rFonts w:asciiTheme="minorHAnsi" w:eastAsiaTheme="minorHAnsi" w:hAnsiTheme="minorHAnsi" w:cstheme="minorHAnsi"/>
        </w:rPr>
        <w:t>.</w:t>
      </w:r>
    </w:p>
    <w:p w14:paraId="3C4E7A1C" w14:textId="28941113" w:rsidR="009B7910"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tl/>
        </w:rPr>
      </w:pPr>
      <w:r w:rsidRPr="000B2DB9">
        <w:rPr>
          <w:rFonts w:asciiTheme="minorHAnsi" w:eastAsiaTheme="minorHAnsi" w:hAnsiTheme="minorHAnsi" w:cstheme="minorHAnsi"/>
          <w:rtl/>
        </w:rPr>
        <w:t>בדרך זו אנו יכולים לספק אתר פעיל בזמן קצר מאוד ולהבטיח שביעות רצון גבוהה יותר לאורך כל התהליך</w:t>
      </w:r>
      <w:r w:rsidRPr="000B2DB9">
        <w:rPr>
          <w:rFonts w:asciiTheme="minorHAnsi" w:eastAsiaTheme="minorHAnsi" w:hAnsiTheme="minorHAnsi" w:cstheme="minorHAnsi"/>
        </w:rPr>
        <w:t>.</w:t>
      </w:r>
    </w:p>
    <w:p w14:paraId="4ACFB852" w14:textId="5ACD654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b/>
          <w:bCs/>
          <w:rtl/>
        </w:rPr>
        <w:t>עקרונות שיטת</w:t>
      </w:r>
      <w:r w:rsidR="00842FC1">
        <w:rPr>
          <w:rFonts w:asciiTheme="minorHAnsi" w:eastAsiaTheme="minorHAnsi" w:hAnsiTheme="minorHAnsi" w:cstheme="minorHAnsi" w:hint="cs"/>
          <w:b/>
          <w:bCs/>
          <w:rtl/>
        </w:rPr>
        <w:t xml:space="preserve"> </w:t>
      </w:r>
      <w:r w:rsidRPr="000B2DB9">
        <w:rPr>
          <w:rFonts w:asciiTheme="minorHAnsi" w:eastAsiaTheme="minorHAnsi" w:hAnsiTheme="minorHAnsi" w:cstheme="minorHAnsi"/>
          <w:b/>
          <w:bCs/>
        </w:rPr>
        <w:t xml:space="preserve"> Agile</w:t>
      </w:r>
    </w:p>
    <w:p w14:paraId="1DDF0FA3"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ראש סדר העדיפויות הוא לספק מוקדם ובאופן רציף ככל האפשר תוכנה בעלת ערך ללקוח</w:t>
      </w:r>
      <w:r w:rsidRPr="000B2DB9">
        <w:rPr>
          <w:rFonts w:cstheme="minorHAnsi"/>
          <w:sz w:val="24"/>
          <w:szCs w:val="24"/>
        </w:rPr>
        <w:t>.</w:t>
      </w:r>
    </w:p>
    <w:p w14:paraId="1167AD05" w14:textId="1E3B997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מצפים לשינויים בדרישות התוכנה, אפילו בשלב מתקדם של הפיתוח. תהליכים מהירים ברי-שינוי מאפשרים יתרון משמעותי </w:t>
      </w:r>
      <w:commentRangeStart w:id="54"/>
      <w:r w:rsidRPr="000B2DB9">
        <w:rPr>
          <w:rFonts w:cstheme="minorHAnsi"/>
          <w:sz w:val="24"/>
          <w:szCs w:val="24"/>
          <w:rtl/>
        </w:rPr>
        <w:t>בתחרות הלקוח</w:t>
      </w:r>
      <w:commentRangeEnd w:id="54"/>
      <w:r w:rsidR="008268F7">
        <w:rPr>
          <w:rStyle w:val="ad"/>
          <w:rtl/>
        </w:rPr>
        <w:commentReference w:id="54"/>
      </w:r>
      <w:r w:rsidRPr="000B2DB9">
        <w:rPr>
          <w:rFonts w:cstheme="minorHAnsi"/>
          <w:sz w:val="24"/>
          <w:szCs w:val="24"/>
        </w:rPr>
        <w:t>.</w:t>
      </w:r>
    </w:p>
    <w:p w14:paraId="5165534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commentRangeStart w:id="55"/>
      <w:r w:rsidRPr="000B2DB9">
        <w:rPr>
          <w:rFonts w:cstheme="minorHAnsi"/>
          <w:sz w:val="24"/>
          <w:szCs w:val="24"/>
          <w:rtl/>
        </w:rPr>
        <w:t>אספקה של תוכנה עובדת באופן תדיר, ממספר שבועות עד למספר חודשים, עם שאיפה לסולם זמנים קצר</w:t>
      </w:r>
      <w:r w:rsidRPr="000B2DB9">
        <w:rPr>
          <w:rFonts w:cstheme="minorHAnsi"/>
          <w:sz w:val="24"/>
          <w:szCs w:val="24"/>
        </w:rPr>
        <w:t>.</w:t>
      </w:r>
      <w:commentRangeEnd w:id="55"/>
      <w:r w:rsidR="00FE1951">
        <w:rPr>
          <w:rStyle w:val="ad"/>
          <w:rtl/>
        </w:rPr>
        <w:commentReference w:id="55"/>
      </w:r>
    </w:p>
    <w:p w14:paraId="7A3A4A97" w14:textId="43F251E1"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אנשי פיתוח </w:t>
      </w:r>
      <w:commentRangeStart w:id="56"/>
      <w:r w:rsidRPr="000B2DB9">
        <w:rPr>
          <w:rFonts w:cstheme="minorHAnsi"/>
          <w:sz w:val="24"/>
          <w:szCs w:val="24"/>
          <w:rtl/>
        </w:rPr>
        <w:t>והמשתמש</w:t>
      </w:r>
      <w:commentRangeEnd w:id="56"/>
      <w:r w:rsidR="00FE1951">
        <w:rPr>
          <w:rStyle w:val="ad"/>
          <w:rtl/>
        </w:rPr>
        <w:commentReference w:id="56"/>
      </w:r>
      <w:r w:rsidRPr="000B2DB9">
        <w:rPr>
          <w:rFonts w:cstheme="minorHAnsi"/>
          <w:sz w:val="24"/>
          <w:szCs w:val="24"/>
          <w:rtl/>
        </w:rPr>
        <w:t xml:space="preserve"> העסקי חייבים לעבוד ביחד באופן יום יומי לאורך הפרויקט</w:t>
      </w:r>
      <w:r w:rsidRPr="000B2DB9">
        <w:rPr>
          <w:rFonts w:cstheme="minorHAnsi"/>
          <w:sz w:val="24"/>
          <w:szCs w:val="24"/>
        </w:rPr>
        <w:t>.</w:t>
      </w:r>
    </w:p>
    <w:p w14:paraId="294C73ED"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הדרך האפקטיבית והמספקת ביותר לשיתוף מידע בקבוצת הפיתוח היא שיחה פנים מול פנים</w:t>
      </w:r>
      <w:r w:rsidRPr="000B2DB9">
        <w:rPr>
          <w:rFonts w:cstheme="minorHAnsi"/>
          <w:sz w:val="24"/>
          <w:szCs w:val="24"/>
        </w:rPr>
        <w:t>.</w:t>
      </w:r>
    </w:p>
    <w:p w14:paraId="75080251"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תוכנה עובדת היא יחידת המידה העיקרית להתקדמות </w:t>
      </w:r>
      <w:proofErr w:type="spellStart"/>
      <w:r w:rsidRPr="000B2DB9">
        <w:rPr>
          <w:rFonts w:cstheme="minorHAnsi"/>
          <w:sz w:val="24"/>
          <w:szCs w:val="24"/>
          <w:rtl/>
        </w:rPr>
        <w:t>אמיתית</w:t>
      </w:r>
      <w:proofErr w:type="spellEnd"/>
      <w:r w:rsidRPr="000B2DB9">
        <w:rPr>
          <w:rFonts w:cstheme="minorHAnsi"/>
          <w:sz w:val="24"/>
          <w:szCs w:val="24"/>
          <w:rtl/>
        </w:rPr>
        <w:t xml:space="preserve"> בפיתוח</w:t>
      </w:r>
      <w:r w:rsidRPr="000B2DB9">
        <w:rPr>
          <w:rFonts w:cstheme="minorHAnsi"/>
          <w:sz w:val="24"/>
          <w:szCs w:val="24"/>
        </w:rPr>
        <w:t>.</w:t>
      </w:r>
    </w:p>
    <w:p w14:paraId="787BA3D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המשקיעים, המפתחים והמשתמשים צריכים לשמור על קצב קבוע לאורך זמן</w:t>
      </w:r>
      <w:r w:rsidRPr="000B2DB9">
        <w:rPr>
          <w:rFonts w:cstheme="minorHAnsi"/>
          <w:sz w:val="24"/>
          <w:szCs w:val="24"/>
        </w:rPr>
        <w:t>.</w:t>
      </w:r>
    </w:p>
    <w:p w14:paraId="3A48B69C" w14:textId="366DFC9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יש לספק תשומת לב מתמשכת למצוינות טכנולוגית ועיצוב</w:t>
      </w:r>
      <w:r w:rsidRPr="000B2DB9">
        <w:rPr>
          <w:rFonts w:cstheme="minorHAnsi"/>
          <w:sz w:val="24"/>
          <w:szCs w:val="24"/>
        </w:rPr>
        <w:t xml:space="preserve"> (Design) </w:t>
      </w:r>
      <w:r w:rsidRPr="000B2DB9">
        <w:rPr>
          <w:rFonts w:cstheme="minorHAnsi"/>
          <w:sz w:val="24"/>
          <w:szCs w:val="24"/>
          <w:rtl/>
        </w:rPr>
        <w:t xml:space="preserve">טוב </w:t>
      </w:r>
      <w:r w:rsidR="000B2DB9" w:rsidRPr="000B2DB9">
        <w:rPr>
          <w:rFonts w:cstheme="minorHAnsi" w:hint="cs"/>
          <w:sz w:val="24"/>
          <w:szCs w:val="24"/>
          <w:rtl/>
        </w:rPr>
        <w:t>המאפשרים גמישות</w:t>
      </w:r>
    </w:p>
    <w:p w14:paraId="12925A50"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פשטות – היא חיונית (האומנות למקסם את כמות העבודה שלא תעשה)</w:t>
      </w:r>
      <w:r w:rsidRPr="000B2DB9">
        <w:rPr>
          <w:rFonts w:cstheme="minorHAnsi"/>
          <w:sz w:val="24"/>
          <w:szCs w:val="24"/>
        </w:rPr>
        <w:t>.</w:t>
      </w:r>
    </w:p>
    <w:p w14:paraId="139F6829" w14:textId="57B8AF5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הארכיטקטורה, העיצוב והדרישות חייבות להתבצע בתוך "קבוצות עצמאיות"</w:t>
      </w:r>
      <w:r w:rsidR="000B2DB9" w:rsidRPr="000B2DB9">
        <w:rPr>
          <w:rFonts w:cstheme="minorHAnsi" w:hint="cs"/>
          <w:sz w:val="24"/>
          <w:szCs w:val="24"/>
          <w:rtl/>
        </w:rPr>
        <w:t>.</w:t>
      </w:r>
    </w:p>
    <w:p w14:paraId="656BB01A" w14:textId="03406EF2" w:rsidR="00127758" w:rsidRPr="000B2DB9" w:rsidRDefault="00127758" w:rsidP="00C20E54">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בזמנים רגועים, על הצוות </w:t>
      </w:r>
      <w:del w:id="57" w:author="גמליאל" w:date="2019-03-27T17:06:00Z">
        <w:r w:rsidRPr="000B2DB9" w:rsidDel="00C20E54">
          <w:rPr>
            <w:rFonts w:cstheme="minorHAnsi"/>
            <w:sz w:val="24"/>
            <w:szCs w:val="24"/>
            <w:rtl/>
          </w:rPr>
          <w:delText>להגות ולחשוב</w:delText>
        </w:r>
      </w:del>
      <w:ins w:id="58" w:author="גמליאל" w:date="2019-03-27T17:06:00Z">
        <w:r w:rsidR="00C20E54">
          <w:rPr>
            <w:rFonts w:cstheme="minorHAnsi" w:hint="cs"/>
            <w:sz w:val="24"/>
            <w:szCs w:val="24"/>
            <w:rtl/>
          </w:rPr>
          <w:t>להתרכז בחשיבה</w:t>
        </w:r>
      </w:ins>
      <w:r w:rsidRPr="000B2DB9">
        <w:rPr>
          <w:rFonts w:cstheme="minorHAnsi"/>
          <w:sz w:val="24"/>
          <w:szCs w:val="24"/>
          <w:rtl/>
        </w:rPr>
        <w:t xml:space="preserve"> על איך להפוך להיות יותר אפקטיבי, </w:t>
      </w:r>
      <w:del w:id="59" w:author="גמליאל" w:date="2019-03-27T17:06:00Z">
        <w:r w:rsidRPr="000B2DB9" w:rsidDel="00C20E54">
          <w:rPr>
            <w:rFonts w:cstheme="minorHAnsi"/>
            <w:sz w:val="24"/>
            <w:szCs w:val="24"/>
            <w:rtl/>
          </w:rPr>
          <w:delText>מאשר לדמות את התנהגות שלו לזה</w:delText>
        </w:r>
      </w:del>
      <w:ins w:id="60" w:author="גמליאל" w:date="2019-03-27T17:06:00Z">
        <w:r w:rsidR="00C20E54">
          <w:rPr>
            <w:rFonts w:cstheme="minorHAnsi" w:hint="cs"/>
            <w:sz w:val="24"/>
            <w:szCs w:val="24"/>
            <w:rtl/>
          </w:rPr>
          <w:t>ולא בשכנוע עצמי שהוא כבר אפקטיבי</w:t>
        </w:r>
      </w:ins>
      <w:r w:rsidRPr="000B2DB9">
        <w:rPr>
          <w:rFonts w:cstheme="minorHAnsi"/>
          <w:sz w:val="24"/>
          <w:szCs w:val="24"/>
        </w:rPr>
        <w:t>.</w:t>
      </w:r>
    </w:p>
    <w:p w14:paraId="535FCB83" w14:textId="0E7F0907" w:rsidR="00127758" w:rsidRPr="00127758" w:rsidRDefault="0076200D" w:rsidP="0090232D">
      <w:pPr>
        <w:pStyle w:val="NormalWeb"/>
        <w:shd w:val="clear" w:color="auto" w:fill="FFFFFF"/>
        <w:bidi/>
        <w:spacing w:before="0" w:beforeAutospacing="0" w:after="150" w:afterAutospacing="0"/>
        <w:jc w:val="both"/>
        <w:rPr>
          <w:rFonts w:ascii="Arial" w:hAnsi="Arial" w:cs="Arial"/>
          <w:color w:val="4C4C4C"/>
          <w:sz w:val="23"/>
          <w:szCs w:val="23"/>
          <w:rtl/>
        </w:rPr>
      </w:pPr>
      <w:r>
        <w:rPr>
          <w:rFonts w:ascii="Arial" w:hAnsi="Arial" w:cs="Arial"/>
          <w:noProof/>
          <w:color w:val="000000"/>
          <w:sz w:val="22"/>
          <w:szCs w:val="22"/>
        </w:rPr>
        <w:lastRenderedPageBreak/>
        <w:drawing>
          <wp:inline distT="0" distB="0" distL="0" distR="0" wp14:anchorId="46B26972" wp14:editId="2BE106BC">
            <wp:extent cx="4502150" cy="2619433"/>
            <wp:effectExtent l="0" t="0" r="0" b="9525"/>
            <wp:docPr id="38"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13805" cy="2626214"/>
                    </a:xfrm>
                    <a:prstGeom prst="rect">
                      <a:avLst/>
                    </a:prstGeom>
                    <a:noFill/>
                    <a:ln>
                      <a:noFill/>
                    </a:ln>
                  </pic:spPr>
                </pic:pic>
              </a:graphicData>
            </a:graphic>
          </wp:inline>
        </w:drawing>
      </w:r>
    </w:p>
    <w:p w14:paraId="46353C17" w14:textId="33F79484" w:rsidR="009B7910" w:rsidRDefault="009B7910" w:rsidP="0090232D">
      <w:pPr>
        <w:pStyle w:val="a7"/>
        <w:jc w:val="both"/>
        <w:rPr>
          <w:rFonts w:cstheme="minorHAnsi"/>
          <w:sz w:val="24"/>
          <w:szCs w:val="24"/>
          <w:rtl/>
        </w:rPr>
      </w:pPr>
    </w:p>
    <w:p w14:paraId="0E936E7E" w14:textId="4BA573BD" w:rsidR="009B7910" w:rsidRDefault="009B7910" w:rsidP="0090232D">
      <w:pPr>
        <w:pStyle w:val="a7"/>
        <w:jc w:val="both"/>
        <w:rPr>
          <w:rFonts w:cstheme="minorHAnsi"/>
          <w:sz w:val="24"/>
          <w:szCs w:val="24"/>
          <w:rtl/>
        </w:rPr>
      </w:pPr>
    </w:p>
    <w:p w14:paraId="01434353" w14:textId="66E71144" w:rsidR="009B7910" w:rsidRDefault="009B7910" w:rsidP="0090232D">
      <w:pPr>
        <w:pStyle w:val="a7"/>
        <w:jc w:val="both"/>
        <w:rPr>
          <w:rFonts w:cstheme="minorHAnsi"/>
          <w:sz w:val="24"/>
          <w:szCs w:val="24"/>
          <w:rtl/>
        </w:rPr>
      </w:pPr>
    </w:p>
    <w:p w14:paraId="54124964" w14:textId="4A3464B3" w:rsidR="009B7910" w:rsidRDefault="009B7910" w:rsidP="0090232D">
      <w:pPr>
        <w:pStyle w:val="a7"/>
        <w:jc w:val="both"/>
        <w:rPr>
          <w:rFonts w:cstheme="minorHAnsi"/>
          <w:sz w:val="24"/>
          <w:szCs w:val="24"/>
          <w:rtl/>
        </w:rPr>
      </w:pPr>
    </w:p>
    <w:p w14:paraId="0F807ED5" w14:textId="4F8E66CD" w:rsidR="009B7910" w:rsidRDefault="009B7910" w:rsidP="0090232D">
      <w:pPr>
        <w:pStyle w:val="a7"/>
        <w:jc w:val="both"/>
        <w:rPr>
          <w:rFonts w:cstheme="minorHAnsi"/>
          <w:sz w:val="24"/>
          <w:szCs w:val="24"/>
          <w:rtl/>
        </w:rPr>
      </w:pPr>
    </w:p>
    <w:p w14:paraId="250AB3DF" w14:textId="26A32CFB" w:rsidR="009B7910" w:rsidRDefault="009B7910" w:rsidP="0090232D">
      <w:pPr>
        <w:pStyle w:val="a7"/>
        <w:jc w:val="both"/>
        <w:rPr>
          <w:rFonts w:cstheme="minorHAnsi"/>
          <w:sz w:val="24"/>
          <w:szCs w:val="24"/>
          <w:rtl/>
        </w:rPr>
      </w:pPr>
    </w:p>
    <w:p w14:paraId="5D017126" w14:textId="52A2627E" w:rsidR="009B7910" w:rsidRDefault="009B7910" w:rsidP="0090232D">
      <w:pPr>
        <w:pStyle w:val="a7"/>
        <w:jc w:val="both"/>
        <w:rPr>
          <w:rFonts w:cstheme="minorHAnsi"/>
          <w:sz w:val="24"/>
          <w:szCs w:val="24"/>
          <w:rtl/>
        </w:rPr>
      </w:pPr>
    </w:p>
    <w:p w14:paraId="3AA959BC" w14:textId="4CB3A42B" w:rsidR="000B2DB9" w:rsidRDefault="000B2DB9" w:rsidP="0090232D">
      <w:pPr>
        <w:pStyle w:val="a7"/>
        <w:jc w:val="both"/>
        <w:rPr>
          <w:rFonts w:cstheme="minorHAnsi"/>
          <w:sz w:val="24"/>
          <w:szCs w:val="24"/>
          <w:rtl/>
        </w:rPr>
      </w:pPr>
    </w:p>
    <w:p w14:paraId="22ADE335" w14:textId="03F23D14" w:rsidR="000B2DB9" w:rsidRDefault="000B2DB9" w:rsidP="0090232D">
      <w:pPr>
        <w:pStyle w:val="a7"/>
        <w:jc w:val="both"/>
        <w:rPr>
          <w:rFonts w:cstheme="minorHAnsi"/>
          <w:sz w:val="24"/>
          <w:szCs w:val="24"/>
          <w:rtl/>
        </w:rPr>
      </w:pPr>
    </w:p>
    <w:p w14:paraId="7F1DCD0D" w14:textId="3550730B" w:rsidR="000B2DB9" w:rsidRDefault="000B2DB9" w:rsidP="0090232D">
      <w:pPr>
        <w:pStyle w:val="a7"/>
        <w:jc w:val="both"/>
        <w:rPr>
          <w:rFonts w:cstheme="minorHAnsi"/>
          <w:sz w:val="24"/>
          <w:szCs w:val="24"/>
          <w:rtl/>
        </w:rPr>
      </w:pPr>
    </w:p>
    <w:p w14:paraId="6A5A48A2" w14:textId="24A14E50" w:rsidR="000B2DB9" w:rsidRDefault="000B2DB9" w:rsidP="0090232D">
      <w:pPr>
        <w:pStyle w:val="a7"/>
        <w:jc w:val="both"/>
        <w:rPr>
          <w:rFonts w:cstheme="minorHAnsi" w:hint="cs"/>
          <w:sz w:val="24"/>
          <w:szCs w:val="24"/>
          <w:rtl/>
        </w:rPr>
      </w:pPr>
    </w:p>
    <w:p w14:paraId="5B461646" w14:textId="691F3A94" w:rsidR="000B2DB9" w:rsidRDefault="000B2DB9" w:rsidP="0090232D">
      <w:pPr>
        <w:pStyle w:val="a7"/>
        <w:bidi w:val="0"/>
        <w:jc w:val="both"/>
        <w:rPr>
          <w:rFonts w:cstheme="minorHAnsi"/>
          <w:sz w:val="24"/>
          <w:szCs w:val="24"/>
        </w:rPr>
      </w:pPr>
    </w:p>
    <w:p w14:paraId="6E172B49" w14:textId="6A81667A" w:rsidR="00FB7F67" w:rsidRDefault="00364E97" w:rsidP="0090232D">
      <w:pPr>
        <w:pStyle w:val="a7"/>
        <w:bidi w:val="0"/>
        <w:jc w:val="both"/>
        <w:rPr>
          <w:rFonts w:cstheme="minorHAnsi"/>
          <w:sz w:val="24"/>
          <w:szCs w:val="24"/>
        </w:rPr>
      </w:pPr>
      <w:hyperlink r:id="rId55" w:anchor="Scrum" w:history="1">
        <w:r w:rsidR="00FB7F67" w:rsidRPr="007D48AC">
          <w:rPr>
            <w:rStyle w:val="Hyperlink"/>
            <w:rFonts w:cstheme="minorHAnsi"/>
            <w:sz w:val="24"/>
            <w:szCs w:val="24"/>
          </w:rPr>
          <w:t>https://he.wikipedia.org/wiki/%D7%9E%D7%AA%D7%95%D7%93%D7%95%D7%9C%D7%95%D7%92%D7%99%D7%99%D7%AA_%D7%A4%D7%99%D7%AA%D7%95%D7%97_%D7%AA%D7%95%D7%9B%D7%A0%D7%94#Scrum</w:t>
        </w:r>
      </w:hyperlink>
    </w:p>
    <w:p w14:paraId="4E30F21B" w14:textId="01454C7D" w:rsidR="00FB7F67" w:rsidRDefault="00FB7F67" w:rsidP="0090232D">
      <w:pPr>
        <w:pStyle w:val="a7"/>
        <w:bidi w:val="0"/>
        <w:jc w:val="both"/>
        <w:rPr>
          <w:rFonts w:cstheme="minorHAnsi"/>
          <w:sz w:val="24"/>
          <w:szCs w:val="24"/>
        </w:rPr>
      </w:pPr>
    </w:p>
    <w:p w14:paraId="5A940125" w14:textId="04C0AF9B" w:rsidR="00FB7F67" w:rsidRDefault="00364E97" w:rsidP="0090232D">
      <w:pPr>
        <w:pStyle w:val="a7"/>
        <w:bidi w:val="0"/>
        <w:jc w:val="both"/>
        <w:rPr>
          <w:rFonts w:cstheme="minorHAnsi"/>
          <w:sz w:val="24"/>
          <w:szCs w:val="24"/>
        </w:rPr>
      </w:pPr>
      <w:hyperlink r:id="rId56" w:history="1">
        <w:r w:rsidR="00FB7F67" w:rsidRPr="007D48AC">
          <w:rPr>
            <w:rStyle w:val="Hyperlink"/>
            <w:rFonts w:cstheme="minorHAnsi"/>
            <w:sz w:val="24"/>
            <w:szCs w:val="24"/>
          </w:rPr>
          <w:t>http://www.methodacloud.com/content/pages/kit_agile/H_Guide.htm</w:t>
        </w:r>
      </w:hyperlink>
    </w:p>
    <w:p w14:paraId="2E60B258" w14:textId="2B78C96B" w:rsidR="00FB7F67" w:rsidRDefault="00364E97" w:rsidP="0090232D">
      <w:pPr>
        <w:pStyle w:val="a7"/>
        <w:bidi w:val="0"/>
        <w:jc w:val="both"/>
        <w:rPr>
          <w:rFonts w:cstheme="minorHAnsi"/>
          <w:sz w:val="24"/>
          <w:szCs w:val="24"/>
        </w:rPr>
      </w:pPr>
      <w:hyperlink r:id="rId57" w:history="1">
        <w:r w:rsidR="00FB7F67" w:rsidRPr="007D48AC">
          <w:rPr>
            <w:rStyle w:val="Hyperlink"/>
            <w:rFonts w:cstheme="minorHAnsi"/>
            <w:sz w:val="24"/>
            <w:szCs w:val="24"/>
          </w:rPr>
          <w:t>https://en.wikipedia.org/wiki/Software_development_process</w:t>
        </w:r>
      </w:hyperlink>
    </w:p>
    <w:p w14:paraId="6EF1E545" w14:textId="77777777" w:rsidR="00FB7F67" w:rsidRDefault="00FB7F67" w:rsidP="0090232D">
      <w:pPr>
        <w:pStyle w:val="a7"/>
        <w:bidi w:val="0"/>
        <w:jc w:val="both"/>
        <w:rPr>
          <w:rFonts w:cstheme="minorHAnsi"/>
          <w:sz w:val="24"/>
          <w:szCs w:val="24"/>
        </w:rPr>
      </w:pPr>
    </w:p>
    <w:p w14:paraId="3B5C6E44" w14:textId="1B564DD4" w:rsidR="000B2DB9" w:rsidDel="000F6B02" w:rsidRDefault="00412B11" w:rsidP="0090232D">
      <w:pPr>
        <w:pStyle w:val="a7"/>
        <w:jc w:val="both"/>
        <w:rPr>
          <w:del w:id="61" w:author="Daniel Danan" w:date="2019-03-24T18:04:00Z"/>
          <w:rFonts w:cstheme="minorHAnsi" w:hint="cs"/>
          <w:sz w:val="24"/>
          <w:szCs w:val="24"/>
          <w:rtl/>
        </w:rPr>
      </w:pPr>
      <w:del w:id="62" w:author="Daniel Danan" w:date="2019-03-24T18:04:00Z">
        <w:r w:rsidRPr="00412B11" w:rsidDel="000F6B02">
          <w:rPr>
            <w:rFonts w:cstheme="minorHAnsi" w:hint="cs"/>
            <w:sz w:val="24"/>
            <w:szCs w:val="24"/>
            <w:highlight w:val="yellow"/>
            <w:rtl/>
          </w:rPr>
          <w:delText>[שיטת העבודה שלנו]</w:delText>
        </w:r>
      </w:del>
    </w:p>
    <w:p w14:paraId="187CF352" w14:textId="0C8F55A7" w:rsidR="009B7910" w:rsidRDefault="009B7910" w:rsidP="0090232D">
      <w:pPr>
        <w:pStyle w:val="a7"/>
        <w:jc w:val="both"/>
        <w:rPr>
          <w:rFonts w:cstheme="minorHAnsi"/>
          <w:sz w:val="24"/>
          <w:szCs w:val="24"/>
          <w:rtl/>
        </w:rPr>
      </w:pPr>
    </w:p>
    <w:p w14:paraId="71D5985E" w14:textId="5B2793A3" w:rsidR="009B7910" w:rsidRDefault="0076200D" w:rsidP="0090232D">
      <w:pPr>
        <w:pStyle w:val="a7"/>
        <w:jc w:val="both"/>
        <w:rPr>
          <w:rFonts w:cstheme="minorHAnsi"/>
          <w:sz w:val="24"/>
          <w:szCs w:val="24"/>
          <w:rtl/>
        </w:rPr>
      </w:pPr>
      <w:r>
        <w:rPr>
          <w:noProof/>
        </w:rPr>
        <w:lastRenderedPageBreak/>
        <w:drawing>
          <wp:inline distT="0" distB="0" distL="0" distR="0" wp14:anchorId="18FEFD9D" wp14:editId="72CC358F">
            <wp:extent cx="5274310" cy="3930650"/>
            <wp:effectExtent l="0" t="0" r="2540" b="0"/>
            <wp:docPr id="39" name="Picture 39" descr="https://lh5.googleusercontent.com/PBWVTPKfhm-zgBCi3q2zbhdaG5aWYEF1lJwNeCUJjpIFYLoiPIa4NkvpAoBaqXlA3YQ7u2wrAyAkxpiBBBeoN5HOD-2TtPT72j9srQrG4J37t80piVkHonCGF6pfPBHAq3cLG6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BWVTPKfhm-zgBCi3q2zbhdaG5aWYEF1lJwNeCUJjpIFYLoiPIa4NkvpAoBaqXlA3YQ7u2wrAyAkxpiBBBeoN5HOD-2TtPT72j9srQrG4J37t80piVkHonCGF6pfPBHAq3cLG6PV"/>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930650"/>
                    </a:xfrm>
                    <a:prstGeom prst="rect">
                      <a:avLst/>
                    </a:prstGeom>
                    <a:noFill/>
                    <a:ln>
                      <a:noFill/>
                    </a:ln>
                  </pic:spPr>
                </pic:pic>
              </a:graphicData>
            </a:graphic>
          </wp:inline>
        </w:drawing>
      </w:r>
    </w:p>
    <w:p w14:paraId="73131EDF" w14:textId="6050B3C8"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ע"פ ההמחשה בתמונה ניתן לתאר באופן כללי את העיקרון של מודל הפיתוח של </w:t>
      </w:r>
      <w:r w:rsidRPr="0076200D">
        <w:rPr>
          <w:rFonts w:ascii="Arial" w:eastAsia="Times New Roman" w:hAnsi="Arial" w:cs="Arial"/>
          <w:color w:val="000000"/>
        </w:rPr>
        <w:t>Agile</w:t>
      </w:r>
      <w:r w:rsidRPr="0076200D">
        <w:rPr>
          <w:rFonts w:ascii="Arial" w:eastAsia="Times New Roman" w:hAnsi="Arial" w:cs="Arial"/>
          <w:color w:val="000000"/>
          <w:rtl/>
        </w:rPr>
        <w:t>, בו אנחנו מתחילים ב</w:t>
      </w:r>
      <w:r w:rsidRPr="0076200D">
        <w:rPr>
          <w:rFonts w:ascii="Arial" w:eastAsia="Times New Roman" w:hAnsi="Arial" w:cs="Arial"/>
          <w:color w:val="000000"/>
        </w:rPr>
        <w:t>MVP</w:t>
      </w:r>
      <w:r w:rsidR="00C20E54">
        <w:rPr>
          <w:rFonts w:ascii="Arial" w:eastAsia="Times New Roman" w:hAnsi="Arial" w:cs="Arial"/>
          <w:color w:val="000000"/>
        </w:rPr>
        <w:t>-</w:t>
      </w:r>
      <w:r w:rsidRPr="0076200D">
        <w:rPr>
          <w:rFonts w:ascii="Arial" w:eastAsia="Times New Roman" w:hAnsi="Arial" w:cs="Arial"/>
          <w:color w:val="000000"/>
        </w:rPr>
        <w:t xml:space="preserve"> minimum value product</w:t>
      </w:r>
      <w:r w:rsidRPr="0076200D">
        <w:rPr>
          <w:rFonts w:ascii="Arial" w:eastAsia="Times New Roman" w:hAnsi="Arial" w:cs="Arial"/>
          <w:color w:val="000000"/>
          <w:rtl/>
        </w:rPr>
        <w:t xml:space="preserve"> , כלומר מתחילים ממוצר מאוד בסיסי אבל עדיין נותן ערך מינימלי כגון </w:t>
      </w:r>
      <w:proofErr w:type="spellStart"/>
      <w:r w:rsidRPr="0076200D">
        <w:rPr>
          <w:rFonts w:ascii="Arial" w:eastAsia="Times New Roman" w:hAnsi="Arial" w:cs="Arial"/>
          <w:color w:val="000000"/>
          <w:rtl/>
        </w:rPr>
        <w:t>סקייטבוארד</w:t>
      </w:r>
      <w:proofErr w:type="spellEnd"/>
      <w:r w:rsidRPr="0076200D">
        <w:rPr>
          <w:rFonts w:ascii="Arial" w:eastAsia="Times New Roman" w:hAnsi="Arial" w:cs="Arial"/>
          <w:color w:val="000000"/>
          <w:rtl/>
        </w:rPr>
        <w:t>, ובשלב זה כבר ניתן לתת ללקוח להשתמש במוצר כדי לקבל ממנו משוב, הערות ותיקוני</w:t>
      </w:r>
      <w:r w:rsidR="00C20E54">
        <w:rPr>
          <w:rFonts w:ascii="Arial" w:eastAsia="Times New Roman" w:hAnsi="Arial" w:cs="Arial"/>
          <w:color w:val="000000"/>
          <w:rtl/>
        </w:rPr>
        <w:t>ם להמשך (בתמונה הנ"ל ההתקדמות ת</w:t>
      </w:r>
      <w:r w:rsidRPr="0076200D">
        <w:rPr>
          <w:rFonts w:ascii="Arial" w:eastAsia="Times New Roman" w:hAnsi="Arial" w:cs="Arial"/>
          <w:color w:val="000000"/>
          <w:rtl/>
        </w:rPr>
        <w:t>היה למעשה הקורקינט וכן הלאה), ובכך לייעל את זמן הפיתוח ולמקד אותו בצ</w:t>
      </w:r>
      <w:r w:rsidR="00C20E54">
        <w:rPr>
          <w:rFonts w:ascii="Arial" w:eastAsia="Times New Roman" w:hAnsi="Arial" w:cs="Arial"/>
          <w:color w:val="000000"/>
          <w:rtl/>
        </w:rPr>
        <w:t>ורה טובה יותר עבור דרישות הלקוח</w:t>
      </w:r>
      <w:r w:rsidR="00C20E54">
        <w:rPr>
          <w:rFonts w:ascii="Arial" w:eastAsia="Times New Roman" w:hAnsi="Arial" w:cs="Arial" w:hint="cs"/>
          <w:color w:val="000000"/>
          <w:rtl/>
        </w:rPr>
        <w:t>.</w:t>
      </w:r>
      <w:r w:rsidRPr="0076200D">
        <w:rPr>
          <w:rFonts w:ascii="Arial" w:eastAsia="Times New Roman" w:hAnsi="Arial" w:cs="Arial"/>
          <w:color w:val="000000"/>
          <w:rtl/>
        </w:rPr>
        <w:t xml:space="preserve"> כמובן שזה גורר </w:t>
      </w:r>
      <w:proofErr w:type="spellStart"/>
      <w:r w:rsidRPr="0076200D">
        <w:rPr>
          <w:rFonts w:ascii="Arial" w:eastAsia="Times New Roman" w:hAnsi="Arial" w:cs="Arial"/>
          <w:color w:val="000000"/>
          <w:rtl/>
        </w:rPr>
        <w:t>איתו</w:t>
      </w:r>
      <w:proofErr w:type="spellEnd"/>
      <w:r w:rsidRPr="0076200D">
        <w:rPr>
          <w:rFonts w:ascii="Arial" w:eastAsia="Times New Roman" w:hAnsi="Arial" w:cs="Arial"/>
          <w:color w:val="000000"/>
          <w:rtl/>
        </w:rPr>
        <w:t xml:space="preserve"> חיסכון בעלויות הפיתוח, כיוון שבמקרים שבהם המפתחים טעו בהבנת הדרישות של הלקוח, הם יגלו את התקלה כבר בשלב מוקדם, ולא רק בשלב הסופי (בדוגמא שלנו - כאשר יגישו ללקוח את האופניים, ולא כאשר יגישו לו מכונית שלמה). כמו כן, גם תקלות שיתגלו בשלב זה יחסכו הרבה בעלויות התיקון שלהן.</w:t>
      </w:r>
    </w:p>
    <w:p w14:paraId="3F94381D" w14:textId="77777777" w:rsidR="0076200D" w:rsidRPr="0076200D" w:rsidRDefault="0076200D" w:rsidP="0090232D">
      <w:pPr>
        <w:bidi w:val="0"/>
        <w:spacing w:after="0" w:line="240" w:lineRule="auto"/>
        <w:jc w:val="both"/>
        <w:rPr>
          <w:rFonts w:ascii="Arial" w:eastAsia="Times New Roman" w:hAnsi="Arial" w:cs="Arial"/>
          <w:color w:val="000000"/>
          <w:rtl/>
        </w:rPr>
      </w:pPr>
    </w:p>
    <w:p w14:paraId="343987FA" w14:textId="130DE483"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שיטת העבודה במהלך הפרויקט התנהלה ע"פ המודל הכללי של </w:t>
      </w:r>
      <w:r w:rsidRPr="0076200D">
        <w:rPr>
          <w:rFonts w:ascii="Arial" w:eastAsia="Times New Roman" w:hAnsi="Arial" w:cs="Arial"/>
          <w:color w:val="000000"/>
        </w:rPr>
        <w:t>Agile</w:t>
      </w:r>
      <w:r w:rsidRPr="0076200D">
        <w:rPr>
          <w:rFonts w:ascii="Arial" w:eastAsia="Times New Roman" w:hAnsi="Arial" w:cs="Arial"/>
          <w:color w:val="000000"/>
          <w:rtl/>
        </w:rPr>
        <w:t>, כאשר מתחילה הפרויקט היה מחולק לשלושה חלקים, ועבור כל חלק בנינו את המערכת בצורה בסיסית ולאחר מכן הצגנו אותו למנכ"ל החברה והוא העיר את הערותיו והציג בפנינו את הדרישות שלו לשיפור ושינוי המערכת בשלב הנוכחי וכך המשכנו והתקדמנו בבניית המערכת לאותו חלק עד להשלמתו ע"פ הדרישות, וכך המשכנו לשאר חלקי הפרויקט</w:t>
      </w:r>
      <w:r w:rsidR="00C20E54">
        <w:rPr>
          <w:rFonts w:ascii="Arial" w:eastAsia="Times New Roman" w:hAnsi="Arial" w:cs="Arial" w:hint="cs"/>
          <w:color w:val="000000"/>
          <w:rtl/>
        </w:rPr>
        <w:t>.</w:t>
      </w:r>
    </w:p>
    <w:p w14:paraId="1857B493" w14:textId="77777777" w:rsidR="0076200D" w:rsidRPr="00C20E54" w:rsidRDefault="0076200D" w:rsidP="0090232D">
      <w:pPr>
        <w:pStyle w:val="a7"/>
        <w:jc w:val="both"/>
        <w:rPr>
          <w:rFonts w:cstheme="minorHAnsi"/>
          <w:sz w:val="24"/>
          <w:szCs w:val="24"/>
        </w:rPr>
      </w:pPr>
    </w:p>
    <w:p w14:paraId="7B121AF5" w14:textId="41CFB29C" w:rsidR="00992825" w:rsidRDefault="00992825" w:rsidP="0090232D">
      <w:pPr>
        <w:pStyle w:val="a7"/>
        <w:jc w:val="both"/>
        <w:rPr>
          <w:rFonts w:cstheme="minorHAnsi"/>
          <w:sz w:val="24"/>
          <w:szCs w:val="24"/>
        </w:rPr>
      </w:pPr>
    </w:p>
    <w:p w14:paraId="416ECB4F" w14:textId="7AF88E81" w:rsidR="00992825" w:rsidRDefault="00992825" w:rsidP="0090232D">
      <w:pPr>
        <w:pStyle w:val="a7"/>
        <w:jc w:val="both"/>
        <w:rPr>
          <w:rFonts w:cstheme="minorHAnsi" w:hint="cs"/>
          <w:sz w:val="24"/>
          <w:szCs w:val="24"/>
          <w:rtl/>
        </w:rPr>
      </w:pPr>
    </w:p>
    <w:p w14:paraId="38D9C67C" w14:textId="7F1B9BF6" w:rsidR="006D45A9" w:rsidRDefault="006D45A9" w:rsidP="0090232D">
      <w:pPr>
        <w:pStyle w:val="a7"/>
        <w:jc w:val="both"/>
        <w:rPr>
          <w:rFonts w:cstheme="minorHAnsi"/>
          <w:sz w:val="24"/>
          <w:szCs w:val="24"/>
          <w:rtl/>
        </w:rPr>
      </w:pPr>
    </w:p>
    <w:p w14:paraId="102A2F81" w14:textId="637CFC5B" w:rsidR="00992825" w:rsidRPr="00992825" w:rsidRDefault="00D47385" w:rsidP="0090232D">
      <w:pPr>
        <w:pStyle w:val="1"/>
        <w:numPr>
          <w:ilvl w:val="0"/>
          <w:numId w:val="10"/>
        </w:numPr>
        <w:jc w:val="both"/>
      </w:pPr>
      <w:bookmarkStart w:id="63" w:name="_Toc4588459"/>
      <w:r>
        <w:rPr>
          <w:rFonts w:hint="cs"/>
          <w:rtl/>
        </w:rPr>
        <w:t>תכנון</w:t>
      </w:r>
      <w:bookmarkEnd w:id="63"/>
    </w:p>
    <w:p w14:paraId="3F207B9D" w14:textId="471F39A6" w:rsidR="00D47385" w:rsidRDefault="00C013AB" w:rsidP="0090232D">
      <w:pPr>
        <w:pStyle w:val="2"/>
        <w:jc w:val="both"/>
        <w:rPr>
          <w:rFonts w:hint="cs"/>
          <w:rtl/>
        </w:rPr>
      </w:pPr>
      <w:bookmarkStart w:id="64" w:name="_Toc4588460"/>
      <w:r>
        <w:rPr>
          <w:rFonts w:hint="cs"/>
          <w:rtl/>
        </w:rPr>
        <w:t xml:space="preserve">3.1 </w:t>
      </w:r>
      <w:r w:rsidR="00D47385">
        <w:rPr>
          <w:rFonts w:hint="cs"/>
          <w:rtl/>
        </w:rPr>
        <w:t>דרישות המערכת</w:t>
      </w:r>
      <w:bookmarkEnd w:id="64"/>
    </w:p>
    <w:p w14:paraId="72F283A1" w14:textId="6B160D12" w:rsidR="009125A8" w:rsidRDefault="00A50EBC" w:rsidP="0090232D">
      <w:pPr>
        <w:jc w:val="both"/>
        <w:rPr>
          <w:rtl/>
        </w:rPr>
      </w:pPr>
      <w:r>
        <w:rPr>
          <w:rFonts w:hint="cs"/>
          <w:rtl/>
        </w:rPr>
        <w:t>ב</w:t>
      </w:r>
      <w:r w:rsidR="009125A8">
        <w:rPr>
          <w:rFonts w:hint="cs"/>
          <w:rtl/>
        </w:rPr>
        <w:t xml:space="preserve">חלק </w:t>
      </w:r>
      <w:r>
        <w:rPr>
          <w:rFonts w:hint="cs"/>
          <w:rtl/>
        </w:rPr>
        <w:t>ה</w:t>
      </w:r>
      <w:r w:rsidR="009125A8">
        <w:rPr>
          <w:rFonts w:hint="cs"/>
          <w:rtl/>
        </w:rPr>
        <w:t>ראשון היה נדרש ליצור</w:t>
      </w:r>
      <w:r>
        <w:rPr>
          <w:rFonts w:hint="cs"/>
          <w:rtl/>
        </w:rPr>
        <w:t xml:space="preserve"> צד שרת עם</w:t>
      </w:r>
      <w:r w:rsidR="009125A8">
        <w:rPr>
          <w:rFonts w:hint="cs"/>
          <w:rtl/>
        </w:rPr>
        <w:t xml:space="preserve"> </w:t>
      </w:r>
      <w:r w:rsidR="009125A8">
        <w:rPr>
          <w:rFonts w:hint="cs"/>
        </w:rPr>
        <w:t>DB</w:t>
      </w:r>
      <w:r w:rsidR="009125A8">
        <w:rPr>
          <w:rFonts w:hint="cs"/>
          <w:rtl/>
        </w:rPr>
        <w:t xml:space="preserve"> שיכיל הרבה תפקידים שונים ומגוונים וסל תכונות עבור התפקידים השונים במינונים שונים</w:t>
      </w:r>
      <w:r>
        <w:rPr>
          <w:rFonts w:hint="cs"/>
          <w:rtl/>
        </w:rPr>
        <w:t>, וצד לקוח שיאפשר למשתמש להגדיר את המינונים השונים עבור התכונות השונות בכל תפקיד</w:t>
      </w:r>
      <w:r w:rsidR="000E42E7">
        <w:rPr>
          <w:rFonts w:hint="cs"/>
          <w:rtl/>
        </w:rPr>
        <w:t>.</w:t>
      </w:r>
    </w:p>
    <w:p w14:paraId="743458F7" w14:textId="55961BF4" w:rsidR="000E42E7" w:rsidRDefault="000E42E7" w:rsidP="005A73E5">
      <w:pPr>
        <w:jc w:val="both"/>
        <w:rPr>
          <w:rFonts w:hint="cs"/>
          <w:rtl/>
        </w:rPr>
      </w:pPr>
      <w:r>
        <w:rPr>
          <w:rFonts w:hint="cs"/>
          <w:rtl/>
        </w:rPr>
        <w:lastRenderedPageBreak/>
        <w:t xml:space="preserve">החלק השני היה אחראי על </w:t>
      </w:r>
      <w:r>
        <w:t>Data mining</w:t>
      </w:r>
      <w:r>
        <w:rPr>
          <w:rFonts w:hint="cs"/>
          <w:rtl/>
        </w:rPr>
        <w:t>, כל</w:t>
      </w:r>
      <w:r w:rsidR="005A73E5">
        <w:rPr>
          <w:rFonts w:hint="cs"/>
          <w:rtl/>
        </w:rPr>
        <w:t>ומר איסוף מידע ספ</w:t>
      </w:r>
      <w:r>
        <w:rPr>
          <w:rFonts w:hint="cs"/>
          <w:rtl/>
        </w:rPr>
        <w:t xml:space="preserve">ציפי מאתר </w:t>
      </w:r>
      <w:proofErr w:type="spellStart"/>
      <w:r w:rsidR="005A73E5">
        <w:rPr>
          <w:rFonts w:hint="cs"/>
          <w:rtl/>
        </w:rPr>
        <w:t>מסויים</w:t>
      </w:r>
      <w:proofErr w:type="spellEnd"/>
      <w:r w:rsidR="005A73E5">
        <w:rPr>
          <w:rFonts w:hint="cs"/>
          <w:rtl/>
        </w:rPr>
        <w:t>, שמכיל כמות מידע גדולה מאוד,</w:t>
      </w:r>
      <w:r w:rsidR="00E40A3C">
        <w:rPr>
          <w:rFonts w:hint="cs"/>
          <w:rtl/>
        </w:rPr>
        <w:t xml:space="preserve"> ו</w:t>
      </w:r>
      <w:r w:rsidR="005A73E5">
        <w:rPr>
          <w:rFonts w:hint="cs"/>
          <w:rtl/>
        </w:rPr>
        <w:t>שילו</w:t>
      </w:r>
      <w:r w:rsidR="005211BC">
        <w:rPr>
          <w:rFonts w:hint="cs"/>
          <w:rtl/>
        </w:rPr>
        <w:t>בו בתוך ה</w:t>
      </w:r>
      <w:r w:rsidR="005211BC">
        <w:rPr>
          <w:rFonts w:hint="cs"/>
        </w:rPr>
        <w:t>DB</w:t>
      </w:r>
      <w:r w:rsidR="005211BC">
        <w:rPr>
          <w:rFonts w:hint="cs"/>
          <w:rtl/>
        </w:rPr>
        <w:t xml:space="preserve"> הקיים </w:t>
      </w:r>
      <w:r w:rsidR="005A73E5">
        <w:rPr>
          <w:rFonts w:hint="cs"/>
          <w:rtl/>
        </w:rPr>
        <w:t>ש</w:t>
      </w:r>
      <w:r w:rsidR="005211BC">
        <w:rPr>
          <w:rFonts w:hint="cs"/>
          <w:rtl/>
        </w:rPr>
        <w:t xml:space="preserve">לנו (כאמור </w:t>
      </w:r>
      <w:r w:rsidR="005A73E5">
        <w:rPr>
          <w:rFonts w:hint="cs"/>
          <w:rtl/>
        </w:rPr>
        <w:t>ב</w:t>
      </w:r>
      <w:r w:rsidR="005211BC">
        <w:rPr>
          <w:rFonts w:hint="cs"/>
          <w:rtl/>
        </w:rPr>
        <w:t>שלב קודם)</w:t>
      </w:r>
      <w:r w:rsidR="005A73E5">
        <w:rPr>
          <w:rFonts w:hint="cs"/>
          <w:rtl/>
        </w:rPr>
        <w:t>.</w:t>
      </w:r>
    </w:p>
    <w:p w14:paraId="61D3A332" w14:textId="4D50EBF8" w:rsidR="005211BC" w:rsidRPr="009125A8" w:rsidRDefault="005211BC" w:rsidP="0090232D">
      <w:pPr>
        <w:jc w:val="both"/>
        <w:rPr>
          <w:rtl/>
        </w:rPr>
      </w:pPr>
      <w:r>
        <w:rPr>
          <w:rFonts w:hint="cs"/>
          <w:rtl/>
        </w:rPr>
        <w:t>החלק השלישי אמון על הרכבת צוותים באופן כזה שנוכל לנבא בקירוב טוב את ההרכב שיוכל להתאים בצורה הטובה ביותר למשימות שהחברה מייעדת להם.</w:t>
      </w:r>
    </w:p>
    <w:p w14:paraId="17BEA6EE" w14:textId="37CFC563" w:rsidR="00D47385" w:rsidRDefault="00C013AB" w:rsidP="0090232D">
      <w:pPr>
        <w:pStyle w:val="3"/>
        <w:jc w:val="both"/>
        <w:rPr>
          <w:rtl/>
        </w:rPr>
      </w:pPr>
      <w:bookmarkStart w:id="65" w:name="_Toc4588461"/>
      <w:r>
        <w:rPr>
          <w:rFonts w:hint="cs"/>
          <w:rtl/>
        </w:rPr>
        <w:t xml:space="preserve">3.1.1 </w:t>
      </w:r>
      <w:commentRangeStart w:id="66"/>
      <w:r w:rsidR="00D47385">
        <w:rPr>
          <w:rFonts w:hint="cs"/>
          <w:rtl/>
        </w:rPr>
        <w:t>דרישות כלליות</w:t>
      </w:r>
      <w:commentRangeEnd w:id="66"/>
      <w:r w:rsidR="0068070B">
        <w:rPr>
          <w:rStyle w:val="ad"/>
          <w:rFonts w:asciiTheme="minorHAnsi" w:eastAsiaTheme="minorHAnsi" w:hAnsiTheme="minorHAnsi" w:cstheme="minorBidi"/>
          <w:b w:val="0"/>
          <w:bCs w:val="0"/>
          <w:color w:val="auto"/>
          <w:rtl/>
        </w:rPr>
        <w:commentReference w:id="66"/>
      </w:r>
      <w:bookmarkEnd w:id="65"/>
    </w:p>
    <w:p w14:paraId="4914F411" w14:textId="21E8852F" w:rsidR="004231CE" w:rsidRPr="004231CE" w:rsidRDefault="004231CE" w:rsidP="00012820">
      <w:pPr>
        <w:spacing w:after="0" w:line="240" w:lineRule="auto"/>
        <w:jc w:val="both"/>
        <w:rPr>
          <w:rFonts w:ascii="Times New Roman" w:eastAsia="Times New Roman" w:hAnsi="Times New Roman" w:cs="Times New Roman"/>
          <w:sz w:val="24"/>
          <w:szCs w:val="24"/>
        </w:rPr>
      </w:pPr>
      <w:r w:rsidRPr="004231CE">
        <w:rPr>
          <w:rFonts w:ascii="Arial" w:eastAsia="Times New Roman" w:hAnsi="Arial" w:cs="Arial"/>
          <w:color w:val="000000"/>
          <w:rtl/>
        </w:rPr>
        <w:t>מטרת המערכת היא לאפשר למשאבי אנוש ולמגייסים השונים</w:t>
      </w:r>
      <w:del w:id="67" w:author="גמליאל" w:date="2019-03-27T17:11:00Z">
        <w:r w:rsidRPr="004231CE" w:rsidDel="00012820">
          <w:rPr>
            <w:rFonts w:ascii="Arial" w:eastAsia="Times New Roman" w:hAnsi="Arial" w:cs="Arial"/>
            <w:color w:val="000000"/>
            <w:rtl/>
          </w:rPr>
          <w:delText>, ובחלק העתידי שלה גם לעזור לכוחות הביטחון</w:delText>
        </w:r>
      </w:del>
      <w:r w:rsidRPr="004231CE">
        <w:rPr>
          <w:rFonts w:ascii="Arial" w:eastAsia="Times New Roman" w:hAnsi="Arial" w:cs="Arial"/>
          <w:color w:val="000000"/>
          <w:rtl/>
        </w:rPr>
        <w:t xml:space="preserve"> לאסוף מידע בצורה חכמה מקצועית ומדויקת על מועמדים לתפקידים השונים בחברה, תוך חיסכון בזמן, משאבים וכסף</w:t>
      </w:r>
      <w:ins w:id="68" w:author="גמליאל" w:date="2019-03-27T17:12:00Z">
        <w:r w:rsidR="00012820" w:rsidRPr="004231CE">
          <w:rPr>
            <w:rFonts w:ascii="Arial" w:eastAsia="Times New Roman" w:hAnsi="Arial" w:cs="Arial"/>
            <w:color w:val="000000"/>
            <w:rtl/>
          </w:rPr>
          <w:t>, ובחלק העתידי שלה גם לעזור לכוחות הביטחון</w:t>
        </w:r>
        <w:r w:rsidR="00012820">
          <w:rPr>
            <w:rFonts w:ascii="Arial" w:eastAsia="Times New Roman" w:hAnsi="Arial" w:cs="Arial" w:hint="cs"/>
            <w:color w:val="000000"/>
            <w:rtl/>
          </w:rPr>
          <w:t xml:space="preserve"> לזהות מבעוד מועד אנשים מסוכנים</w:t>
        </w:r>
      </w:ins>
      <w:r w:rsidRPr="004231CE">
        <w:rPr>
          <w:rFonts w:ascii="Arial" w:eastAsia="Times New Roman" w:hAnsi="Arial" w:cs="Arial"/>
          <w:color w:val="000000"/>
          <w:rtl/>
        </w:rPr>
        <w:t>.</w:t>
      </w:r>
    </w:p>
    <w:p w14:paraId="43E3FC01" w14:textId="56AE4FFF" w:rsidR="004231CE" w:rsidRPr="004231CE" w:rsidRDefault="00012820"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בשלב הנוכחי </w:t>
      </w:r>
      <w:r w:rsidR="004231CE" w:rsidRPr="004231CE">
        <w:rPr>
          <w:rFonts w:ascii="Arial" w:eastAsia="Times New Roman" w:hAnsi="Arial" w:cs="Arial"/>
          <w:color w:val="000000"/>
          <w:rtl/>
        </w:rPr>
        <w:t>למעשה מתקבלת תוצאה של קבלת מועמדים מתאימים יותר עבור התפקיד וגם הרכבת צוותים יותר מקצועיים</w:t>
      </w:r>
      <w:r>
        <w:rPr>
          <w:rFonts w:ascii="Arial" w:eastAsia="Times New Roman" w:hAnsi="Arial" w:cs="Arial" w:hint="cs"/>
          <w:color w:val="000000"/>
          <w:rtl/>
        </w:rPr>
        <w:t>.</w:t>
      </w:r>
      <w:r w:rsidR="004231CE" w:rsidRPr="004231CE">
        <w:rPr>
          <w:rFonts w:ascii="Arial" w:eastAsia="Times New Roman" w:hAnsi="Arial" w:cs="Arial"/>
          <w:color w:val="000000"/>
          <w:rtl/>
        </w:rPr>
        <w:t xml:space="preserve"> </w:t>
      </w:r>
    </w:p>
    <w:p w14:paraId="63237401" w14:textId="3AC34639" w:rsidR="00015822" w:rsidRPr="005752E3" w:rsidRDefault="00015822" w:rsidP="00015822">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יש ל</w:t>
      </w:r>
      <w:r>
        <w:rPr>
          <w:rFonts w:ascii="Arial" w:eastAsia="Times New Roman" w:hAnsi="Arial" w:cs="Arial" w:hint="cs"/>
          <w:color w:val="000000"/>
          <w:rtl/>
        </w:rPr>
        <w:t>ציין</w:t>
      </w:r>
      <w:r w:rsidRPr="005752E3">
        <w:rPr>
          <w:rFonts w:ascii="Arial" w:eastAsia="Times New Roman" w:hAnsi="Arial" w:cs="Arial"/>
          <w:color w:val="000000"/>
          <w:rtl/>
        </w:rPr>
        <w:t xml:space="preserve"> </w:t>
      </w:r>
      <w:r>
        <w:rPr>
          <w:rFonts w:ascii="Arial" w:eastAsia="Times New Roman" w:hAnsi="Arial" w:cs="Arial" w:hint="cs"/>
          <w:color w:val="000000"/>
          <w:rtl/>
        </w:rPr>
        <w:t>ש</w:t>
      </w:r>
      <w:r w:rsidRPr="005752E3">
        <w:rPr>
          <w:rFonts w:ascii="Arial" w:eastAsia="Times New Roman" w:hAnsi="Arial" w:cs="Arial"/>
          <w:color w:val="000000"/>
          <w:rtl/>
        </w:rPr>
        <w:t>ניתוח הדרישות הינו שלב הכרחי להבנת דרישות הלקוח במדויק. חשוב להשקיע את המשאבים והזמן הנחוצים לשלב זה מאחר והוא מהווה בסיס לשלבים הבאים בפרויקט, ומשפיע רבות על תוצר הפרויקט הסופי.</w:t>
      </w:r>
    </w:p>
    <w:p w14:paraId="38D43CD5" w14:textId="77777777" w:rsidR="004231CE" w:rsidRPr="004231CE" w:rsidRDefault="004231CE" w:rsidP="0090232D">
      <w:pPr>
        <w:jc w:val="both"/>
      </w:pPr>
    </w:p>
    <w:p w14:paraId="06EDDAE4" w14:textId="0BD55565" w:rsidR="00D47385" w:rsidRDefault="00C013AB" w:rsidP="0090232D">
      <w:pPr>
        <w:pStyle w:val="3"/>
        <w:jc w:val="both"/>
        <w:rPr>
          <w:rtl/>
        </w:rPr>
      </w:pPr>
      <w:bookmarkStart w:id="69" w:name="_Toc4588462"/>
      <w:r>
        <w:rPr>
          <w:rFonts w:hint="cs"/>
          <w:rtl/>
        </w:rPr>
        <w:t xml:space="preserve">3.1.2 </w:t>
      </w:r>
      <w:commentRangeStart w:id="70"/>
      <w:commentRangeStart w:id="71"/>
      <w:r w:rsidR="00D47385">
        <w:rPr>
          <w:rFonts w:hint="cs"/>
          <w:rtl/>
        </w:rPr>
        <w:t xml:space="preserve">דרישות </w:t>
      </w:r>
      <w:r w:rsidR="00D47385">
        <w:t>side</w:t>
      </w:r>
      <w:r w:rsidR="00D47385">
        <w:rPr>
          <w:rFonts w:hint="cs"/>
          <w:rtl/>
        </w:rPr>
        <w:t xml:space="preserve"> </w:t>
      </w:r>
      <w:commentRangeEnd w:id="70"/>
      <w:r w:rsidR="0068070B">
        <w:rPr>
          <w:rStyle w:val="ad"/>
          <w:rFonts w:asciiTheme="minorHAnsi" w:eastAsiaTheme="minorHAnsi" w:hAnsiTheme="minorHAnsi" w:cstheme="minorBidi"/>
          <w:b w:val="0"/>
          <w:bCs w:val="0"/>
          <w:color w:val="auto"/>
          <w:rtl/>
        </w:rPr>
        <w:commentReference w:id="70"/>
      </w:r>
      <w:commentRangeEnd w:id="71"/>
      <w:r w:rsidR="00ED2882">
        <w:rPr>
          <w:rStyle w:val="ad"/>
          <w:rFonts w:asciiTheme="minorHAnsi" w:eastAsiaTheme="minorHAnsi" w:hAnsiTheme="minorHAnsi" w:cstheme="minorBidi"/>
          <w:b w:val="0"/>
          <w:bCs w:val="0"/>
          <w:color w:val="auto"/>
          <w:rtl/>
        </w:rPr>
        <w:commentReference w:id="71"/>
      </w:r>
      <w:r w:rsidR="00D47385">
        <w:t>client</w:t>
      </w:r>
      <w:bookmarkEnd w:id="69"/>
    </w:p>
    <w:p w14:paraId="4B16CC0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מטרת צד הלקוח היא לאפשר ממשק משתמש נוח וידידותי.</w:t>
      </w:r>
    </w:p>
    <w:p w14:paraId="449E4225"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השימוש במערכת יהיה פשוט וקל, ללא צורך בידע או בכישורים מוקדמים, המבנה החזותי של המערכת יהיה נוח, ברור, נקי ולא עמוס בכפתורים, ונעים לעין. ללא מלל רב וללא צורך בהקלדה רבה. ביצוע הפעולות יהיה נעים ונח. הגישה לנתונים תהיה מהירה.</w:t>
      </w:r>
    </w:p>
    <w:p w14:paraId="065C6D39" w14:textId="2934AF9B" w:rsidR="005752E3" w:rsidRPr="005752E3" w:rsidRDefault="005752E3" w:rsidP="00015822">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למשתמש המערכת תהיה שליטה ע"י </w:t>
      </w:r>
      <w:r w:rsidRPr="005752E3">
        <w:rPr>
          <w:rFonts w:ascii="Arial" w:eastAsia="Times New Roman" w:hAnsi="Arial" w:cs="Arial"/>
          <w:color w:val="000000"/>
        </w:rPr>
        <w:t>dashboard</w:t>
      </w:r>
      <w:r w:rsidRPr="005752E3">
        <w:rPr>
          <w:rFonts w:ascii="Arial" w:eastAsia="Times New Roman" w:hAnsi="Arial" w:cs="Arial"/>
          <w:color w:val="000000"/>
          <w:rtl/>
        </w:rPr>
        <w:t xml:space="preserve"> ניהולי ועל ידו יוכל לקבוע אם הוא מע</w:t>
      </w:r>
      <w:r w:rsidR="00015822">
        <w:rPr>
          <w:rFonts w:ascii="Arial" w:eastAsia="Times New Roman" w:hAnsi="Arial" w:cs="Arial"/>
          <w:color w:val="000000"/>
          <w:rtl/>
        </w:rPr>
        <w:t>וניין לקבל את המלצות המערכת (המ</w:t>
      </w:r>
      <w:r w:rsidRPr="005752E3">
        <w:rPr>
          <w:rFonts w:ascii="Arial" w:eastAsia="Times New Roman" w:hAnsi="Arial" w:cs="Arial"/>
          <w:color w:val="000000"/>
          <w:rtl/>
        </w:rPr>
        <w:t>ב</w:t>
      </w:r>
      <w:r w:rsidR="00015822">
        <w:rPr>
          <w:rFonts w:ascii="Arial" w:eastAsia="Times New Roman" w:hAnsi="Arial" w:cs="Arial" w:hint="cs"/>
          <w:color w:val="000000"/>
          <w:rtl/>
        </w:rPr>
        <w:t>ו</w:t>
      </w:r>
      <w:r w:rsidRPr="005752E3">
        <w:rPr>
          <w:rFonts w:ascii="Arial" w:eastAsia="Times New Roman" w:hAnsi="Arial" w:cs="Arial"/>
          <w:color w:val="000000"/>
          <w:rtl/>
        </w:rPr>
        <w:t>ססות על שנים רבות</w:t>
      </w:r>
      <w:r w:rsidR="00015822">
        <w:rPr>
          <w:rFonts w:ascii="Arial" w:eastAsia="Times New Roman" w:hAnsi="Arial" w:cs="Arial"/>
          <w:color w:val="000000"/>
          <w:rtl/>
        </w:rPr>
        <w:t xml:space="preserve"> של מחקר) או לחילופין לשנות את </w:t>
      </w:r>
      <w:r w:rsidRPr="005752E3">
        <w:rPr>
          <w:rFonts w:ascii="Arial" w:eastAsia="Times New Roman" w:hAnsi="Arial" w:cs="Arial"/>
          <w:color w:val="000000"/>
          <w:rtl/>
        </w:rPr>
        <w:t>ה</w:t>
      </w:r>
      <w:r w:rsidR="00015822">
        <w:rPr>
          <w:rFonts w:ascii="Arial" w:eastAsia="Times New Roman" w:hAnsi="Arial" w:cs="Arial" w:hint="cs"/>
          <w:color w:val="000000"/>
          <w:rtl/>
        </w:rPr>
        <w:t>"</w:t>
      </w:r>
      <w:r w:rsidRPr="005752E3">
        <w:rPr>
          <w:rFonts w:ascii="Arial" w:eastAsia="Times New Roman" w:hAnsi="Arial" w:cs="Arial"/>
          <w:color w:val="000000"/>
          <w:rtl/>
        </w:rPr>
        <w:t>מינונים" השונים עבור תכונות מסוימות לתפקיד כלשהו בחברה</w:t>
      </w:r>
      <w:r w:rsidR="00015822">
        <w:rPr>
          <w:rFonts w:ascii="Arial" w:eastAsia="Times New Roman" w:hAnsi="Arial" w:cs="Arial" w:hint="cs"/>
          <w:color w:val="000000"/>
          <w:rtl/>
        </w:rPr>
        <w:t>,</w:t>
      </w:r>
      <w:r w:rsidRPr="005752E3">
        <w:rPr>
          <w:rFonts w:ascii="Arial" w:eastAsia="Times New Roman" w:hAnsi="Arial" w:cs="Arial"/>
          <w:color w:val="000000"/>
          <w:rtl/>
        </w:rPr>
        <w:t xml:space="preserve"> על סמך הניסיון האישי שלו. </w:t>
      </w:r>
    </w:p>
    <w:p w14:paraId="1239CB1A" w14:textId="77777777" w:rsidR="005752E3" w:rsidRPr="005752E3" w:rsidRDefault="005752E3" w:rsidP="0090232D">
      <w:pPr>
        <w:jc w:val="both"/>
      </w:pPr>
    </w:p>
    <w:p w14:paraId="2C22AE66" w14:textId="19F08B1D" w:rsidR="00D47385" w:rsidRDefault="00C013AB" w:rsidP="0090232D">
      <w:pPr>
        <w:pStyle w:val="3"/>
        <w:jc w:val="both"/>
        <w:rPr>
          <w:rtl/>
        </w:rPr>
      </w:pPr>
      <w:bookmarkStart w:id="72" w:name="_Toc4588463"/>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72"/>
    </w:p>
    <w:p w14:paraId="4809F52C" w14:textId="77777777" w:rsidR="005752E3" w:rsidRPr="005752E3" w:rsidRDefault="005752E3" w:rsidP="0090232D">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 xml:space="preserve">מטרת צד השרת היא ניהול התפקידים השונים והגדרות מינוני התכונות עבור התפקידים. </w:t>
      </w:r>
    </w:p>
    <w:p w14:paraId="410F7260" w14:textId="7A6245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המערכת תאפשר ניהול מאגר הישויות על מאפייניהם, ביצוע משימות בקרה על הישויות, </w:t>
      </w:r>
      <w:r w:rsidR="00175B68">
        <w:rPr>
          <w:rFonts w:ascii="Arial" w:eastAsia="Times New Roman" w:hAnsi="Arial" w:cs="Arial" w:hint="cs"/>
          <w:color w:val="000000"/>
          <w:rtl/>
        </w:rPr>
        <w:t>ו</w:t>
      </w:r>
      <w:r w:rsidRPr="005752E3">
        <w:rPr>
          <w:rFonts w:ascii="Arial" w:eastAsia="Times New Roman" w:hAnsi="Arial" w:cs="Arial"/>
          <w:color w:val="000000"/>
          <w:rtl/>
        </w:rPr>
        <w:t>הפקת מידע המצביע על המועמדים המתאימים ביותר לתפקיד.</w:t>
      </w:r>
    </w:p>
    <w:p w14:paraId="08A39B1B"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דרישות הלקוח עבור צד השרת הן:</w:t>
      </w:r>
    </w:p>
    <w:p w14:paraId="5D00A4E8" w14:textId="33ED22C5"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1 . המערכת תגדיר את הישויות השונות שהן - ארגון, תפקיד, תכונה, מועמד, (שאלון). </w:t>
      </w:r>
      <w:commentRangeStart w:id="73"/>
      <w:r w:rsidRPr="005752E3">
        <w:rPr>
          <w:rFonts w:ascii="Arial" w:eastAsia="Times New Roman" w:hAnsi="Arial" w:cs="Arial"/>
          <w:color w:val="000000"/>
          <w:rtl/>
        </w:rPr>
        <w:t>עבור אותם התפקידים</w:t>
      </w:r>
      <w:r w:rsidR="00175B68">
        <w:rPr>
          <w:rFonts w:ascii="Times New Roman" w:eastAsia="Times New Roman" w:hAnsi="Times New Roman" w:cs="Times New Roman" w:hint="cs"/>
          <w:sz w:val="24"/>
          <w:szCs w:val="24"/>
          <w:rtl/>
        </w:rPr>
        <w:t xml:space="preserve"> </w:t>
      </w:r>
      <w:r w:rsidRPr="005752E3">
        <w:rPr>
          <w:rFonts w:ascii="Arial" w:eastAsia="Times New Roman" w:hAnsi="Arial" w:cs="Arial"/>
          <w:color w:val="000000"/>
          <w:rtl/>
        </w:rPr>
        <w:t>משתמשי המערכת, מערכת ההרשאות מרבדת את מאפייני הפעילות לפי סוג</w:t>
      </w:r>
      <w:r w:rsidR="00175B68">
        <w:rPr>
          <w:rFonts w:ascii="Times New Roman" w:eastAsia="Times New Roman" w:hAnsi="Times New Roman" w:cs="Times New Roman" w:hint="cs"/>
          <w:sz w:val="24"/>
          <w:szCs w:val="24"/>
          <w:rtl/>
        </w:rPr>
        <w:t xml:space="preserve"> </w:t>
      </w:r>
      <w:r w:rsidRPr="005752E3">
        <w:rPr>
          <w:rFonts w:ascii="Arial" w:eastAsia="Times New Roman" w:hAnsi="Arial" w:cs="Arial"/>
          <w:color w:val="000000"/>
          <w:rtl/>
        </w:rPr>
        <w:t>המשתמש</w:t>
      </w:r>
      <w:commentRangeEnd w:id="73"/>
      <w:r w:rsidR="00175B68">
        <w:rPr>
          <w:rStyle w:val="ad"/>
          <w:rtl/>
        </w:rPr>
        <w:commentReference w:id="73"/>
      </w:r>
      <w:r w:rsidRPr="005752E3">
        <w:rPr>
          <w:rFonts w:ascii="Arial" w:eastAsia="Times New Roman" w:hAnsi="Arial" w:cs="Arial"/>
          <w:color w:val="000000"/>
          <w:rtl/>
        </w:rPr>
        <w:t xml:space="preserve">. </w:t>
      </w:r>
      <w:commentRangeStart w:id="74"/>
      <w:r w:rsidRPr="005752E3">
        <w:rPr>
          <w:rFonts w:ascii="Arial" w:eastAsia="Times New Roman" w:hAnsi="Arial" w:cs="Arial"/>
          <w:color w:val="000000"/>
          <w:rtl/>
        </w:rPr>
        <w:t>המשתמשים מונים עובדי אגף הביטחון תחזוקה, מנהלי שטח וראש אגף -</w:t>
      </w:r>
      <w:r w:rsidR="00175B68">
        <w:rPr>
          <w:rFonts w:ascii="Times New Roman" w:eastAsia="Times New Roman" w:hAnsi="Times New Roman" w:cs="Times New Roman" w:hint="cs"/>
          <w:sz w:val="24"/>
          <w:szCs w:val="24"/>
          <w:rtl/>
        </w:rPr>
        <w:t xml:space="preserve"> </w:t>
      </w:r>
      <w:r w:rsidRPr="005752E3">
        <w:rPr>
          <w:rFonts w:ascii="Arial" w:eastAsia="Times New Roman" w:hAnsi="Arial" w:cs="Arial"/>
          <w:color w:val="000000"/>
          <w:rtl/>
        </w:rPr>
        <w:t>ביטחון של נמל אשדוד.</w:t>
      </w:r>
      <w:commentRangeEnd w:id="74"/>
      <w:r w:rsidR="00175B68">
        <w:rPr>
          <w:rStyle w:val="ad"/>
          <w:rtl/>
        </w:rPr>
        <w:commentReference w:id="74"/>
      </w:r>
    </w:p>
    <w:p w14:paraId="66C5A82C" w14:textId="15DBC020"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2 . המערכת תאפשר ביצוע בדיקות עבור מועמד ומידת התאמתו לתפקיד המוצע, עבור כל תפקיד מוגדרות תכונות אישיות רצויות </w:t>
      </w:r>
      <w:r w:rsidR="00175B68">
        <w:rPr>
          <w:rFonts w:ascii="Arial" w:eastAsia="Times New Roman" w:hAnsi="Arial" w:cs="Arial" w:hint="cs"/>
          <w:color w:val="000000"/>
          <w:rtl/>
        </w:rPr>
        <w:t>ל</w:t>
      </w:r>
      <w:r w:rsidRPr="005752E3">
        <w:rPr>
          <w:rFonts w:ascii="Arial" w:eastAsia="Times New Roman" w:hAnsi="Arial" w:cs="Arial"/>
          <w:color w:val="000000"/>
          <w:rtl/>
        </w:rPr>
        <w:t>תפקיד כאשר</w:t>
      </w:r>
      <w:r w:rsidR="00175B68">
        <w:rPr>
          <w:rFonts w:ascii="Arial" w:eastAsia="Times New Roman" w:hAnsi="Arial" w:cs="Arial"/>
          <w:color w:val="000000"/>
          <w:rtl/>
        </w:rPr>
        <w:t xml:space="preserve"> כל תכונה מחולקת לתת תכונה, כ</w:t>
      </w:r>
      <w:r w:rsidR="00175B68">
        <w:rPr>
          <w:rFonts w:ascii="Arial" w:eastAsia="Times New Roman" w:hAnsi="Arial" w:cs="Arial" w:hint="cs"/>
          <w:color w:val="000000"/>
          <w:rtl/>
        </w:rPr>
        <w:t>ך</w:t>
      </w:r>
      <w:r w:rsidRPr="005752E3">
        <w:rPr>
          <w:rFonts w:ascii="Arial" w:eastAsia="Times New Roman" w:hAnsi="Arial" w:cs="Arial"/>
          <w:color w:val="000000"/>
          <w:rtl/>
        </w:rPr>
        <w:t xml:space="preserve"> </w:t>
      </w:r>
      <w:r w:rsidR="00175B68">
        <w:rPr>
          <w:rFonts w:ascii="Arial" w:eastAsia="Times New Roman" w:hAnsi="Arial" w:cs="Arial" w:hint="cs"/>
          <w:color w:val="000000"/>
          <w:rtl/>
        </w:rPr>
        <w:t>ש</w:t>
      </w:r>
      <w:r w:rsidR="00175B68">
        <w:rPr>
          <w:rFonts w:ascii="Arial" w:eastAsia="Times New Roman" w:hAnsi="Arial" w:cs="Arial"/>
          <w:color w:val="000000"/>
          <w:rtl/>
        </w:rPr>
        <w:t>ישנ</w:t>
      </w:r>
      <w:r w:rsidR="00175B68">
        <w:rPr>
          <w:rFonts w:ascii="Arial" w:eastAsia="Times New Roman" w:hAnsi="Arial" w:cs="Arial" w:hint="cs"/>
          <w:color w:val="000000"/>
          <w:rtl/>
        </w:rPr>
        <w:t>ם</w:t>
      </w:r>
      <w:r w:rsidRPr="005752E3">
        <w:rPr>
          <w:rFonts w:ascii="Arial" w:eastAsia="Times New Roman" w:hAnsi="Arial" w:cs="Arial"/>
          <w:color w:val="000000"/>
          <w:rtl/>
        </w:rPr>
        <w:t xml:space="preserve"> חמישה תתי תכונות עבור כל תכונה.</w:t>
      </w:r>
    </w:p>
    <w:p w14:paraId="47D1A07C" w14:textId="69EDB677"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החלוקה לתתי תכונות מאפשרת לבצע הגדרה מדויקת יותר עבור המינון הרצוי לתפקיד המוצע, כך למשל אם נרצה לגייס עובד לתפקיד שיווק ונמדוד את תכונת הפתיחות אנחנו נחלק אותה לחמ</w:t>
      </w:r>
      <w:r w:rsidR="00175B68">
        <w:rPr>
          <w:rFonts w:ascii="Arial" w:eastAsia="Times New Roman" w:hAnsi="Arial" w:cs="Arial" w:hint="cs"/>
          <w:color w:val="000000"/>
          <w:rtl/>
        </w:rPr>
        <w:t>שת</w:t>
      </w:r>
      <w:r w:rsidRPr="005752E3">
        <w:rPr>
          <w:rFonts w:ascii="Arial" w:eastAsia="Times New Roman" w:hAnsi="Arial" w:cs="Arial"/>
          <w:color w:val="000000"/>
          <w:rtl/>
        </w:rPr>
        <w:t xml:space="preserve"> </w:t>
      </w:r>
      <w:r w:rsidR="00175B68">
        <w:rPr>
          <w:rFonts w:ascii="Arial" w:eastAsia="Times New Roman" w:hAnsi="Arial" w:cs="Arial" w:hint="cs"/>
          <w:color w:val="000000"/>
          <w:rtl/>
        </w:rPr>
        <w:t>ה</w:t>
      </w:r>
      <w:r w:rsidRPr="005752E3">
        <w:rPr>
          <w:rFonts w:ascii="Arial" w:eastAsia="Times New Roman" w:hAnsi="Arial" w:cs="Arial"/>
          <w:color w:val="000000"/>
          <w:rtl/>
        </w:rPr>
        <w:t>חלקים הבאים:</w:t>
      </w:r>
    </w:p>
    <w:p w14:paraId="5006A297" w14:textId="4B2411D3"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פתיחות נמוכה, פתיחות מתחת לממוצע, פתיחות ממוצעת, פתיחות מעל לממוצע ופתיחות גבוהה. כמובן שעבור תפקיד שיווקי נרצה פתיחות ברמה גבוהה, ולכן נסמן את "פתיחות גבוהה" כרצויה מאוד. את שאר האפשרויות של פתיחות נסמן כלא רצויות. וכך נעבור עבור כל "סל" התכונות ששייכות לתפקיד ונבדוק את מידת התאמת המועמד ותכונ</w:t>
      </w:r>
      <w:r w:rsidR="00175B68">
        <w:rPr>
          <w:rFonts w:ascii="Arial" w:eastAsia="Times New Roman" w:hAnsi="Arial" w:cs="Arial" w:hint="cs"/>
          <w:color w:val="000000"/>
          <w:rtl/>
        </w:rPr>
        <w:t>ו</w:t>
      </w:r>
      <w:r w:rsidRPr="005752E3">
        <w:rPr>
          <w:rFonts w:ascii="Arial" w:eastAsia="Times New Roman" w:hAnsi="Arial" w:cs="Arial"/>
          <w:color w:val="000000"/>
          <w:rtl/>
        </w:rPr>
        <w:t>תיו</w:t>
      </w:r>
      <w:r w:rsidR="00175B68">
        <w:rPr>
          <w:rFonts w:ascii="Arial" w:eastAsia="Times New Roman" w:hAnsi="Arial" w:cs="Arial" w:hint="cs"/>
          <w:color w:val="000000"/>
          <w:rtl/>
        </w:rPr>
        <w:t>,</w:t>
      </w:r>
      <w:r w:rsidRPr="005752E3">
        <w:rPr>
          <w:rFonts w:ascii="Arial" w:eastAsia="Times New Roman" w:hAnsi="Arial" w:cs="Arial"/>
          <w:color w:val="000000"/>
          <w:rtl/>
        </w:rPr>
        <w:t xml:space="preserve"> למול המלצת המערכת או לחילופין הגדרת המשתמש בצורה ידנית ע"פ שיקול דעתו</w:t>
      </w:r>
      <w:r w:rsidR="00175B68">
        <w:rPr>
          <w:rFonts w:ascii="Arial" w:eastAsia="Times New Roman" w:hAnsi="Arial" w:cs="Arial" w:hint="cs"/>
          <w:color w:val="000000"/>
          <w:rtl/>
        </w:rPr>
        <w:t>.</w:t>
      </w:r>
    </w:p>
    <w:p w14:paraId="29986A20"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3 .המערכת תאפשר להרכיב צוותים המתאימים ביותר בתחומם (על פי מחקרים). המערכת תאפשר לייצר תמהיל של אנשי צוות שהתכונות שלהם (לפעמים דווקא תכונות שונות), מאפשרות את ביצוע תפקידו של הצוות בצורה אופטימלית.</w:t>
      </w:r>
    </w:p>
    <w:p w14:paraId="3C15A756" w14:textId="77777777" w:rsidR="005752E3" w:rsidRPr="005752E3" w:rsidRDefault="005752E3" w:rsidP="0090232D">
      <w:pPr>
        <w:jc w:val="both"/>
      </w:pPr>
    </w:p>
    <w:p w14:paraId="0339B6D3" w14:textId="45318DA8" w:rsidR="00843CFA" w:rsidRDefault="00C013AB" w:rsidP="0090232D">
      <w:pPr>
        <w:pStyle w:val="2"/>
        <w:jc w:val="both"/>
      </w:pPr>
      <w:bookmarkStart w:id="75" w:name="_Toc4588464"/>
      <w:r>
        <w:rPr>
          <w:rFonts w:hint="cs"/>
          <w:rtl/>
        </w:rPr>
        <w:t xml:space="preserve">3.2 </w:t>
      </w:r>
      <w:r w:rsidR="00B22D8D">
        <w:rPr>
          <w:rFonts w:hint="cs"/>
          <w:rtl/>
        </w:rPr>
        <w:t xml:space="preserve">אפיון </w:t>
      </w:r>
      <w:commentRangeStart w:id="76"/>
      <w:commentRangeStart w:id="77"/>
      <w:r w:rsidR="00B22D8D">
        <w:rPr>
          <w:rFonts w:hint="cs"/>
          <w:rtl/>
        </w:rPr>
        <w:t xml:space="preserve">המערכת </w:t>
      </w:r>
      <w:commentRangeEnd w:id="76"/>
      <w:r w:rsidR="0080602B">
        <w:rPr>
          <w:rStyle w:val="ad"/>
          <w:rFonts w:asciiTheme="minorHAnsi" w:eastAsiaTheme="minorHAnsi" w:hAnsiTheme="minorHAnsi" w:cstheme="minorBidi"/>
          <w:b w:val="0"/>
          <w:bCs w:val="0"/>
          <w:color w:val="auto"/>
          <w:rtl/>
        </w:rPr>
        <w:commentReference w:id="76"/>
      </w:r>
      <w:bookmarkEnd w:id="75"/>
      <w:commentRangeEnd w:id="77"/>
      <w:r w:rsidR="00175B68">
        <w:rPr>
          <w:rStyle w:val="ad"/>
          <w:rFonts w:asciiTheme="minorHAnsi" w:eastAsiaTheme="minorHAnsi" w:hAnsiTheme="minorHAnsi" w:cstheme="minorBidi"/>
          <w:b w:val="0"/>
          <w:bCs w:val="0"/>
          <w:color w:val="auto"/>
          <w:rtl/>
        </w:rPr>
        <w:commentReference w:id="77"/>
      </w:r>
    </w:p>
    <w:p w14:paraId="19142D4A" w14:textId="280CC115" w:rsidR="008223DB" w:rsidRDefault="008223DB" w:rsidP="0090232D">
      <w:pPr>
        <w:jc w:val="both"/>
      </w:pPr>
    </w:p>
    <w:p w14:paraId="0C5800AC" w14:textId="562FDCA3" w:rsidR="008223DB" w:rsidRDefault="008223DB" w:rsidP="00175B68">
      <w:pPr>
        <w:pStyle w:val="3"/>
        <w:rPr>
          <w:rtl/>
        </w:rPr>
      </w:pPr>
      <w:r>
        <w:rPr>
          <w:noProof/>
        </w:rPr>
        <w:lastRenderedPageBreak/>
        <w:drawing>
          <wp:anchor distT="0" distB="0" distL="114300" distR="114300" simplePos="0" relativeHeight="251661312" behindDoc="0" locked="0" layoutInCell="1" allowOverlap="1" wp14:anchorId="7855A969" wp14:editId="1F2F91EF">
            <wp:simplePos x="0" y="0"/>
            <wp:positionH relativeFrom="column">
              <wp:posOffset>0</wp:posOffset>
            </wp:positionH>
            <wp:positionV relativeFrom="paragraph">
              <wp:posOffset>274955</wp:posOffset>
            </wp:positionV>
            <wp:extent cx="6026150" cy="3159840"/>
            <wp:effectExtent l="0" t="0" r="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31824" cy="316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3.2.1 התהליכים עבור המועמד</w:t>
      </w:r>
    </w:p>
    <w:p w14:paraId="7046D6CB" w14:textId="68AB1C9C" w:rsidR="008223DB" w:rsidRDefault="008223DB" w:rsidP="0090232D">
      <w:pPr>
        <w:jc w:val="both"/>
        <w:rPr>
          <w:rtl/>
        </w:rPr>
      </w:pPr>
    </w:p>
    <w:p w14:paraId="0775780C" w14:textId="408B2300" w:rsidR="008223DB" w:rsidRDefault="008223DB" w:rsidP="0090232D">
      <w:pPr>
        <w:jc w:val="both"/>
        <w:rPr>
          <w:rtl/>
        </w:rPr>
      </w:pPr>
    </w:p>
    <w:p w14:paraId="34CA8B25" w14:textId="5948E39B" w:rsidR="008223DB" w:rsidRDefault="008223DB" w:rsidP="0090232D">
      <w:pPr>
        <w:jc w:val="both"/>
        <w:rPr>
          <w:rtl/>
        </w:rPr>
      </w:pPr>
    </w:p>
    <w:p w14:paraId="5C5090FE" w14:textId="19D73864" w:rsidR="008223DB" w:rsidRDefault="008223DB" w:rsidP="0090232D">
      <w:pPr>
        <w:jc w:val="both"/>
        <w:rPr>
          <w:rtl/>
        </w:rPr>
      </w:pPr>
    </w:p>
    <w:p w14:paraId="709B1F2E" w14:textId="0A081329" w:rsidR="008223DB" w:rsidRDefault="008223DB" w:rsidP="0090232D">
      <w:pPr>
        <w:jc w:val="both"/>
        <w:rPr>
          <w:rtl/>
        </w:rPr>
      </w:pPr>
    </w:p>
    <w:p w14:paraId="72D3D1A6" w14:textId="431ED1A1" w:rsidR="008223DB" w:rsidRDefault="008223DB" w:rsidP="0090232D">
      <w:pPr>
        <w:jc w:val="both"/>
        <w:rPr>
          <w:rtl/>
        </w:rPr>
      </w:pPr>
    </w:p>
    <w:p w14:paraId="105CDEF0" w14:textId="55E161AC" w:rsidR="008223DB" w:rsidRDefault="008223DB" w:rsidP="0090232D">
      <w:pPr>
        <w:jc w:val="both"/>
        <w:rPr>
          <w:rtl/>
        </w:rPr>
      </w:pPr>
    </w:p>
    <w:p w14:paraId="426CDE13" w14:textId="65904987" w:rsidR="008223DB" w:rsidRDefault="008223DB" w:rsidP="0090232D">
      <w:pPr>
        <w:jc w:val="both"/>
        <w:rPr>
          <w:rtl/>
        </w:rPr>
      </w:pPr>
    </w:p>
    <w:p w14:paraId="6B61BCF2" w14:textId="1F9A8840" w:rsidR="008223DB" w:rsidRDefault="008223DB" w:rsidP="0090232D">
      <w:pPr>
        <w:jc w:val="both"/>
        <w:rPr>
          <w:rtl/>
        </w:rPr>
      </w:pPr>
    </w:p>
    <w:p w14:paraId="0669CE4E" w14:textId="241C2BA7" w:rsidR="008223DB" w:rsidRDefault="008223DB" w:rsidP="0090232D">
      <w:pPr>
        <w:jc w:val="both"/>
        <w:rPr>
          <w:rtl/>
        </w:rPr>
      </w:pPr>
    </w:p>
    <w:p w14:paraId="67C36AAD" w14:textId="4EE053DA" w:rsidR="008223DB" w:rsidRDefault="008223DB" w:rsidP="0090232D">
      <w:pPr>
        <w:jc w:val="both"/>
        <w:rPr>
          <w:rtl/>
        </w:rPr>
      </w:pPr>
    </w:p>
    <w:p w14:paraId="0EFDA658" w14:textId="33E330C5" w:rsidR="008223DB" w:rsidRDefault="008223DB" w:rsidP="0090232D">
      <w:pPr>
        <w:jc w:val="both"/>
        <w:rPr>
          <w:rtl/>
        </w:rPr>
      </w:pPr>
    </w:p>
    <w:p w14:paraId="529A31F7"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נתאר באופן כללי את המערכת המוצגת:</w:t>
      </w:r>
    </w:p>
    <w:p w14:paraId="007BA867" w14:textId="05304B2F"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בתחילה המועמד נכנס לדף הכניסה למערכת ולאחר מכן עובר לאזור בו הוא מנהל את הפרטים האישיים בפרופיל שלו ומתחבר למערכת, מכאן ישנם שני מסלולים:</w:t>
      </w:r>
    </w:p>
    <w:p w14:paraId="28C1081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p>
    <w:p w14:paraId="7CB6C712" w14:textId="77777777"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א</w:t>
      </w:r>
      <w:r>
        <w:rPr>
          <w:rFonts w:ascii="Arial" w:eastAsia="Times New Roman" w:hAnsi="Arial" w:cs="Arial" w:hint="cs"/>
          <w:color w:val="000000"/>
          <w:rtl/>
        </w:rPr>
        <w:t xml:space="preserve">. </w:t>
      </w:r>
      <w:r w:rsidRPr="008223DB">
        <w:rPr>
          <w:rFonts w:ascii="Arial" w:eastAsia="Times New Roman" w:hAnsi="Arial" w:cs="Arial"/>
          <w:color w:val="000000"/>
          <w:rtl/>
        </w:rPr>
        <w:t xml:space="preserve">בשלב הראשוני של הפרויקט הוא ימלא שאלונים פסיכוטכניים ולאחר מכן הנתונים יעברו עיבוד </w:t>
      </w:r>
      <w:r>
        <w:rPr>
          <w:rFonts w:ascii="Arial" w:eastAsia="Times New Roman" w:hAnsi="Arial" w:cs="Arial" w:hint="cs"/>
          <w:color w:val="000000"/>
          <w:rtl/>
        </w:rPr>
        <w:t xml:space="preserve">       </w:t>
      </w:r>
    </w:p>
    <w:p w14:paraId="22F823ED" w14:textId="20D908D7"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ויועברו לשמירה ב</w:t>
      </w:r>
      <w:r w:rsidRPr="008223DB">
        <w:rPr>
          <w:rFonts w:ascii="Arial" w:eastAsia="Times New Roman" w:hAnsi="Arial" w:cs="Arial"/>
          <w:color w:val="000000"/>
        </w:rPr>
        <w:t>DB</w:t>
      </w:r>
      <w:r w:rsidRPr="008223DB">
        <w:rPr>
          <w:rFonts w:ascii="Arial" w:eastAsia="Times New Roman" w:hAnsi="Arial" w:cs="Arial"/>
          <w:color w:val="000000"/>
          <w:rtl/>
        </w:rPr>
        <w:t>.</w:t>
      </w:r>
    </w:p>
    <w:p w14:paraId="4C1FB49B" w14:textId="77777777"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 xml:space="preserve">ב. בשלב המתקדם של המערכת המועמד יתחבר עם הרשתות החברתיות שלו ומתוך הפרופילים </w:t>
      </w:r>
      <w:r>
        <w:rPr>
          <w:rFonts w:ascii="Arial" w:eastAsia="Times New Roman" w:hAnsi="Arial" w:cs="Arial" w:hint="cs"/>
          <w:color w:val="000000"/>
          <w:rtl/>
        </w:rPr>
        <w:t xml:space="preserve">  </w:t>
      </w:r>
    </w:p>
    <w:p w14:paraId="248710E5" w14:textId="2BCB3070"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שלו ברשתות החברתיות ייאסף מידע שיעובד, על פי מחקרים, לנתונים הרלוונטיים עבורנו.</w:t>
      </w:r>
    </w:p>
    <w:p w14:paraId="6C9FDF5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4C48135D"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hint="cs"/>
          <w:color w:val="000000"/>
          <w:rtl/>
        </w:rPr>
        <w:t>ל</w:t>
      </w:r>
      <w:r w:rsidRPr="008223DB">
        <w:rPr>
          <w:rFonts w:ascii="Arial" w:eastAsia="Times New Roman" w:hAnsi="Arial" w:cs="Arial"/>
          <w:color w:val="000000"/>
          <w:rtl/>
        </w:rPr>
        <w:t>אחר שלב שמירת הנתונים ב</w:t>
      </w:r>
      <w:r w:rsidRPr="008223DB">
        <w:rPr>
          <w:rFonts w:ascii="Arial" w:eastAsia="Times New Roman" w:hAnsi="Arial" w:cs="Arial"/>
          <w:color w:val="000000"/>
        </w:rPr>
        <w:t>DB</w:t>
      </w:r>
      <w:r w:rsidRPr="008223DB">
        <w:rPr>
          <w:rFonts w:ascii="Arial" w:eastAsia="Times New Roman" w:hAnsi="Arial" w:cs="Arial"/>
          <w:color w:val="000000"/>
          <w:rtl/>
        </w:rPr>
        <w:t xml:space="preserve"> אנחנו ממשיכים במסלול אחד שבסופו מוצג ל</w:t>
      </w:r>
      <w:r w:rsidRPr="008223DB">
        <w:rPr>
          <w:rFonts w:ascii="Arial" w:eastAsia="Times New Roman" w:hAnsi="Arial" w:cs="Arial"/>
          <w:color w:val="000000"/>
        </w:rPr>
        <w:t>HR</w:t>
      </w:r>
      <w:r w:rsidRPr="008223DB">
        <w:rPr>
          <w:rFonts w:ascii="Arial" w:eastAsia="Times New Roman" w:hAnsi="Arial" w:cs="Arial"/>
          <w:color w:val="000000"/>
          <w:rtl/>
        </w:rPr>
        <w:t xml:space="preserve"> המידע הדרוש על המועמד לצורך המשרה לה הוא מיועד.</w:t>
      </w:r>
    </w:p>
    <w:p w14:paraId="041BB7AC"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3661EFA4"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ב</w:t>
      </w:r>
      <w:r w:rsidRPr="008223DB">
        <w:rPr>
          <w:rFonts w:ascii="Arial" w:eastAsia="Times New Roman" w:hAnsi="Arial" w:cs="Arial"/>
          <w:color w:val="000000"/>
          <w:rtl/>
        </w:rPr>
        <w:t xml:space="preserve">שלב מתקדם יותר (בחיצים הצהובים) </w:t>
      </w:r>
      <w:r w:rsidRPr="008223DB">
        <w:rPr>
          <w:rFonts w:ascii="Arial" w:eastAsia="Times New Roman" w:hAnsi="Arial" w:cs="Arial"/>
          <w:color w:val="000000"/>
        </w:rPr>
        <w:t>HR</w:t>
      </w:r>
      <w:r w:rsidRPr="008223DB">
        <w:rPr>
          <w:rFonts w:ascii="Arial" w:eastAsia="Times New Roman" w:hAnsi="Arial" w:cs="Arial"/>
          <w:color w:val="000000"/>
          <w:rtl/>
        </w:rPr>
        <w:t xml:space="preserve"> יקבל את כל הנתונים הדרושים לצורך הרכבת הצוות המתאים ביותר.</w:t>
      </w:r>
    </w:p>
    <w:p w14:paraId="66333C3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569A21C9"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 xml:space="preserve">בשלב עתידי (בחיצים התכולים) עיבוד הנתונים ייעשה ע"י </w:t>
      </w:r>
      <w:r w:rsidRPr="008223DB">
        <w:rPr>
          <w:rFonts w:ascii="Arial" w:eastAsia="Times New Roman" w:hAnsi="Arial" w:cs="Arial"/>
          <w:color w:val="000000"/>
        </w:rPr>
        <w:t>Machine Learning</w:t>
      </w:r>
      <w:r w:rsidRPr="008223DB">
        <w:rPr>
          <w:rFonts w:ascii="Arial" w:eastAsia="Times New Roman" w:hAnsi="Arial" w:cs="Arial"/>
          <w:color w:val="000000"/>
          <w:rtl/>
        </w:rPr>
        <w:t>.</w:t>
      </w:r>
    </w:p>
    <w:p w14:paraId="720EF601" w14:textId="78C2ACE9"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F707070" w14:textId="77965406"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D225420" w14:textId="77777777" w:rsidR="008223DB" w:rsidRPr="008223DB" w:rsidRDefault="008223DB" w:rsidP="0090232D">
      <w:pPr>
        <w:bidi w:val="0"/>
        <w:spacing w:after="240" w:line="240" w:lineRule="auto"/>
        <w:jc w:val="both"/>
        <w:rPr>
          <w:rFonts w:ascii="Times New Roman" w:eastAsia="Times New Roman" w:hAnsi="Times New Roman" w:cs="Times New Roman"/>
          <w:sz w:val="24"/>
          <w:szCs w:val="24"/>
          <w:rtl/>
        </w:rPr>
      </w:pPr>
    </w:p>
    <w:p w14:paraId="43008A56" w14:textId="60C1756C" w:rsidR="008223DB" w:rsidRPr="008223DB" w:rsidRDefault="008223DB" w:rsidP="00175B68">
      <w:pPr>
        <w:pStyle w:val="3"/>
        <w:rPr>
          <w:rFonts w:ascii="Times New Roman" w:eastAsia="Times New Roman" w:hAnsi="Times New Roman" w:cs="Times New Roman"/>
          <w:sz w:val="24"/>
          <w:szCs w:val="24"/>
        </w:rPr>
      </w:pPr>
      <w:r>
        <w:rPr>
          <w:rFonts w:eastAsia="Times New Roman" w:hint="cs"/>
          <w:rtl/>
        </w:rPr>
        <w:t xml:space="preserve">3.2.2 </w:t>
      </w:r>
      <w:r w:rsidRPr="008223DB">
        <w:rPr>
          <w:rFonts w:eastAsia="Times New Roman"/>
          <w:rtl/>
        </w:rPr>
        <w:t>התהליכים עבור החברה המגייסת</w:t>
      </w:r>
      <w:bookmarkStart w:id="78" w:name="_GoBack"/>
      <w:bookmarkEnd w:id="78"/>
    </w:p>
    <w:p w14:paraId="0CFF9D5A" w14:textId="3259A327" w:rsidR="008128E6" w:rsidRDefault="008128E6" w:rsidP="0090232D">
      <w:pPr>
        <w:spacing w:after="0" w:line="240" w:lineRule="auto"/>
        <w:jc w:val="both"/>
        <w:rPr>
          <w:rFonts w:ascii="Arial" w:eastAsia="Times New Roman" w:hAnsi="Arial" w:cs="Arial"/>
          <w:color w:val="000000"/>
          <w:rtl/>
        </w:rPr>
      </w:pPr>
    </w:p>
    <w:p w14:paraId="33D4CA70" w14:textId="172EC12C" w:rsidR="008128E6" w:rsidRDefault="008128E6" w:rsidP="0090232D">
      <w:pPr>
        <w:spacing w:after="0" w:line="240" w:lineRule="auto"/>
        <w:jc w:val="both"/>
        <w:rPr>
          <w:rFonts w:ascii="Arial" w:eastAsia="Times New Roman" w:hAnsi="Arial" w:cs="Arial"/>
          <w:color w:val="000000"/>
          <w:rtl/>
        </w:rPr>
      </w:pPr>
      <w:r>
        <w:rPr>
          <w:noProof/>
        </w:rPr>
        <w:lastRenderedPageBreak/>
        <w:drawing>
          <wp:inline distT="0" distB="0" distL="0" distR="0" wp14:anchorId="77B568AF" wp14:editId="7EFE2F59">
            <wp:extent cx="5524500" cy="22574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27180" cy="2258518"/>
                    </a:xfrm>
                    <a:prstGeom prst="rect">
                      <a:avLst/>
                    </a:prstGeom>
                  </pic:spPr>
                </pic:pic>
              </a:graphicData>
            </a:graphic>
          </wp:inline>
        </w:drawing>
      </w:r>
    </w:p>
    <w:p w14:paraId="639A5271" w14:textId="77777777" w:rsidR="008128E6" w:rsidRDefault="008128E6" w:rsidP="0090232D">
      <w:pPr>
        <w:spacing w:after="0" w:line="240" w:lineRule="auto"/>
        <w:jc w:val="both"/>
        <w:rPr>
          <w:rFonts w:ascii="Arial" w:eastAsia="Times New Roman" w:hAnsi="Arial" w:cs="Arial"/>
          <w:color w:val="000000"/>
          <w:rtl/>
        </w:rPr>
      </w:pPr>
    </w:p>
    <w:p w14:paraId="06C7D665" w14:textId="45442DB5"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הגדרת תפקיד:</w:t>
      </w:r>
    </w:p>
    <w:p w14:paraId="3B78894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להגדיר</w:t>
      </w:r>
      <w:r w:rsidRPr="008223DB">
        <w:rPr>
          <w:rFonts w:ascii="Arial" w:eastAsia="Times New Roman" w:hAnsi="Arial" w:cs="Arial"/>
          <w:color w:val="000000"/>
          <w:rtl/>
        </w:rPr>
        <w:t xml:space="preserve"> תפקידים בהם הוא מעוניין - &gt; המגייס מגדיר את הדרישות שלו עבור כל תפקיד (כאן זה התכנסות של שני חיצים - אחד מהדרישות הספציפיות של החברה, ואחד מהמידע שנציג לו ע"פ מה שהבאנו מ</w:t>
      </w:r>
      <w:r w:rsidRPr="008223DB">
        <w:rPr>
          <w:rFonts w:ascii="Arial" w:eastAsia="Times New Roman" w:hAnsi="Arial" w:cs="Arial"/>
          <w:color w:val="000000"/>
        </w:rPr>
        <w:t>ONET</w:t>
      </w:r>
      <w:r w:rsidRPr="008223DB">
        <w:rPr>
          <w:rFonts w:ascii="Arial" w:eastAsia="Times New Roman" w:hAnsi="Arial" w:cs="Arial"/>
          <w:color w:val="000000"/>
          <w:rtl/>
        </w:rPr>
        <w:t>).</w:t>
      </w:r>
    </w:p>
    <w:p w14:paraId="1A383A0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התאמת מועמדים לתפקיד:</w:t>
      </w:r>
    </w:p>
    <w:p w14:paraId="7A17A77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להציג מידע</w:t>
      </w:r>
      <w:r w:rsidRPr="008223DB">
        <w:rPr>
          <w:rFonts w:ascii="Arial" w:eastAsia="Times New Roman" w:hAnsi="Arial" w:cs="Arial"/>
          <w:color w:val="000000"/>
          <w:rtl/>
        </w:rPr>
        <w:t xml:space="preserve"> עבור תפקידים שבהם הוא מעוניין-&gt; המגייס צופה ברשימת המועמדים, ומידת ההתאמה של כל אחד לתפקיד.</w:t>
      </w:r>
    </w:p>
    <w:p w14:paraId="78814B09"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w:t>
      </w:r>
    </w:p>
    <w:p w14:paraId="2DD2D540" w14:textId="0C4BD05F" w:rsidR="008223DB" w:rsidRDefault="008223DB" w:rsidP="0090232D">
      <w:pPr>
        <w:jc w:val="both"/>
        <w:rPr>
          <w:rtl/>
        </w:rPr>
      </w:pPr>
    </w:p>
    <w:p w14:paraId="53857100" w14:textId="77777777" w:rsidR="008223DB" w:rsidRDefault="008223DB" w:rsidP="0090232D">
      <w:pPr>
        <w:jc w:val="both"/>
        <w:rPr>
          <w:rtl/>
        </w:rPr>
      </w:pPr>
    </w:p>
    <w:p w14:paraId="5BDA0E30" w14:textId="4C52D7E2" w:rsidR="008223DB" w:rsidRDefault="008223DB" w:rsidP="0090232D">
      <w:pPr>
        <w:jc w:val="both"/>
        <w:rPr>
          <w:rtl/>
        </w:rPr>
      </w:pPr>
    </w:p>
    <w:p w14:paraId="61F71BAC" w14:textId="77777777" w:rsidR="008223DB" w:rsidRPr="008223DB" w:rsidRDefault="008223DB" w:rsidP="0090232D">
      <w:pPr>
        <w:jc w:val="both"/>
        <w:rPr>
          <w:rtl/>
        </w:rPr>
      </w:pPr>
    </w:p>
    <w:p w14:paraId="311E32A5" w14:textId="4F61BC61" w:rsidR="00B22D8D" w:rsidRDefault="00C013AB" w:rsidP="0090232D">
      <w:pPr>
        <w:pStyle w:val="2"/>
        <w:jc w:val="both"/>
      </w:pPr>
      <w:bookmarkStart w:id="79" w:name="_Toc4588465"/>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w:t>
      </w:r>
      <w:proofErr w:type="spellStart"/>
      <w:r w:rsidR="00B22D8D">
        <w:rPr>
          <w:rFonts w:hint="cs"/>
          <w:rtl/>
        </w:rPr>
        <w:t>בדווקא</w:t>
      </w:r>
      <w:proofErr w:type="spellEnd"/>
      <w:r w:rsidR="00B22D8D">
        <w:rPr>
          <w:rFonts w:hint="cs"/>
          <w:rtl/>
        </w:rPr>
        <w:t xml:space="preserve"> כאן)</w:t>
      </w:r>
      <w:bookmarkEnd w:id="79"/>
    </w:p>
    <w:p w14:paraId="103E6883" w14:textId="54ED589E" w:rsidR="00CF5C28" w:rsidRPr="00CF5C28" w:rsidRDefault="00CF5C28" w:rsidP="0090232D">
      <w:pPr>
        <w:pStyle w:val="a7"/>
        <w:jc w:val="both"/>
        <w:rPr>
          <w:rFonts w:cstheme="minorHAnsi"/>
          <w:sz w:val="24"/>
          <w:szCs w:val="24"/>
          <w:rtl/>
        </w:rPr>
      </w:pPr>
      <w:commentRangeStart w:id="80"/>
      <w:r>
        <w:rPr>
          <w:rFonts w:cstheme="minorHAnsi" w:hint="cs"/>
          <w:sz w:val="24"/>
          <w:szCs w:val="24"/>
          <w:rtl/>
        </w:rPr>
        <w:t>המערכ</w:t>
      </w:r>
      <w:commentRangeEnd w:id="80"/>
      <w:r w:rsidR="0068070B">
        <w:rPr>
          <w:rStyle w:val="ad"/>
        </w:rPr>
        <w:commentReference w:id="80"/>
      </w:r>
      <w:r>
        <w:rPr>
          <w:rFonts w:cstheme="minorHAnsi" w:hint="cs"/>
          <w:sz w:val="24"/>
          <w:szCs w:val="24"/>
          <w:rtl/>
        </w:rPr>
        <w:t xml:space="preserve">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השרת 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הראשון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 xml:space="preserve">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w:t>
      </w:r>
      <w:proofErr w:type="spellStart"/>
      <w:r w:rsidR="00E37250">
        <w:rPr>
          <w:rFonts w:cstheme="minorHAnsi" w:hint="cs"/>
          <w:sz w:val="24"/>
          <w:szCs w:val="24"/>
          <w:rtl/>
        </w:rPr>
        <w:t>שהמתמש</w:t>
      </w:r>
      <w:proofErr w:type="spellEnd"/>
      <w:r w:rsidR="00E37250">
        <w:rPr>
          <w:rFonts w:cstheme="minorHAnsi" w:hint="cs"/>
          <w:sz w:val="24"/>
          <w:szCs w:val="24"/>
          <w:rtl/>
        </w:rPr>
        <w:t xml:space="preserve">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90232D">
      <w:pPr>
        <w:pStyle w:val="1"/>
        <w:numPr>
          <w:ilvl w:val="0"/>
          <w:numId w:val="10"/>
        </w:numPr>
        <w:jc w:val="both"/>
      </w:pPr>
      <w:bookmarkStart w:id="81" w:name="_Toc4588466"/>
      <w:r>
        <w:rPr>
          <w:rFonts w:hint="cs"/>
          <w:rtl/>
        </w:rPr>
        <w:t>תכנון ביצוע</w:t>
      </w:r>
      <w:bookmarkEnd w:id="81"/>
    </w:p>
    <w:p w14:paraId="307D8352" w14:textId="682E98DD" w:rsidR="00577E06" w:rsidRDefault="00C013AB" w:rsidP="0090232D">
      <w:pPr>
        <w:pStyle w:val="2"/>
        <w:jc w:val="both"/>
      </w:pPr>
      <w:bookmarkStart w:id="82" w:name="_Toc4588467"/>
      <w:r>
        <w:rPr>
          <w:rFonts w:hint="cs"/>
          <w:rtl/>
        </w:rPr>
        <w:t xml:space="preserve">4.1 </w:t>
      </w:r>
      <w:commentRangeStart w:id="83"/>
      <w:r w:rsidR="00577E06">
        <w:rPr>
          <w:rFonts w:hint="cs"/>
          <w:rtl/>
        </w:rPr>
        <w:t>תחילת ה</w:t>
      </w:r>
      <w:commentRangeEnd w:id="83"/>
      <w:r w:rsidR="0080602B">
        <w:rPr>
          <w:rStyle w:val="ad"/>
          <w:rFonts w:asciiTheme="minorHAnsi" w:eastAsiaTheme="minorHAnsi" w:hAnsiTheme="minorHAnsi" w:cstheme="minorBidi"/>
          <w:b w:val="0"/>
          <w:bCs w:val="0"/>
          <w:color w:val="auto"/>
          <w:rtl/>
        </w:rPr>
        <w:commentReference w:id="83"/>
      </w:r>
      <w:r w:rsidR="00577E06">
        <w:rPr>
          <w:rFonts w:hint="cs"/>
          <w:rtl/>
        </w:rPr>
        <w:t>עבודה</w:t>
      </w:r>
      <w:bookmarkEnd w:id="82"/>
    </w:p>
    <w:p w14:paraId="42300C78" w14:textId="77777777" w:rsidR="001C0F08" w:rsidRDefault="001C0F08" w:rsidP="0090232D">
      <w:pPr>
        <w:pStyle w:val="a7"/>
        <w:jc w:val="both"/>
        <w:rPr>
          <w:rFonts w:cstheme="minorHAnsi"/>
          <w:sz w:val="24"/>
          <w:szCs w:val="24"/>
          <w:rtl/>
        </w:rPr>
      </w:pPr>
    </w:p>
    <w:p w14:paraId="6D1705E8" w14:textId="4CB138CF" w:rsidR="001C0F08" w:rsidRDefault="000E42E7" w:rsidP="0090232D">
      <w:pPr>
        <w:pStyle w:val="a7"/>
        <w:jc w:val="both"/>
        <w:rPr>
          <w:rFonts w:cstheme="minorHAnsi"/>
          <w:sz w:val="24"/>
          <w:szCs w:val="24"/>
          <w:rtl/>
        </w:rPr>
      </w:pPr>
      <w:r>
        <w:rPr>
          <w:rFonts w:cstheme="minorHAnsi" w:hint="cs"/>
          <w:sz w:val="24"/>
          <w:szCs w:val="24"/>
          <w:rtl/>
        </w:rPr>
        <w:t xml:space="preserve">בתחילה לאחר מפגש ארוך עם מנכ"ל החברה נדרשנו ליצור </w:t>
      </w:r>
    </w:p>
    <w:p w14:paraId="25B2C71E" w14:textId="77777777" w:rsidR="000E42E7" w:rsidRDefault="000E42E7" w:rsidP="0090232D">
      <w:pPr>
        <w:pStyle w:val="a7"/>
        <w:jc w:val="both"/>
        <w:rPr>
          <w:rFonts w:cs="Calibri"/>
          <w:sz w:val="24"/>
          <w:szCs w:val="24"/>
          <w:rtl/>
        </w:rPr>
      </w:pPr>
    </w:p>
    <w:p w14:paraId="274A982F" w14:textId="1F94ACB8" w:rsidR="001C0F08" w:rsidRPr="006D45A9" w:rsidRDefault="001C0F08" w:rsidP="0090232D">
      <w:pPr>
        <w:pStyle w:val="a7"/>
        <w:jc w:val="both"/>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90232D">
      <w:pPr>
        <w:pStyle w:val="a7"/>
        <w:jc w:val="both"/>
        <w:rPr>
          <w:rFonts w:cstheme="minorHAnsi"/>
          <w:sz w:val="24"/>
          <w:szCs w:val="24"/>
          <w:rtl/>
        </w:rPr>
      </w:pPr>
      <w:r>
        <w:rPr>
          <w:rFonts w:cs="Calibri"/>
          <w:sz w:val="24"/>
          <w:szCs w:val="24"/>
          <w:rtl/>
        </w:rPr>
        <w:lastRenderedPageBreak/>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90232D">
      <w:pPr>
        <w:pStyle w:val="a7"/>
        <w:jc w:val="both"/>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90232D">
      <w:pPr>
        <w:pStyle w:val="a7"/>
        <w:jc w:val="both"/>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90232D">
      <w:pPr>
        <w:pStyle w:val="a7"/>
        <w:jc w:val="both"/>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90232D">
      <w:pPr>
        <w:pStyle w:val="a7"/>
        <w:jc w:val="both"/>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90232D">
      <w:pPr>
        <w:pStyle w:val="a7"/>
        <w:jc w:val="both"/>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90232D">
      <w:pPr>
        <w:pStyle w:val="a7"/>
        <w:jc w:val="both"/>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90232D">
      <w:pPr>
        <w:pStyle w:val="a7"/>
        <w:jc w:val="both"/>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90232D">
      <w:pPr>
        <w:pStyle w:val="a7"/>
        <w:jc w:val="both"/>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90232D">
      <w:pPr>
        <w:pStyle w:val="a7"/>
        <w:jc w:val="both"/>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90232D">
      <w:pPr>
        <w:pStyle w:val="a7"/>
        <w:jc w:val="both"/>
        <w:rPr>
          <w:rFonts w:cstheme="minorHAnsi"/>
          <w:sz w:val="24"/>
          <w:szCs w:val="24"/>
        </w:rPr>
      </w:pPr>
    </w:p>
    <w:p w14:paraId="0B10CCA5" w14:textId="08E12662" w:rsidR="00577E06" w:rsidRDefault="00C013AB" w:rsidP="0090232D">
      <w:pPr>
        <w:pStyle w:val="2"/>
        <w:jc w:val="both"/>
        <w:rPr>
          <w:rtl/>
        </w:rPr>
      </w:pPr>
      <w:bookmarkStart w:id="84" w:name="_Toc4588468"/>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r w:rsidR="001927A6">
        <w:t xml:space="preserve"> </w:t>
      </w:r>
      <w:r w:rsidR="001927A6">
        <w:rPr>
          <w:rFonts w:hint="cs"/>
          <w:rtl/>
        </w:rPr>
        <w:t xml:space="preserve"> - </w:t>
      </w:r>
      <w:r w:rsidR="001927A6" w:rsidRPr="001927A6">
        <w:rPr>
          <w:rFonts w:hint="cs"/>
          <w:highlight w:val="yellow"/>
          <w:rtl/>
        </w:rPr>
        <w:t>כבר קיים בסעיף 2.4</w:t>
      </w:r>
      <w:r w:rsidR="003327C6">
        <w:rPr>
          <w:rFonts w:hint="cs"/>
          <w:rtl/>
        </w:rPr>
        <w:t xml:space="preserve">- </w:t>
      </w:r>
      <w:r w:rsidR="005A16BC">
        <w:rPr>
          <w:rFonts w:hint="cs"/>
          <w:rtl/>
        </w:rPr>
        <w:t>למחוק</w:t>
      </w:r>
      <w:bookmarkEnd w:id="84"/>
    </w:p>
    <w:p w14:paraId="011BEB84" w14:textId="1098F3A9" w:rsidR="00CF5C28" w:rsidRDefault="00BC10C3" w:rsidP="0090232D">
      <w:pPr>
        <w:pStyle w:val="2"/>
        <w:jc w:val="both"/>
      </w:pPr>
      <w:bookmarkStart w:id="85" w:name="_Toc4588469"/>
      <w:r>
        <w:rPr>
          <w:rFonts w:hint="cs"/>
        </w:rPr>
        <w:t>UI</w:t>
      </w:r>
      <w:r w:rsidR="00C013AB">
        <w:t xml:space="preserve"> 4.3</w:t>
      </w:r>
      <w:bookmarkEnd w:id="85"/>
    </w:p>
    <w:p w14:paraId="2B5A73C2" w14:textId="05BD4A13" w:rsidR="005336D4" w:rsidRPr="00CF5C28" w:rsidRDefault="005336D4" w:rsidP="0090232D">
      <w:pPr>
        <w:pStyle w:val="a7"/>
        <w:jc w:val="both"/>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xml:space="preserve">. התחלנו להכין את המערכת בעזרת קוד מינימלי </w:t>
      </w:r>
      <w:proofErr w:type="spellStart"/>
      <w:r>
        <w:rPr>
          <w:rFonts w:cstheme="minorHAnsi" w:hint="cs"/>
          <w:sz w:val="24"/>
          <w:szCs w:val="24"/>
          <w:rtl/>
        </w:rPr>
        <w:t>מגיטהאב</w:t>
      </w:r>
      <w:proofErr w:type="spellEnd"/>
      <w:r>
        <w:rPr>
          <w:rFonts w:cstheme="minorHAnsi" w:hint="cs"/>
          <w:sz w:val="24"/>
          <w:szCs w:val="24"/>
          <w:rtl/>
        </w:rPr>
        <w:t xml:space="preserve">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w:t>
      </w:r>
      <w:proofErr w:type="spellStart"/>
      <w:r>
        <w:rPr>
          <w:rFonts w:cstheme="minorHAnsi" w:hint="cs"/>
          <w:sz w:val="24"/>
          <w:szCs w:val="24"/>
          <w:rtl/>
        </w:rPr>
        <w:t>מאיתנו</w:t>
      </w:r>
      <w:proofErr w:type="spellEnd"/>
      <w:r>
        <w:rPr>
          <w:rFonts w:cstheme="minorHAnsi" w:hint="cs"/>
          <w:sz w:val="24"/>
          <w:szCs w:val="24"/>
          <w:rtl/>
        </w:rPr>
        <w:t xml:space="preserve"> לתחזק מספר גדול של דפים שישובצו במקומות המתאימים בדף שיוצג. בנוסף, זה דרש גם קניית </w:t>
      </w:r>
      <w:proofErr w:type="spellStart"/>
      <w:r>
        <w:rPr>
          <w:rFonts w:cstheme="minorHAnsi" w:hint="cs"/>
          <w:sz w:val="24"/>
          <w:szCs w:val="24"/>
          <w:rtl/>
        </w:rPr>
        <w:t>רשיון</w:t>
      </w:r>
      <w:proofErr w:type="spellEnd"/>
      <w:r>
        <w:rPr>
          <w:rFonts w:cstheme="minorHAnsi" w:hint="cs"/>
          <w:sz w:val="24"/>
          <w:szCs w:val="24"/>
          <w:rtl/>
        </w:rPr>
        <w:t xml:space="preserve">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w:t>
      </w:r>
      <w:proofErr w:type="spellStart"/>
      <w:r w:rsidR="008147D7">
        <w:rPr>
          <w:rFonts w:cstheme="minorHAnsi" w:hint="cs"/>
          <w:sz w:val="24"/>
          <w:szCs w:val="24"/>
          <w:rtl/>
        </w:rPr>
        <w:t>המדוייק</w:t>
      </w:r>
      <w:proofErr w:type="spellEnd"/>
      <w:r w:rsidR="008147D7">
        <w:rPr>
          <w:rFonts w:cstheme="minorHAnsi" w:hint="cs"/>
          <w:sz w:val="24"/>
          <w:szCs w:val="24"/>
          <w:rtl/>
        </w:rPr>
        <w:t xml:space="preserve"> שהתבקשנו.</w:t>
      </w:r>
    </w:p>
    <w:p w14:paraId="12A086D5" w14:textId="56C857FC" w:rsidR="00BC10C3" w:rsidRDefault="00C013AB" w:rsidP="0090232D">
      <w:pPr>
        <w:pStyle w:val="2"/>
        <w:jc w:val="both"/>
      </w:pPr>
      <w:bookmarkStart w:id="86" w:name="_Toc4588470"/>
      <w:r>
        <w:rPr>
          <w:rFonts w:hint="cs"/>
          <w:rtl/>
        </w:rPr>
        <w:t xml:space="preserve">4.4 </w:t>
      </w:r>
      <w:r w:rsidR="00BC10C3">
        <w:rPr>
          <w:rFonts w:hint="cs"/>
          <w:rtl/>
        </w:rPr>
        <w:t>הק</w:t>
      </w:r>
      <w:commentRangeStart w:id="87"/>
      <w:r w:rsidR="00BC10C3">
        <w:rPr>
          <w:rFonts w:hint="cs"/>
          <w:rtl/>
        </w:rPr>
        <w:t xml:space="preserve">מת </w:t>
      </w:r>
      <w:commentRangeEnd w:id="87"/>
      <w:r w:rsidR="00B21320">
        <w:rPr>
          <w:rStyle w:val="ad"/>
          <w:rFonts w:asciiTheme="minorHAnsi" w:eastAsiaTheme="minorHAnsi" w:hAnsiTheme="minorHAnsi" w:cstheme="minorBidi"/>
          <w:b w:val="0"/>
          <w:bCs w:val="0"/>
          <w:color w:val="auto"/>
          <w:rtl/>
        </w:rPr>
        <w:commentReference w:id="87"/>
      </w:r>
      <w:r w:rsidR="00BC10C3">
        <w:rPr>
          <w:rFonts w:hint="cs"/>
          <w:rtl/>
        </w:rPr>
        <w:t xml:space="preserve">שרת </w:t>
      </w:r>
      <w:r w:rsidR="00BC10C3">
        <w:t>Node.js</w:t>
      </w:r>
      <w:bookmarkEnd w:id="86"/>
    </w:p>
    <w:p w14:paraId="290FB868" w14:textId="01523B2D" w:rsidR="005336D4" w:rsidRDefault="005336D4" w:rsidP="0090232D">
      <w:pPr>
        <w:pStyle w:val="a7"/>
        <w:jc w:val="both"/>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w:t>
      </w:r>
      <w:proofErr w:type="spellStart"/>
      <w:r w:rsidR="00B57E0A">
        <w:rPr>
          <w:rFonts w:cstheme="minorHAnsi" w:hint="cs"/>
          <w:sz w:val="24"/>
          <w:szCs w:val="24"/>
          <w:rtl/>
        </w:rPr>
        <w:t>הפרוייקט</w:t>
      </w:r>
      <w:proofErr w:type="spellEnd"/>
      <w:r w:rsidR="00B57E0A">
        <w:rPr>
          <w:rFonts w:cstheme="minorHAnsi" w:hint="cs"/>
          <w:sz w:val="24"/>
          <w:szCs w:val="24"/>
          <w:rtl/>
        </w:rPr>
        <w:t xml:space="preserve">. </w:t>
      </w:r>
    </w:p>
    <w:p w14:paraId="026713FA" w14:textId="5EE44439" w:rsidR="00BC10C3" w:rsidRDefault="00C013AB" w:rsidP="0090232D">
      <w:pPr>
        <w:pStyle w:val="2"/>
        <w:jc w:val="both"/>
      </w:pPr>
      <w:bookmarkStart w:id="88" w:name="_Toc4588471"/>
      <w:r>
        <w:rPr>
          <w:rFonts w:hint="cs"/>
          <w:rtl/>
        </w:rPr>
        <w:t xml:space="preserve">4.5 </w:t>
      </w:r>
      <w:r w:rsidR="00BC10C3">
        <w:rPr>
          <w:rFonts w:hint="cs"/>
          <w:rtl/>
        </w:rPr>
        <w:t xml:space="preserve">הקמת </w:t>
      </w:r>
      <w:r w:rsidR="00BC10C3">
        <w:t>instance in AWS</w:t>
      </w:r>
      <w:bookmarkEnd w:id="88"/>
    </w:p>
    <w:p w14:paraId="4AB4E4CB" w14:textId="3B29D6AE" w:rsidR="00B57E0A" w:rsidRDefault="00B57E0A" w:rsidP="0090232D">
      <w:pPr>
        <w:pStyle w:val="a7"/>
        <w:jc w:val="both"/>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w:t>
      </w:r>
      <w:r w:rsidR="00F576B6">
        <w:rPr>
          <w:rFonts w:cstheme="minorHAnsi" w:hint="cs"/>
          <w:sz w:val="24"/>
          <w:szCs w:val="24"/>
          <w:rtl/>
        </w:rPr>
        <w:t>ב</w:t>
      </w:r>
      <w:r>
        <w:rPr>
          <w:rFonts w:cstheme="minorHAnsi" w:hint="cs"/>
          <w:sz w:val="24"/>
          <w:szCs w:val="24"/>
          <w:rtl/>
        </w:rPr>
        <w:t xml:space="preserve">כדי </w:t>
      </w:r>
      <w:r w:rsidR="00F576B6">
        <w:rPr>
          <w:rFonts w:cstheme="minorHAnsi" w:hint="cs"/>
          <w:sz w:val="24"/>
          <w:szCs w:val="24"/>
          <w:rtl/>
        </w:rPr>
        <w:t>ליצור סביבה תואמת למערכות החברה (כדי שנוכל ליצור אינטגרציה טובה של המערכת שבנינו)</w:t>
      </w:r>
      <w:r>
        <w:rPr>
          <w:rFonts w:cstheme="minorHAnsi" w:hint="cs"/>
          <w:sz w:val="24"/>
          <w:szCs w:val="24"/>
          <w:rtl/>
        </w:rPr>
        <w:t xml:space="preserve">,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90232D">
      <w:pPr>
        <w:pStyle w:val="2"/>
        <w:jc w:val="both"/>
      </w:pPr>
      <w:bookmarkStart w:id="89" w:name="_Toc4588472"/>
      <w:r>
        <w:rPr>
          <w:rFonts w:hint="cs"/>
          <w:rtl/>
        </w:rPr>
        <w:lastRenderedPageBreak/>
        <w:t xml:space="preserve">4.6 </w:t>
      </w:r>
      <w:r w:rsidR="00321E05">
        <w:rPr>
          <w:rFonts w:hint="cs"/>
          <w:rtl/>
        </w:rPr>
        <w:t>ארגון בסיס הנתונים (אולי צריך לשלבו עם 4.5)</w:t>
      </w:r>
      <w:bookmarkEnd w:id="89"/>
    </w:p>
    <w:p w14:paraId="7FCD2104" w14:textId="7D830895" w:rsidR="00B57E0A" w:rsidRDefault="00B57E0A" w:rsidP="0090232D">
      <w:pPr>
        <w:pStyle w:val="a7"/>
        <w:jc w:val="both"/>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w:t>
      </w:r>
      <w:proofErr w:type="spellStart"/>
      <w:r>
        <w:rPr>
          <w:rFonts w:cstheme="minorHAnsi" w:hint="cs"/>
          <w:sz w:val="24"/>
          <w:szCs w:val="24"/>
          <w:rtl/>
        </w:rPr>
        <w:t>מאיתנו</w:t>
      </w:r>
      <w:proofErr w:type="spellEnd"/>
      <w:r>
        <w:rPr>
          <w:rFonts w:cstheme="minorHAnsi" w:hint="cs"/>
          <w:sz w:val="24"/>
          <w:szCs w:val="24"/>
          <w:rtl/>
        </w:rPr>
        <w:t xml:space="preserve"> יותר מדי מאמץ, ברוך </w:t>
      </w:r>
      <w:r w:rsidR="00260323">
        <w:rPr>
          <w:rFonts w:cstheme="minorHAnsi" w:hint="cs"/>
          <w:sz w:val="24"/>
          <w:szCs w:val="24"/>
          <w:rtl/>
        </w:rPr>
        <w:t>ד</w:t>
      </w:r>
      <w:r>
        <w:rPr>
          <w:rFonts w:cstheme="minorHAnsi" w:hint="cs"/>
          <w:sz w:val="24"/>
          <w:szCs w:val="24"/>
          <w:rtl/>
        </w:rPr>
        <w:t xml:space="preserve">'. </w:t>
      </w:r>
    </w:p>
    <w:p w14:paraId="57102F04" w14:textId="024A424B" w:rsidR="00321E05" w:rsidRDefault="00321E05" w:rsidP="0090232D">
      <w:pPr>
        <w:pStyle w:val="2"/>
        <w:jc w:val="both"/>
      </w:pPr>
      <w:bookmarkStart w:id="90" w:name="_Toc4588473"/>
      <w:r>
        <w:t>Data Mining</w:t>
      </w:r>
      <w:r w:rsidR="007102F1">
        <w:t xml:space="preserve"> </w:t>
      </w:r>
      <w:proofErr w:type="gramStart"/>
      <w:r w:rsidR="00C013AB">
        <w:t xml:space="preserve">4.7 </w:t>
      </w:r>
      <w:r>
        <w:rPr>
          <w:rFonts w:hint="cs"/>
          <w:rtl/>
        </w:rPr>
        <w:t xml:space="preserve"> (</w:t>
      </w:r>
      <w:proofErr w:type="gramEnd"/>
      <w:r>
        <w:rPr>
          <w:rFonts w:hint="cs"/>
          <w:rtl/>
        </w:rPr>
        <w:t>אולי גם את זה נוסיף פשוט ל4.5)</w:t>
      </w:r>
      <w:bookmarkEnd w:id="90"/>
    </w:p>
    <w:p w14:paraId="49966917" w14:textId="77777777" w:rsidR="00B57E0A" w:rsidRPr="006D45A9" w:rsidRDefault="00B57E0A" w:rsidP="0090232D">
      <w:pPr>
        <w:pStyle w:val="a7"/>
        <w:jc w:val="both"/>
        <w:rPr>
          <w:rFonts w:cstheme="minorHAnsi"/>
          <w:sz w:val="24"/>
          <w:szCs w:val="24"/>
          <w:rtl/>
        </w:rPr>
      </w:pPr>
      <w:r w:rsidRPr="006D45A9">
        <w:rPr>
          <w:rFonts w:cs="Calibri"/>
          <w:sz w:val="24"/>
          <w:szCs w:val="24"/>
          <w:rtl/>
        </w:rPr>
        <w:t xml:space="preserve">מצאנו אתר שיש בו המון </w:t>
      </w:r>
      <w:proofErr w:type="spellStart"/>
      <w:r w:rsidRPr="006D45A9">
        <w:rPr>
          <w:rFonts w:cs="Calibri"/>
          <w:sz w:val="24"/>
          <w:szCs w:val="24"/>
          <w:rtl/>
        </w:rPr>
        <w:t>המון</w:t>
      </w:r>
      <w:proofErr w:type="spellEnd"/>
      <w:r w:rsidRPr="006D45A9">
        <w:rPr>
          <w:rFonts w:cs="Calibri"/>
          <w:sz w:val="24"/>
          <w:szCs w:val="24"/>
          <w:rtl/>
        </w:rPr>
        <w:t xml:space="preserve">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90232D">
      <w:pPr>
        <w:pStyle w:val="a7"/>
        <w:jc w:val="both"/>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90232D">
      <w:pPr>
        <w:pStyle w:val="a7"/>
        <w:jc w:val="both"/>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w:t>
      </w:r>
      <w:proofErr w:type="spellStart"/>
      <w:r>
        <w:rPr>
          <w:rFonts w:cstheme="minorHAnsi" w:hint="cs"/>
          <w:sz w:val="24"/>
          <w:szCs w:val="24"/>
          <w:rtl/>
        </w:rPr>
        <w:t>היתה</w:t>
      </w:r>
      <w:proofErr w:type="spellEnd"/>
      <w:r>
        <w:rPr>
          <w:rFonts w:cstheme="minorHAnsi" w:hint="cs"/>
          <w:sz w:val="24"/>
          <w:szCs w:val="24"/>
          <w:rtl/>
        </w:rPr>
        <w:t xml:space="preserve">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w:t>
      </w:r>
      <w:proofErr w:type="spellStart"/>
      <w:r>
        <w:rPr>
          <w:rFonts w:cstheme="minorHAnsi" w:hint="cs"/>
          <w:sz w:val="24"/>
          <w:szCs w:val="24"/>
          <w:rtl/>
        </w:rPr>
        <w:t>וב</w:t>
      </w:r>
      <w:proofErr w:type="spellEnd"/>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90232D">
      <w:pPr>
        <w:pStyle w:val="a7"/>
        <w:jc w:val="both"/>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7A51B0BF" w14:textId="77777777" w:rsidR="0014167A" w:rsidRDefault="0014167A" w:rsidP="0090232D">
      <w:pPr>
        <w:pStyle w:val="a7"/>
        <w:jc w:val="both"/>
        <w:rPr>
          <w:rFonts w:cstheme="minorHAnsi"/>
          <w:sz w:val="24"/>
          <w:szCs w:val="24"/>
          <w:rtl/>
        </w:rPr>
      </w:pPr>
    </w:p>
    <w:p w14:paraId="2AF67717" w14:textId="13DBCD02" w:rsidR="0014167A" w:rsidRDefault="0014167A" w:rsidP="0090232D">
      <w:pPr>
        <w:pStyle w:val="a7"/>
        <w:jc w:val="both"/>
        <w:rPr>
          <w:rFonts w:cstheme="minorHAnsi"/>
          <w:sz w:val="24"/>
          <w:szCs w:val="24"/>
          <w:rtl/>
        </w:rPr>
      </w:pPr>
      <w:r>
        <w:rPr>
          <w:rFonts w:cstheme="minorHAnsi" w:hint="cs"/>
          <w:sz w:val="24"/>
          <w:szCs w:val="24"/>
          <w:rtl/>
        </w:rPr>
        <w:t xml:space="preserve">משימה נוספת שקיבלנו </w:t>
      </w:r>
      <w:proofErr w:type="spellStart"/>
      <w:r>
        <w:rPr>
          <w:rFonts w:cstheme="minorHAnsi" w:hint="cs"/>
          <w:sz w:val="24"/>
          <w:szCs w:val="24"/>
          <w:rtl/>
        </w:rPr>
        <w:t>היתה</w:t>
      </w:r>
      <w:proofErr w:type="spellEnd"/>
      <w:r>
        <w:rPr>
          <w:rFonts w:cstheme="minorHAnsi" w:hint="cs"/>
          <w:sz w:val="24"/>
          <w:szCs w:val="24"/>
          <w:rtl/>
        </w:rPr>
        <w:t xml:space="preserve">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6F9F8751"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מהתכונות מקבלת משקל </w:t>
      </w:r>
      <w:proofErr w:type="spellStart"/>
      <w:r>
        <w:rPr>
          <w:rFonts w:cstheme="minorHAnsi" w:hint="cs"/>
          <w:sz w:val="24"/>
          <w:szCs w:val="24"/>
          <w:rtl/>
        </w:rPr>
        <w:t>מסויים</w:t>
      </w:r>
      <w:proofErr w:type="spellEnd"/>
      <w:r>
        <w:rPr>
          <w:rFonts w:cstheme="minorHAnsi" w:hint="cs"/>
          <w:sz w:val="24"/>
          <w:szCs w:val="24"/>
          <w:rtl/>
        </w:rPr>
        <w:t>, שמייצג את החשיבות שלה ביחס לציון הסופי. סך כל המשקלים מגיע ל-1.</w:t>
      </w:r>
    </w:p>
    <w:p w14:paraId="11BF36A1" w14:textId="5B341B75" w:rsidR="0014167A" w:rsidRDefault="0014167A" w:rsidP="0090232D">
      <w:pPr>
        <w:pStyle w:val="a7"/>
        <w:numPr>
          <w:ilvl w:val="0"/>
          <w:numId w:val="15"/>
        </w:numPr>
        <w:jc w:val="both"/>
        <w:rPr>
          <w:rFonts w:cstheme="minorHAnsi"/>
          <w:sz w:val="24"/>
          <w:szCs w:val="24"/>
        </w:rPr>
      </w:pPr>
      <w:r>
        <w:rPr>
          <w:rFonts w:cstheme="minorHAnsi" w:hint="cs"/>
          <w:sz w:val="24"/>
          <w:szCs w:val="24"/>
          <w:rtl/>
        </w:rPr>
        <w:t>נבדקים הציונים של המועמד עבור כל אחת מהתכונות.</w:t>
      </w:r>
    </w:p>
    <w:p w14:paraId="3A33403C" w14:textId="32023D34" w:rsidR="0014167A" w:rsidRDefault="0014167A" w:rsidP="0090232D">
      <w:pPr>
        <w:pStyle w:val="a7"/>
        <w:numPr>
          <w:ilvl w:val="0"/>
          <w:numId w:val="15"/>
        </w:numPr>
        <w:jc w:val="both"/>
        <w:rPr>
          <w:rFonts w:cstheme="minorHAnsi"/>
          <w:sz w:val="24"/>
          <w:szCs w:val="24"/>
        </w:rPr>
      </w:pPr>
      <w:r>
        <w:rPr>
          <w:rFonts w:cstheme="minorHAnsi" w:hint="cs"/>
          <w:sz w:val="24"/>
          <w:szCs w:val="24"/>
          <w:rtl/>
        </w:rPr>
        <w:t>עבור כל תכונה, מחושב הפער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90232D">
      <w:pPr>
        <w:pStyle w:val="a7"/>
        <w:numPr>
          <w:ilvl w:val="0"/>
          <w:numId w:val="15"/>
        </w:numPr>
        <w:jc w:val="both"/>
        <w:rPr>
          <w:rFonts w:cstheme="minorHAnsi"/>
          <w:sz w:val="24"/>
          <w:szCs w:val="24"/>
        </w:rPr>
      </w:pPr>
      <w:r>
        <w:rPr>
          <w:rFonts w:cstheme="minorHAnsi" w:hint="cs"/>
          <w:sz w:val="24"/>
          <w:szCs w:val="24"/>
          <w:rtl/>
        </w:rPr>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90232D">
      <w:pPr>
        <w:pStyle w:val="a7"/>
        <w:numPr>
          <w:ilvl w:val="0"/>
          <w:numId w:val="15"/>
        </w:numPr>
        <w:jc w:val="both"/>
        <w:rPr>
          <w:rFonts w:cstheme="minorHAnsi"/>
          <w:sz w:val="24"/>
          <w:szCs w:val="24"/>
        </w:rPr>
      </w:pPr>
      <w:r>
        <w:rPr>
          <w:rFonts w:cstheme="minorHAnsi" w:hint="cs"/>
          <w:sz w:val="24"/>
          <w:szCs w:val="24"/>
          <w:rtl/>
        </w:rPr>
        <w:t xml:space="preserve">המועמדים </w:t>
      </w:r>
      <w:proofErr w:type="spellStart"/>
      <w:r>
        <w:rPr>
          <w:rFonts w:cstheme="minorHAnsi" w:hint="cs"/>
          <w:sz w:val="24"/>
          <w:szCs w:val="24"/>
          <w:rtl/>
        </w:rPr>
        <w:t>ממויינים</w:t>
      </w:r>
      <w:proofErr w:type="spellEnd"/>
      <w:r>
        <w:rPr>
          <w:rFonts w:cstheme="minorHAnsi" w:hint="cs"/>
          <w:sz w:val="24"/>
          <w:szCs w:val="24"/>
          <w:rtl/>
        </w:rPr>
        <w:t xml:space="preserve"> ברשימה לפי הציונים שלהם.</w:t>
      </w:r>
    </w:p>
    <w:p w14:paraId="3BE47684" w14:textId="4F1D9612" w:rsidR="002F2B7B" w:rsidRDefault="002F2B7B" w:rsidP="0090232D">
      <w:pPr>
        <w:pStyle w:val="a7"/>
        <w:numPr>
          <w:ilvl w:val="0"/>
          <w:numId w:val="15"/>
        </w:numPr>
        <w:jc w:val="both"/>
        <w:rPr>
          <w:rFonts w:cstheme="minorHAnsi"/>
          <w:sz w:val="24"/>
          <w:szCs w:val="24"/>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3D13079B" w14:textId="1E17A1B3" w:rsidR="00F576B6" w:rsidRDefault="00F576B6" w:rsidP="0090232D">
      <w:pPr>
        <w:pStyle w:val="a7"/>
        <w:jc w:val="both"/>
        <w:rPr>
          <w:rFonts w:cstheme="minorHAnsi"/>
          <w:sz w:val="24"/>
          <w:szCs w:val="24"/>
          <w:rtl/>
        </w:rPr>
      </w:pPr>
    </w:p>
    <w:p w14:paraId="0BA30215" w14:textId="4963D02E" w:rsidR="00F576B6" w:rsidRDefault="00F576B6" w:rsidP="0090232D">
      <w:pPr>
        <w:pStyle w:val="a7"/>
        <w:jc w:val="both"/>
        <w:rPr>
          <w:rFonts w:cstheme="minorHAnsi"/>
          <w:sz w:val="24"/>
          <w:szCs w:val="24"/>
          <w:rtl/>
        </w:rPr>
      </w:pPr>
      <w:r>
        <w:rPr>
          <w:rFonts w:cstheme="minorHAnsi" w:hint="cs"/>
          <w:sz w:val="24"/>
          <w:szCs w:val="24"/>
        </w:rPr>
        <w:lastRenderedPageBreak/>
        <w:t>X</w:t>
      </w:r>
      <w:r>
        <w:rPr>
          <w:rFonts w:cstheme="minorHAnsi" w:hint="cs"/>
          <w:sz w:val="24"/>
          <w:szCs w:val="24"/>
          <w:rtl/>
        </w:rPr>
        <w:t xml:space="preserve">.4 </w:t>
      </w:r>
      <w:r>
        <w:rPr>
          <w:rFonts w:cstheme="minorHAnsi"/>
          <w:sz w:val="24"/>
          <w:szCs w:val="24"/>
        </w:rPr>
        <w:t>SQL injection</w:t>
      </w:r>
    </w:p>
    <w:p w14:paraId="153648C9" w14:textId="5E92F2DA" w:rsidR="00F576B6" w:rsidRDefault="00F576B6" w:rsidP="0090232D">
      <w:pPr>
        <w:pStyle w:val="a7"/>
        <w:jc w:val="both"/>
        <w:rPr>
          <w:rFonts w:cstheme="minorHAnsi"/>
          <w:sz w:val="24"/>
          <w:szCs w:val="24"/>
          <w:rtl/>
        </w:rPr>
      </w:pPr>
    </w:p>
    <w:p w14:paraId="10A51F4E" w14:textId="7697F081" w:rsidR="00F576B6" w:rsidRPr="00F576B6" w:rsidRDefault="00F576B6" w:rsidP="0090232D">
      <w:pPr>
        <w:spacing w:before="150" w:after="150" w:line="240" w:lineRule="auto"/>
        <w:jc w:val="both"/>
        <w:rPr>
          <w:rFonts w:ascii="Arial" w:eastAsia="Times New Roman" w:hAnsi="Arial" w:cs="Arial"/>
          <w:color w:val="3E556C"/>
          <w:sz w:val="24"/>
          <w:szCs w:val="24"/>
        </w:rPr>
      </w:pPr>
      <w:r w:rsidRPr="00F576B6">
        <w:rPr>
          <w:rFonts w:ascii="Arial" w:eastAsia="Times New Roman" w:hAnsi="Arial" w:cs="Arial"/>
          <w:color w:val="3E556C"/>
          <w:sz w:val="24"/>
          <w:szCs w:val="24"/>
          <w:rtl/>
        </w:rPr>
        <w:t xml:space="preserve">בעולם האינטרנט של היום, אין כמעט אתר שלא משתמש במסדי נתונים כדי לאחסן ולארגן את המידע שהוא מכיל. מסדי נתונים אלו מהווים את </w:t>
      </w:r>
      <w:del w:id="91" w:author="גמליאל" w:date="2019-03-21T21:38:00Z">
        <w:r w:rsidRPr="00F576B6" w:rsidDel="00E2789E">
          <w:rPr>
            <w:rFonts w:ascii="Arial" w:eastAsia="Times New Roman" w:hAnsi="Arial" w:cs="Arial"/>
            <w:color w:val="3E556C"/>
            <w:sz w:val="24"/>
            <w:szCs w:val="24"/>
            <w:rtl/>
          </w:rPr>
          <w:delText xml:space="preserve">המטרה </w:delText>
        </w:r>
      </w:del>
      <w:ins w:id="92" w:author="גמליאל" w:date="2019-03-21T21:38:00Z">
        <w:r w:rsidR="00E2789E">
          <w:rPr>
            <w:rFonts w:ascii="Arial" w:eastAsia="Times New Roman" w:hAnsi="Arial" w:cs="Arial" w:hint="cs"/>
            <w:color w:val="3E556C"/>
            <w:sz w:val="24"/>
            <w:szCs w:val="24"/>
            <w:rtl/>
          </w:rPr>
          <w:t>אחת המטרות</w:t>
        </w:r>
        <w:r w:rsidR="00E2789E" w:rsidRPr="00F576B6">
          <w:rPr>
            <w:rFonts w:ascii="Arial" w:eastAsia="Times New Roman" w:hAnsi="Arial" w:cs="Arial"/>
            <w:color w:val="3E556C"/>
            <w:sz w:val="24"/>
            <w:szCs w:val="24"/>
            <w:rtl/>
          </w:rPr>
          <w:t xml:space="preserve"> </w:t>
        </w:r>
      </w:ins>
      <w:r w:rsidRPr="00F576B6">
        <w:rPr>
          <w:rFonts w:ascii="Arial" w:eastAsia="Times New Roman" w:hAnsi="Arial" w:cs="Arial"/>
          <w:color w:val="3E556C"/>
          <w:sz w:val="24"/>
          <w:szCs w:val="24"/>
          <w:rtl/>
        </w:rPr>
        <w:t>ה</w:t>
      </w:r>
      <w:r w:rsidRPr="00F576B6">
        <w:rPr>
          <w:rFonts w:ascii="Arial" w:eastAsia="Times New Roman" w:hAnsi="Arial" w:cs="Arial" w:hint="cs"/>
          <w:color w:val="3E556C"/>
          <w:sz w:val="24"/>
          <w:szCs w:val="24"/>
          <w:rtl/>
        </w:rPr>
        <w:t>כ</w:t>
      </w:r>
      <w:r w:rsidRPr="00F576B6">
        <w:rPr>
          <w:rFonts w:ascii="Arial" w:eastAsia="Times New Roman" w:hAnsi="Arial" w:cs="Arial"/>
          <w:color w:val="3E556C"/>
          <w:sz w:val="24"/>
          <w:szCs w:val="24"/>
          <w:rtl/>
        </w:rPr>
        <w:t xml:space="preserve">י </w:t>
      </w:r>
      <w:del w:id="93" w:author="גמליאל" w:date="2019-03-21T21:38:00Z">
        <w:r w:rsidRPr="00F576B6" w:rsidDel="00E2789E">
          <w:rPr>
            <w:rFonts w:ascii="Arial" w:eastAsia="Times New Roman" w:hAnsi="Arial" w:cs="Arial"/>
            <w:color w:val="3E556C"/>
            <w:sz w:val="24"/>
            <w:szCs w:val="24"/>
            <w:rtl/>
          </w:rPr>
          <w:delText xml:space="preserve">גדולה </w:delText>
        </w:r>
      </w:del>
      <w:ins w:id="94" w:author="גמליאל" w:date="2019-03-21T21:38:00Z">
        <w:r w:rsidR="00E2789E" w:rsidRPr="00F576B6">
          <w:rPr>
            <w:rFonts w:ascii="Arial" w:eastAsia="Times New Roman" w:hAnsi="Arial" w:cs="Arial"/>
            <w:color w:val="3E556C"/>
            <w:sz w:val="24"/>
            <w:szCs w:val="24"/>
            <w:rtl/>
          </w:rPr>
          <w:t>ג</w:t>
        </w:r>
        <w:r w:rsidR="00E2789E" w:rsidRPr="00F576B6">
          <w:rPr>
            <w:rFonts w:ascii="Arial" w:eastAsia="Times New Roman" w:hAnsi="Arial" w:cs="Arial" w:hint="cs"/>
            <w:color w:val="3E556C"/>
            <w:sz w:val="24"/>
            <w:szCs w:val="24"/>
            <w:rtl/>
          </w:rPr>
          <w:t>ד</w:t>
        </w:r>
        <w:r w:rsidR="00E2789E" w:rsidRPr="00F576B6">
          <w:rPr>
            <w:rFonts w:ascii="Arial" w:eastAsia="Times New Roman" w:hAnsi="Arial" w:cs="Arial"/>
            <w:color w:val="3E556C"/>
            <w:sz w:val="24"/>
            <w:szCs w:val="24"/>
            <w:rtl/>
          </w:rPr>
          <w:t>ול</w:t>
        </w:r>
        <w:r w:rsidR="00E2789E">
          <w:rPr>
            <w:rFonts w:ascii="Arial" w:eastAsia="Times New Roman" w:hAnsi="Arial" w:cs="Arial" w:hint="cs"/>
            <w:color w:val="3E556C"/>
            <w:sz w:val="24"/>
            <w:szCs w:val="24"/>
            <w:rtl/>
          </w:rPr>
          <w:t>ות</w:t>
        </w:r>
        <w:r w:rsidR="00E2789E" w:rsidRPr="00F576B6">
          <w:rPr>
            <w:rFonts w:ascii="Arial" w:eastAsia="Times New Roman" w:hAnsi="Arial" w:cs="Arial"/>
            <w:color w:val="3E556C"/>
            <w:sz w:val="24"/>
            <w:szCs w:val="24"/>
            <w:rtl/>
          </w:rPr>
          <w:t xml:space="preserve"> </w:t>
        </w:r>
      </w:ins>
      <w:r w:rsidRPr="00F576B6">
        <w:rPr>
          <w:rFonts w:ascii="Arial" w:eastAsia="Times New Roman" w:hAnsi="Arial" w:cs="Arial"/>
          <w:color w:val="3E556C"/>
          <w:sz w:val="24"/>
          <w:szCs w:val="24"/>
          <w:rtl/>
        </w:rPr>
        <w:t>ש</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 xml:space="preserve"> </w:t>
      </w:r>
      <w:proofErr w:type="spellStart"/>
      <w:r w:rsidRPr="00F576B6">
        <w:rPr>
          <w:rFonts w:ascii="Arial" w:eastAsia="Times New Roman" w:hAnsi="Arial" w:cs="Arial"/>
          <w:color w:val="3E556C"/>
          <w:sz w:val="24"/>
          <w:szCs w:val="24"/>
          <w:rtl/>
        </w:rPr>
        <w:t>ההאקרים</w:t>
      </w:r>
      <w:proofErr w:type="spellEnd"/>
      <w:r w:rsidRPr="00F576B6">
        <w:rPr>
          <w:rFonts w:ascii="Arial" w:eastAsia="Times New Roman" w:hAnsi="Arial" w:cs="Arial"/>
          <w:color w:val="3E556C"/>
          <w:sz w:val="24"/>
          <w:szCs w:val="24"/>
          <w:rtl/>
        </w:rPr>
        <w:t xml:space="preserve"> של ימינו, משום שהם יכולים להכיל מידע רגיש ביותר כמו פרטים אישיים ואפילו מספרים של כרטיסי אשראי וחשבונות בנק</w:t>
      </w:r>
      <w:r w:rsidRPr="00F576B6">
        <w:rPr>
          <w:rFonts w:ascii="Arial" w:eastAsia="Times New Roman" w:hAnsi="Arial" w:cs="Arial"/>
          <w:color w:val="3E556C"/>
          <w:sz w:val="24"/>
          <w:szCs w:val="24"/>
        </w:rPr>
        <w:t>.</w:t>
      </w:r>
    </w:p>
    <w:p w14:paraId="2B72DC88" w14:textId="62065FB0" w:rsidR="00C83B51" w:rsidDel="00381453" w:rsidRDefault="00F576B6" w:rsidP="0090232D">
      <w:pPr>
        <w:spacing w:before="150" w:after="150" w:line="240" w:lineRule="auto"/>
        <w:jc w:val="both"/>
        <w:rPr>
          <w:del w:id="95" w:author="גמליאל" w:date="2019-03-23T21:35:00Z"/>
          <w:rFonts w:ascii="Arial" w:eastAsia="Times New Roman" w:hAnsi="Arial" w:cs="Arial"/>
          <w:color w:val="3E556C"/>
          <w:sz w:val="24"/>
          <w:szCs w:val="24"/>
          <w:rtl/>
        </w:rPr>
      </w:pPr>
      <w:r w:rsidRPr="00F576B6">
        <w:rPr>
          <w:rFonts w:ascii="Arial" w:eastAsia="Times New Roman" w:hAnsi="Arial" w:cs="Arial"/>
          <w:color w:val="3E556C"/>
          <w:sz w:val="24"/>
          <w:szCs w:val="24"/>
          <w:rtl/>
        </w:rPr>
        <w:t>אחת השיטות הנפוצות</w:t>
      </w:r>
      <w:ins w:id="96" w:author="גמליאל" w:date="2019-03-21T21:38:00Z">
        <w:r w:rsidR="00E2789E">
          <w:rPr>
            <w:rFonts w:ascii="Arial" w:eastAsia="Times New Roman" w:hAnsi="Arial" w:cs="Arial" w:hint="cs"/>
            <w:color w:val="3E556C"/>
            <w:sz w:val="24"/>
            <w:szCs w:val="24"/>
            <w:rtl/>
          </w:rPr>
          <w:t xml:space="preserve"> (אולי </w:t>
        </w:r>
        <w:r w:rsidR="00E2789E">
          <w:rPr>
            <w:rFonts w:ascii="Arial" w:eastAsia="Times New Roman" w:hAnsi="Arial" w:cs="Arial"/>
            <w:color w:val="3E556C"/>
            <w:sz w:val="24"/>
            <w:szCs w:val="24"/>
            <w:rtl/>
          </w:rPr>
          <w:t>–</w:t>
        </w:r>
        <w:r w:rsidR="007F79AC">
          <w:rPr>
            <w:rFonts w:ascii="Arial" w:eastAsia="Times New Roman" w:hAnsi="Arial" w:cs="Arial" w:hint="cs"/>
            <w:color w:val="3E556C"/>
            <w:sz w:val="24"/>
            <w:szCs w:val="24"/>
            <w:rtl/>
          </w:rPr>
          <w:t xml:space="preserve"> שיטה נפוצה ו</w:t>
        </w:r>
        <w:r w:rsidR="00E2789E">
          <w:rPr>
            <w:rFonts w:ascii="Arial" w:eastAsia="Times New Roman" w:hAnsi="Arial" w:cs="Arial" w:hint="cs"/>
            <w:color w:val="3E556C"/>
            <w:sz w:val="24"/>
            <w:szCs w:val="24"/>
            <w:rtl/>
          </w:rPr>
          <w:t>פשוטה לביצוע)</w:t>
        </w:r>
      </w:ins>
      <w:r w:rsidRPr="00F576B6">
        <w:rPr>
          <w:rFonts w:ascii="Arial" w:eastAsia="Times New Roman" w:hAnsi="Arial" w:cs="Arial"/>
          <w:color w:val="3E556C"/>
          <w:sz w:val="24"/>
          <w:szCs w:val="24"/>
          <w:rtl/>
        </w:rPr>
        <w:t xml:space="preserve"> </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פריצת מסד נתונים (והיותר פשוטות לביצוע) נקראת</w:t>
      </w:r>
      <w:ins w:id="97" w:author="גמליאל" w:date="2019-03-23T21:36:00Z">
        <w:r w:rsidR="00381453">
          <w:rPr>
            <w:rFonts w:ascii="Arial" w:eastAsia="Times New Roman" w:hAnsi="Arial" w:cs="Arial" w:hint="cs"/>
            <w:color w:val="3E556C"/>
            <w:sz w:val="24"/>
            <w:szCs w:val="24"/>
            <w:rtl/>
          </w:rPr>
          <w:t xml:space="preserve"> </w:t>
        </w:r>
      </w:ins>
      <w:moveToRangeStart w:id="98" w:author="גמליאל" w:date="2019-03-23T21:36:00Z" w:name="move4269391"/>
      <w:moveTo w:id="99" w:author="גמליאל" w:date="2019-03-23T21:36:00Z">
        <w:r w:rsidR="00381453" w:rsidRPr="00F576B6">
          <w:rPr>
            <w:rFonts w:ascii="Arial" w:eastAsia="Times New Roman" w:hAnsi="Arial" w:cs="Arial"/>
            <w:color w:val="3E556C"/>
            <w:sz w:val="24"/>
            <w:szCs w:val="24"/>
          </w:rPr>
          <w:t>S</w:t>
        </w:r>
        <w:r w:rsidR="00381453" w:rsidRPr="00F576B6">
          <w:rPr>
            <w:rFonts w:ascii="Arial" w:eastAsia="Times New Roman" w:hAnsi="Arial" w:cs="Arial" w:hint="cs"/>
            <w:color w:val="3E556C"/>
            <w:sz w:val="24"/>
            <w:szCs w:val="24"/>
          </w:rPr>
          <w:t>Q</w:t>
        </w:r>
        <w:r w:rsidR="00381453" w:rsidRPr="00F576B6">
          <w:rPr>
            <w:rFonts w:ascii="Arial" w:eastAsia="Times New Roman" w:hAnsi="Arial" w:cs="Arial"/>
            <w:color w:val="3E556C"/>
            <w:sz w:val="24"/>
            <w:szCs w:val="24"/>
          </w:rPr>
          <w:t>L Injection</w:t>
        </w:r>
        <w:r w:rsidR="00381453">
          <w:rPr>
            <w:rFonts w:ascii="Arial" w:eastAsia="Times New Roman" w:hAnsi="Arial" w:cs="Arial" w:hint="cs"/>
            <w:color w:val="3E556C"/>
            <w:sz w:val="24"/>
            <w:szCs w:val="24"/>
            <w:rtl/>
          </w:rPr>
          <w:t>.</w:t>
        </w:r>
      </w:moveTo>
      <w:moveToRangeEnd w:id="98"/>
    </w:p>
    <w:p w14:paraId="08B233B4" w14:textId="10F515E5" w:rsidR="007F79AC" w:rsidRDefault="00F576B6" w:rsidP="0090232D">
      <w:pPr>
        <w:spacing w:before="150" w:after="150" w:line="240" w:lineRule="auto"/>
        <w:jc w:val="both"/>
        <w:rPr>
          <w:ins w:id="100" w:author="גמליאל" w:date="2019-03-21T21:46:00Z"/>
          <w:rFonts w:ascii="Arial" w:eastAsia="Times New Roman" w:hAnsi="Arial" w:cs="Arial"/>
          <w:color w:val="3E556C"/>
          <w:sz w:val="24"/>
          <w:szCs w:val="24"/>
          <w:rtl/>
        </w:rPr>
      </w:pPr>
      <w:r w:rsidRPr="00F576B6">
        <w:rPr>
          <w:rFonts w:ascii="Arial" w:eastAsia="Times New Roman" w:hAnsi="Arial" w:cs="Arial" w:hint="cs"/>
          <w:color w:val="3E556C"/>
          <w:sz w:val="24"/>
          <w:szCs w:val="24"/>
          <w:rtl/>
        </w:rPr>
        <w:t xml:space="preserve"> </w:t>
      </w:r>
      <w:moveFromRangeStart w:id="101" w:author="גמליאל" w:date="2019-03-23T21:36:00Z" w:name="move4269391"/>
      <w:moveFrom w:id="102" w:author="גמליאל" w:date="2019-03-23T21:36:00Z">
        <w:r w:rsidRPr="00F576B6" w:rsidDel="00381453">
          <w:rPr>
            <w:rFonts w:ascii="Arial" w:eastAsia="Times New Roman" w:hAnsi="Arial" w:cs="Arial"/>
            <w:color w:val="3E556C"/>
            <w:sz w:val="24"/>
            <w:szCs w:val="24"/>
          </w:rPr>
          <w:t>SQL Injection</w:t>
        </w:r>
        <w:r w:rsidR="00C83B51" w:rsidDel="00381453">
          <w:rPr>
            <w:rFonts w:ascii="Arial" w:eastAsia="Times New Roman" w:hAnsi="Arial" w:cs="Arial" w:hint="cs"/>
            <w:color w:val="3E556C"/>
            <w:sz w:val="24"/>
            <w:szCs w:val="24"/>
            <w:rtl/>
          </w:rPr>
          <w:t>.</w:t>
        </w:r>
      </w:moveFrom>
      <w:moveFromRangeEnd w:id="101"/>
    </w:p>
    <w:p w14:paraId="29AE9E59" w14:textId="23F50461" w:rsidR="00F576B6" w:rsidRDefault="007F79AC" w:rsidP="0090232D">
      <w:pPr>
        <w:spacing w:before="150" w:after="150" w:line="240" w:lineRule="auto"/>
        <w:jc w:val="both"/>
        <w:rPr>
          <w:ins w:id="103" w:author="גמליאל" w:date="2019-03-21T21:47:00Z"/>
          <w:rFonts w:ascii="Arial" w:eastAsia="Times New Roman" w:hAnsi="Arial" w:cs="Arial"/>
          <w:color w:val="3E556C"/>
          <w:sz w:val="24"/>
          <w:szCs w:val="24"/>
          <w:rtl/>
        </w:rPr>
      </w:pPr>
      <w:ins w:id="104" w:author="גמליאל" w:date="2019-03-21T21:46:00Z">
        <w:r>
          <w:rPr>
            <w:rFonts w:ascii="Arial" w:eastAsia="Times New Roman" w:hAnsi="Arial" w:cs="Arial" w:hint="cs"/>
            <w:color w:val="3E556C"/>
            <w:sz w:val="24"/>
            <w:szCs w:val="24"/>
            <w:rtl/>
          </w:rPr>
          <w:t>לדעתי שינוי נתונים יותר גרוע מחשיפה שלהם. לא יודע להגיד בוודאות.</w:t>
        </w:r>
      </w:ins>
      <w:r w:rsidR="00F576B6" w:rsidRPr="00F576B6">
        <w:rPr>
          <w:rFonts w:ascii="Arial" w:eastAsia="Times New Roman" w:hAnsi="Arial" w:cs="Arial"/>
          <w:color w:val="3E556C"/>
          <w:sz w:val="24"/>
          <w:szCs w:val="24"/>
        </w:rPr>
        <w:br/>
      </w:r>
      <w:r w:rsidR="00F576B6" w:rsidRPr="00F576B6">
        <w:rPr>
          <w:rFonts w:ascii="Arial" w:eastAsia="Times New Roman" w:hAnsi="Arial" w:cs="Arial"/>
          <w:color w:val="3E556C"/>
          <w:sz w:val="24"/>
          <w:szCs w:val="24"/>
          <w:rtl/>
        </w:rPr>
        <w:t xml:space="preserve">פורץ המשתמש בשיטה זו, יכול (במקרה הטוב) להזין או לשנות נתונים שהוא לא אמור לשנות, כמו לשדרג את הפרופיל שלו, לפגוע בפרופילים אחרים </w:t>
      </w:r>
      <w:proofErr w:type="spellStart"/>
      <w:r w:rsidR="00F576B6" w:rsidRPr="00F576B6">
        <w:rPr>
          <w:rFonts w:ascii="Arial" w:eastAsia="Times New Roman" w:hAnsi="Arial" w:cs="Arial"/>
          <w:color w:val="3E556C"/>
          <w:sz w:val="24"/>
          <w:szCs w:val="24"/>
          <w:rtl/>
        </w:rPr>
        <w:t>וכו</w:t>
      </w:r>
      <w:proofErr w:type="spellEnd"/>
      <w:r w:rsidR="00F576B6" w:rsidRPr="00F576B6">
        <w:rPr>
          <w:rFonts w:ascii="Arial" w:eastAsia="Times New Roman" w:hAnsi="Arial" w:cs="Arial"/>
          <w:color w:val="3E556C"/>
          <w:sz w:val="24"/>
          <w:szCs w:val="24"/>
          <w:rtl/>
        </w:rPr>
        <w:t xml:space="preserve">׳, או (במקרה היותר גרוע) להוציא מידע רגיש, כמו סיסמאות של משתמשים אחרים, כתובות דואר אלקטרוני או אפילו מספרים של כרטיסי אשראי. על ידי </w:t>
      </w:r>
      <w:r w:rsidR="00C83B51">
        <w:rPr>
          <w:rFonts w:ascii="Arial" w:eastAsia="Times New Roman" w:hAnsi="Arial" w:cs="Arial"/>
          <w:color w:val="3E556C"/>
          <w:sz w:val="24"/>
          <w:szCs w:val="24"/>
        </w:rPr>
        <w:t>SQL injection</w:t>
      </w:r>
      <w:r w:rsidR="00F576B6" w:rsidRPr="00F576B6">
        <w:rPr>
          <w:rFonts w:ascii="Arial" w:eastAsia="Times New Roman" w:hAnsi="Arial" w:cs="Arial"/>
          <w:color w:val="3E556C"/>
          <w:sz w:val="24"/>
          <w:szCs w:val="24"/>
          <w:rtl/>
        </w:rPr>
        <w:t>, הפורץ יוצר לעצמו למעשה גישה חופשית ומלאה למסד הנתונים</w:t>
      </w:r>
      <w:r w:rsidR="00C83B51">
        <w:rPr>
          <w:rFonts w:ascii="Arial" w:eastAsia="Times New Roman" w:hAnsi="Arial" w:cs="Arial" w:hint="cs"/>
          <w:color w:val="3E556C"/>
          <w:sz w:val="24"/>
          <w:szCs w:val="24"/>
          <w:rtl/>
        </w:rPr>
        <w:t>.</w:t>
      </w:r>
    </w:p>
    <w:p w14:paraId="09B5BC7B" w14:textId="52642EA3" w:rsidR="007F79AC" w:rsidRDefault="007F79AC" w:rsidP="0090232D">
      <w:pPr>
        <w:spacing w:before="150" w:after="150" w:line="240" w:lineRule="auto"/>
        <w:jc w:val="both"/>
        <w:rPr>
          <w:rFonts w:ascii="Arial" w:eastAsia="Times New Roman" w:hAnsi="Arial" w:cs="Arial"/>
          <w:color w:val="3E556C"/>
          <w:sz w:val="24"/>
          <w:szCs w:val="24"/>
        </w:rPr>
      </w:pPr>
      <w:ins w:id="105" w:author="גמליאל" w:date="2019-03-21T21:47:00Z">
        <w:r>
          <w:rPr>
            <w:rFonts w:ascii="Arial" w:eastAsia="Times New Roman" w:hAnsi="Arial" w:cs="Arial" w:hint="cs"/>
            <w:color w:val="3E556C"/>
            <w:sz w:val="24"/>
            <w:szCs w:val="24"/>
            <w:rtl/>
          </w:rPr>
          <w:t xml:space="preserve">פגיעות למתקפות </w:t>
        </w:r>
        <w:r>
          <w:rPr>
            <w:rFonts w:ascii="Arial" w:eastAsia="Times New Roman" w:hAnsi="Arial" w:cs="Arial"/>
            <w:color w:val="3E556C"/>
            <w:sz w:val="24"/>
            <w:szCs w:val="24"/>
          </w:rPr>
          <w:t>SQL</w:t>
        </w:r>
        <w:r>
          <w:rPr>
            <w:rFonts w:ascii="Arial" w:eastAsia="Times New Roman" w:hAnsi="Arial" w:cs="Arial" w:hint="cs"/>
            <w:color w:val="3E556C"/>
            <w:sz w:val="24"/>
            <w:szCs w:val="24"/>
            <w:rtl/>
          </w:rPr>
          <w:t xml:space="preserve"> נחשבת לאיום משמעותי, ומקבלת בדרך כלל סיווג של רמת סיכון גבוהה יחסית </w:t>
        </w:r>
      </w:ins>
      <w:ins w:id="106" w:author="גמליאל" w:date="2019-03-21T21:48:00Z">
        <w:r>
          <w:rPr>
            <w:rFonts w:ascii="Arial" w:eastAsia="Times New Roman" w:hAnsi="Arial" w:cs="Arial" w:hint="cs"/>
            <w:color w:val="3E556C"/>
            <w:sz w:val="24"/>
            <w:szCs w:val="24"/>
            <w:rtl/>
          </w:rPr>
          <w:t xml:space="preserve">(בדרך כלל </w:t>
        </w:r>
        <w:r>
          <w:rPr>
            <w:rFonts w:ascii="Arial" w:eastAsia="Times New Roman" w:hAnsi="Arial" w:cs="Arial"/>
            <w:color w:val="3E556C"/>
            <w:sz w:val="24"/>
            <w:szCs w:val="24"/>
          </w:rPr>
          <w:t>CVSS</w:t>
        </w:r>
      </w:ins>
      <w:ins w:id="107" w:author="גמליאל" w:date="2019-03-23T21:37:00Z">
        <w:r w:rsidR="000935CE">
          <w:rPr>
            <w:rStyle w:val="ab"/>
            <w:rFonts w:ascii="Arial" w:eastAsia="Times New Roman" w:hAnsi="Arial" w:cs="Arial"/>
            <w:color w:val="3E556C"/>
            <w:sz w:val="24"/>
            <w:szCs w:val="24"/>
            <w:rtl/>
          </w:rPr>
          <w:footnoteReference w:id="22"/>
        </w:r>
      </w:ins>
      <w:ins w:id="111" w:author="גמליאל" w:date="2019-03-21T21:48:00Z">
        <w:r>
          <w:rPr>
            <w:rFonts w:ascii="Arial" w:eastAsia="Times New Roman" w:hAnsi="Arial" w:cs="Arial" w:hint="cs"/>
            <w:color w:val="3E556C"/>
            <w:sz w:val="24"/>
            <w:szCs w:val="24"/>
            <w:rtl/>
          </w:rPr>
          <w:t xml:space="preserve"> של לפחות 7 מתוך 10)</w:t>
        </w:r>
      </w:ins>
      <w:ins w:id="112" w:author="גמליאל" w:date="2019-03-21T21:49:00Z">
        <w:r>
          <w:rPr>
            <w:rFonts w:ascii="Arial" w:eastAsia="Times New Roman" w:hAnsi="Arial" w:cs="Arial" w:hint="cs"/>
            <w:color w:val="3E556C"/>
            <w:sz w:val="24"/>
            <w:szCs w:val="24"/>
            <w:rtl/>
          </w:rPr>
          <w:t>.</w:t>
        </w:r>
      </w:ins>
      <w:ins w:id="113" w:author="גמליאל" w:date="2019-03-21T22:46:00Z">
        <w:r w:rsidR="003D474C">
          <w:rPr>
            <w:rFonts w:ascii="Arial" w:eastAsia="Times New Roman" w:hAnsi="Arial" w:cs="Arial" w:hint="cs"/>
            <w:color w:val="3E556C"/>
            <w:sz w:val="24"/>
            <w:szCs w:val="24"/>
            <w:rtl/>
          </w:rPr>
          <w:t>[</w:t>
        </w:r>
      </w:ins>
      <w:ins w:id="114" w:author="גמליאל" w:date="2019-03-21T21:50:00Z">
        <w:r>
          <w:rPr>
            <w:rFonts w:ascii="Arial" w:eastAsia="Times New Roman" w:hAnsi="Arial" w:cs="Arial" w:hint="cs"/>
            <w:color w:val="3E556C"/>
            <w:sz w:val="24"/>
            <w:szCs w:val="24"/>
            <w:rtl/>
          </w:rPr>
          <w:t xml:space="preserve"> יש כאן גם גורם סיכון נוסף, כיוון שיחסית פשוט לבצע סריקה </w:t>
        </w:r>
      </w:ins>
      <w:ins w:id="115" w:author="גמליאל" w:date="2019-03-23T21:34:00Z">
        <w:r w:rsidR="00381453">
          <w:rPr>
            <w:rFonts w:ascii="Arial" w:eastAsia="Times New Roman" w:hAnsi="Arial" w:cs="Arial" w:hint="cs"/>
            <w:color w:val="3E556C"/>
            <w:sz w:val="24"/>
            <w:szCs w:val="24"/>
            <w:rtl/>
          </w:rPr>
          <w:t>ראשונית</w:t>
        </w:r>
      </w:ins>
      <w:ins w:id="116" w:author="גמליאל" w:date="2019-03-21T21:50:00Z">
        <w:r>
          <w:rPr>
            <w:rFonts w:ascii="Arial" w:eastAsia="Times New Roman" w:hAnsi="Arial" w:cs="Arial" w:hint="cs"/>
            <w:color w:val="3E556C"/>
            <w:sz w:val="24"/>
            <w:szCs w:val="24"/>
            <w:rtl/>
          </w:rPr>
          <w:t xml:space="preserve"> ברשת לחיפוש שרתים פגיעים</w:t>
        </w:r>
      </w:ins>
      <w:ins w:id="117" w:author="גמליאל" w:date="2019-03-21T22:46:00Z">
        <w:r w:rsidR="003D474C">
          <w:rPr>
            <w:rFonts w:ascii="Arial" w:eastAsia="Times New Roman" w:hAnsi="Arial" w:cs="Arial" w:hint="cs"/>
            <w:color w:val="3E556C"/>
            <w:sz w:val="24"/>
            <w:szCs w:val="24"/>
            <w:rtl/>
          </w:rPr>
          <w:t>.</w:t>
        </w:r>
      </w:ins>
      <w:ins w:id="118" w:author="גמליאל" w:date="2019-03-21T22:47:00Z">
        <w:r w:rsidR="003D474C">
          <w:rPr>
            <w:rFonts w:ascii="Arial" w:eastAsia="Times New Roman" w:hAnsi="Arial" w:cs="Arial" w:hint="cs"/>
            <w:color w:val="3E556C"/>
            <w:sz w:val="24"/>
            <w:szCs w:val="24"/>
            <w:rtl/>
          </w:rPr>
          <w:t>]</w:t>
        </w:r>
      </w:ins>
    </w:p>
    <w:p w14:paraId="6A6F9822" w14:textId="7186699B" w:rsidR="00EC143F" w:rsidRDefault="00EC143F"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דוגמה לפריצה:</w:t>
      </w:r>
    </w:p>
    <w:p w14:paraId="4C8E64C1" w14:textId="24417182" w:rsidR="00EC143F" w:rsidRDefault="00180D99" w:rsidP="0090232D">
      <w:pPr>
        <w:bidi w:val="0"/>
        <w:spacing w:before="150" w:after="150" w:line="240" w:lineRule="auto"/>
        <w:jc w:val="both"/>
        <w:rPr>
          <w:rFonts w:ascii="Arial" w:eastAsia="Times New Roman" w:hAnsi="Arial" w:cs="Arial"/>
          <w:color w:val="3E556C"/>
          <w:sz w:val="24"/>
          <w:szCs w:val="24"/>
        </w:rPr>
      </w:pPr>
      <w:r w:rsidRPr="00180D99">
        <w:rPr>
          <w:rFonts w:ascii="Arial" w:eastAsia="Times New Roman" w:hAnsi="Arial" w:cs="Arial" w:hint="cs"/>
          <w:color w:val="3E556C"/>
          <w:sz w:val="24"/>
          <w:szCs w:val="24"/>
        </w:rPr>
        <w:t>S</w:t>
      </w:r>
      <w:r w:rsidRPr="00180D99">
        <w:rPr>
          <w:rFonts w:ascii="Arial" w:eastAsia="Times New Roman" w:hAnsi="Arial" w:cs="Arial"/>
          <w:color w:val="3E556C"/>
          <w:sz w:val="24"/>
          <w:szCs w:val="24"/>
        </w:rPr>
        <w:t>ELECT * FROM `users` WHERE `name` = '$</w:t>
      </w:r>
      <w:proofErr w:type="spellStart"/>
      <w:r w:rsidRPr="00180D99">
        <w:rPr>
          <w:rFonts w:ascii="Arial" w:eastAsia="Times New Roman" w:hAnsi="Arial" w:cs="Arial"/>
          <w:color w:val="3E556C"/>
          <w:sz w:val="24"/>
          <w:szCs w:val="24"/>
        </w:rPr>
        <w:t>user_name</w:t>
      </w:r>
      <w:proofErr w:type="spellEnd"/>
      <w:r w:rsidRPr="00180D99">
        <w:rPr>
          <w:rFonts w:ascii="Arial" w:eastAsia="Times New Roman" w:hAnsi="Arial" w:cs="Arial"/>
          <w:color w:val="3E556C"/>
          <w:sz w:val="24"/>
          <w:szCs w:val="24"/>
          <w:rtl/>
        </w:rPr>
        <w:t>'</w:t>
      </w:r>
    </w:p>
    <w:p w14:paraId="55BDA6E7" w14:textId="77777777" w:rsidR="00180D99" w:rsidRDefault="00180D99"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 xml:space="preserve">במקום להכניס קלט פשוט עם שם המשתמש, אנחנו "נזריק" : </w:t>
      </w:r>
    </w:p>
    <w:p w14:paraId="7DAC5ED7" w14:textId="229F9232" w:rsidR="00180D99" w:rsidRPr="00180D99" w:rsidRDefault="00180D99"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 </w:t>
      </w:r>
      <w:proofErr w:type="gramStart"/>
      <w:r>
        <w:rPr>
          <w:rFonts w:ascii="Arial" w:eastAsia="Times New Roman" w:hAnsi="Arial" w:cs="Arial"/>
          <w:color w:val="3E556C"/>
          <w:sz w:val="24"/>
          <w:szCs w:val="24"/>
        </w:rPr>
        <w:t>“ ‘</w:t>
      </w:r>
      <w:proofErr w:type="gramEnd"/>
      <w:r>
        <w:rPr>
          <w:rFonts w:ascii="Arial" w:eastAsia="Times New Roman" w:hAnsi="Arial" w:cs="Arial"/>
          <w:color w:val="3E556C"/>
          <w:sz w:val="24"/>
          <w:szCs w:val="24"/>
        </w:rPr>
        <w:t xml:space="preserve">  OR 1 ‘ “;</w:t>
      </w:r>
    </w:p>
    <w:p w14:paraId="467B7900" w14:textId="3E49B766" w:rsidR="00F576B6" w:rsidRDefault="00180D99" w:rsidP="0090232D">
      <w:pPr>
        <w:pStyle w:val="a7"/>
        <w:jc w:val="both"/>
        <w:rPr>
          <w:rFonts w:ascii="Arial" w:hAnsi="Arial" w:cs="Arial"/>
          <w:color w:val="4C4C4C"/>
          <w:sz w:val="23"/>
          <w:szCs w:val="23"/>
          <w:shd w:val="clear" w:color="auto" w:fill="FFFFFF"/>
          <w:rtl/>
        </w:rPr>
      </w:pPr>
      <w:r>
        <w:rPr>
          <w:rFonts w:ascii="Arial" w:hAnsi="Arial" w:cs="Arial"/>
          <w:color w:val="4C4C4C"/>
          <w:sz w:val="23"/>
          <w:szCs w:val="23"/>
          <w:shd w:val="clear" w:color="auto" w:fill="FFFFFF"/>
          <w:rtl/>
        </w:rPr>
        <w:t xml:space="preserve">הגרש הבודד </w:t>
      </w:r>
      <w:proofErr w:type="spellStart"/>
      <w:r>
        <w:rPr>
          <w:rFonts w:ascii="Arial" w:hAnsi="Arial" w:cs="Arial"/>
          <w:color w:val="4C4C4C"/>
          <w:sz w:val="23"/>
          <w:szCs w:val="23"/>
          <w:shd w:val="clear" w:color="auto" w:fill="FFFFFF"/>
          <w:rtl/>
        </w:rPr>
        <w:t>שהוקש</w:t>
      </w:r>
      <w:proofErr w:type="spellEnd"/>
      <w:r>
        <w:rPr>
          <w:rFonts w:ascii="Arial" w:hAnsi="Arial" w:cs="Arial"/>
          <w:color w:val="4C4C4C"/>
          <w:sz w:val="23"/>
          <w:szCs w:val="23"/>
          <w:shd w:val="clear" w:color="auto" w:fill="FFFFFF"/>
          <w:rtl/>
        </w:rPr>
        <w:t xml:space="preserve"> בהתחלה של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w:t>
      </w:r>
      <w:r>
        <w:rPr>
          <w:rFonts w:ascii="Arial" w:eastAsia="Times New Roman" w:hAnsi="Arial" w:cs="Arial" w:hint="cs"/>
          <w:color w:val="3E556C"/>
          <w:sz w:val="24"/>
          <w:szCs w:val="24"/>
          <w:rtl/>
        </w:rPr>
        <w:t xml:space="preserve"> </w:t>
      </w:r>
      <w:r>
        <w:rPr>
          <w:rFonts w:ascii="Arial" w:hAnsi="Arial" w:cs="Arial"/>
          <w:color w:val="4C4C4C"/>
          <w:sz w:val="23"/>
          <w:szCs w:val="23"/>
          <w:shd w:val="clear" w:color="auto" w:fill="FFFFFF"/>
          <w:rtl/>
        </w:rPr>
        <w:t>סוגר את ה</w:t>
      </w:r>
      <w:r>
        <w:rPr>
          <w:rFonts w:ascii="Arial" w:hAnsi="Arial" w:cs="Arial"/>
          <w:color w:val="4C4C4C"/>
          <w:sz w:val="23"/>
          <w:szCs w:val="23"/>
          <w:shd w:val="clear" w:color="auto" w:fill="FFFFFF"/>
        </w:rPr>
        <w:t>-</w:t>
      </w:r>
      <w:r>
        <w:rPr>
          <w:rFonts w:ascii="Arial" w:hAnsi="Arial" w:cs="Arial"/>
          <w:color w:val="4C4C4C"/>
          <w:sz w:val="23"/>
          <w:szCs w:val="23"/>
          <w:bdr w:val="none" w:sz="0" w:space="0" w:color="auto" w:frame="1"/>
          <w:shd w:val="clear" w:color="auto" w:fill="FFFFFF"/>
        </w:rPr>
        <w:t>name=' '</w:t>
      </w:r>
      <w:r>
        <w:rPr>
          <w:rFonts w:ascii="Arial" w:hAnsi="Arial" w:cs="Arial"/>
          <w:color w:val="4C4C4C"/>
          <w:sz w:val="23"/>
          <w:szCs w:val="23"/>
          <w:shd w:val="clear" w:color="auto" w:fill="FFFFFF"/>
        </w:rPr>
        <w:t xml:space="preserve">, </w:t>
      </w:r>
      <w:r>
        <w:rPr>
          <w:rFonts w:ascii="Arial" w:hAnsi="Arial" w:cs="Arial"/>
          <w:color w:val="4C4C4C"/>
          <w:sz w:val="23"/>
          <w:szCs w:val="23"/>
          <w:shd w:val="clear" w:color="auto" w:fill="FFFFFF"/>
          <w:rtl/>
        </w:rPr>
        <w:t>כדי שלא תיווצר</w:t>
      </w:r>
      <w:r>
        <w:rPr>
          <w:rFonts w:ascii="Arial" w:hAnsi="Arial" w:cs="Arial"/>
          <w:color w:val="4C4C4C"/>
          <w:sz w:val="23"/>
          <w:szCs w:val="23"/>
          <w:shd w:val="clear" w:color="auto" w:fill="FFFFFF"/>
        </w:rPr>
        <w:t xml:space="preserve"> syntax error </w:t>
      </w:r>
      <w:r>
        <w:rPr>
          <w:rFonts w:ascii="Arial" w:hAnsi="Arial" w:cs="Arial" w:hint="cs"/>
          <w:color w:val="4C4C4C"/>
          <w:sz w:val="23"/>
          <w:szCs w:val="23"/>
          <w:shd w:val="clear" w:color="auto" w:fill="FFFFFF"/>
          <w:rtl/>
        </w:rPr>
        <w:t xml:space="preserve"> </w:t>
      </w:r>
      <w:r>
        <w:rPr>
          <w:rFonts w:ascii="Arial" w:hAnsi="Arial" w:cs="Arial"/>
          <w:color w:val="4C4C4C"/>
          <w:sz w:val="23"/>
          <w:szCs w:val="23"/>
          <w:shd w:val="clear" w:color="auto" w:fill="FFFFFF"/>
          <w:rtl/>
        </w:rPr>
        <w:t>ואחרי כן ה</w:t>
      </w:r>
      <w:r>
        <w:rPr>
          <w:rFonts w:ascii="Arial" w:hAnsi="Arial" w:cs="Arial"/>
          <w:color w:val="4C4C4C"/>
          <w:sz w:val="23"/>
          <w:szCs w:val="23"/>
          <w:shd w:val="clear" w:color="auto" w:fill="FFFFFF"/>
        </w:rPr>
        <w:t xml:space="preserve">-OR 1 </w:t>
      </w:r>
      <w:r>
        <w:rPr>
          <w:rFonts w:ascii="Arial" w:hAnsi="Arial" w:cs="Arial"/>
          <w:color w:val="4C4C4C"/>
          <w:sz w:val="23"/>
          <w:szCs w:val="23"/>
          <w:shd w:val="clear" w:color="auto" w:fill="FFFFFF"/>
          <w:rtl/>
        </w:rPr>
        <w:t>יביא לנו את כל הרשומות בטבלה, יתכן שזה כל המלאי, ובוודאי שלא רצינו להציג את כל זה</w:t>
      </w:r>
      <w:r>
        <w:rPr>
          <w:rFonts w:ascii="Arial" w:hAnsi="Arial" w:cs="Arial" w:hint="cs"/>
          <w:color w:val="4C4C4C"/>
          <w:sz w:val="23"/>
          <w:szCs w:val="23"/>
          <w:shd w:val="clear" w:color="auto" w:fill="FFFFFF"/>
          <w:rtl/>
        </w:rPr>
        <w:t>.</w:t>
      </w:r>
    </w:p>
    <w:p w14:paraId="2D0DA2EA" w14:textId="40C16DE6" w:rsidR="00180D99" w:rsidRDefault="00180D99" w:rsidP="0090232D">
      <w:pPr>
        <w:pStyle w:val="a7"/>
        <w:jc w:val="both"/>
        <w:rPr>
          <w:rFonts w:ascii="Arial" w:hAnsi="Arial" w:cs="Arial"/>
          <w:color w:val="4C4C4C"/>
          <w:sz w:val="23"/>
          <w:szCs w:val="23"/>
          <w:shd w:val="clear" w:color="auto" w:fill="FFFFFF"/>
          <w:rtl/>
        </w:rPr>
      </w:pPr>
      <w:r>
        <w:rPr>
          <w:noProof/>
        </w:rPr>
        <w:lastRenderedPageBreak/>
        <w:drawing>
          <wp:inline distT="0" distB="0" distL="0" distR="0" wp14:anchorId="57A1E958" wp14:editId="786B6C01">
            <wp:extent cx="5274310" cy="2707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707005"/>
                    </a:xfrm>
                    <a:prstGeom prst="rect">
                      <a:avLst/>
                    </a:prstGeom>
                  </pic:spPr>
                </pic:pic>
              </a:graphicData>
            </a:graphic>
          </wp:inline>
        </w:drawing>
      </w:r>
    </w:p>
    <w:p w14:paraId="52F431B6" w14:textId="5D9BFDBE" w:rsidR="00180D99" w:rsidRDefault="00180D99" w:rsidP="0090232D">
      <w:pPr>
        <w:pStyle w:val="a7"/>
        <w:jc w:val="both"/>
        <w:rPr>
          <w:rFonts w:ascii="Arial" w:hAnsi="Arial" w:cs="Arial"/>
          <w:color w:val="4C4C4C"/>
          <w:sz w:val="23"/>
          <w:szCs w:val="23"/>
          <w:shd w:val="clear" w:color="auto" w:fill="FFFFFF"/>
          <w:rtl/>
        </w:rPr>
      </w:pPr>
    </w:p>
    <w:p w14:paraId="44624587" w14:textId="22202E12" w:rsidR="00180D99" w:rsidRDefault="00180D99" w:rsidP="0090232D">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לכן נחלצנו</w:t>
      </w:r>
      <w:ins w:id="119" w:author="גמליאל" w:date="2019-03-23T21:36:00Z">
        <w:r w:rsidR="00381453">
          <w:rPr>
            <w:rFonts w:ascii="Arial" w:hAnsi="Arial" w:cs="Arial" w:hint="cs"/>
            <w:color w:val="4C4C4C"/>
            <w:sz w:val="23"/>
            <w:szCs w:val="23"/>
            <w:shd w:val="clear" w:color="auto" w:fill="FFFFFF"/>
            <w:rtl/>
          </w:rPr>
          <w:t xml:space="preserve"> (?)</w:t>
        </w:r>
      </w:ins>
      <w:r>
        <w:rPr>
          <w:rFonts w:ascii="Arial" w:hAnsi="Arial" w:cs="Arial" w:hint="cs"/>
          <w:color w:val="4C4C4C"/>
          <w:sz w:val="23"/>
          <w:szCs w:val="23"/>
          <w:shd w:val="clear" w:color="auto" w:fill="FFFFFF"/>
          <w:rtl/>
        </w:rPr>
        <w:t xml:space="preserve"> בפרויקט זה לטפל גם בפן אבטחת המידע</w:t>
      </w:r>
      <w:r w:rsidR="00B406AF">
        <w:rPr>
          <w:rFonts w:ascii="Arial" w:hAnsi="Arial" w:cs="Arial" w:hint="cs"/>
          <w:color w:val="4C4C4C"/>
          <w:sz w:val="23"/>
          <w:szCs w:val="23"/>
          <w:shd w:val="clear" w:color="auto" w:fill="FFFFFF"/>
          <w:rtl/>
        </w:rPr>
        <w:t>, בתחילה כמובן טיפלנו בשאיל</w:t>
      </w:r>
      <w:ins w:id="120" w:author="גמליאל" w:date="2019-03-23T21:36:00Z">
        <w:r w:rsidR="00381453">
          <w:rPr>
            <w:rFonts w:ascii="Arial" w:hAnsi="Arial" w:cs="Arial" w:hint="cs"/>
            <w:color w:val="4C4C4C"/>
            <w:sz w:val="23"/>
            <w:szCs w:val="23"/>
            <w:shd w:val="clear" w:color="auto" w:fill="FFFFFF"/>
            <w:rtl/>
          </w:rPr>
          <w:t>ת</w:t>
        </w:r>
      </w:ins>
      <w:r w:rsidR="00B406AF">
        <w:rPr>
          <w:rFonts w:ascii="Arial" w:hAnsi="Arial" w:cs="Arial" w:hint="cs"/>
          <w:color w:val="4C4C4C"/>
          <w:sz w:val="23"/>
          <w:szCs w:val="23"/>
          <w:shd w:val="clear" w:color="auto" w:fill="FFFFFF"/>
          <w:rtl/>
        </w:rPr>
        <w:t xml:space="preserve">ות </w:t>
      </w:r>
      <w:r w:rsidR="00B406AF">
        <w:rPr>
          <w:rFonts w:ascii="Arial" w:hAnsi="Arial" w:cs="Arial" w:hint="cs"/>
          <w:color w:val="4C4C4C"/>
          <w:sz w:val="23"/>
          <w:szCs w:val="23"/>
          <w:shd w:val="clear" w:color="auto" w:fill="FFFFFF"/>
        </w:rPr>
        <w:t>SQL</w:t>
      </w:r>
      <w:r w:rsidR="00B406AF">
        <w:rPr>
          <w:rFonts w:ascii="Arial" w:hAnsi="Arial" w:cs="Arial" w:hint="cs"/>
          <w:color w:val="4C4C4C"/>
          <w:sz w:val="23"/>
          <w:szCs w:val="23"/>
          <w:shd w:val="clear" w:color="auto" w:fill="FFFFFF"/>
          <w:rtl/>
        </w:rPr>
        <w:t xml:space="preserve"> וניסינו ליצור </w:t>
      </w:r>
      <w:proofErr w:type="spellStart"/>
      <w:r w:rsidR="00D013B8">
        <w:rPr>
          <w:rFonts w:ascii="Arial" w:hAnsi="Arial" w:cs="Arial" w:hint="cs"/>
          <w:color w:val="4C4C4C"/>
          <w:sz w:val="23"/>
          <w:szCs w:val="23"/>
          <w:shd w:val="clear" w:color="auto" w:fill="FFFFFF"/>
          <w:rtl/>
        </w:rPr>
        <w:t>פונ</w:t>
      </w:r>
      <w:proofErr w:type="spellEnd"/>
      <w:r w:rsidR="00D013B8">
        <w:rPr>
          <w:rFonts w:ascii="Arial" w:hAnsi="Arial" w:cs="Arial" w:hint="cs"/>
          <w:color w:val="4C4C4C"/>
          <w:sz w:val="23"/>
          <w:szCs w:val="23"/>
          <w:shd w:val="clear" w:color="auto" w:fill="FFFFFF"/>
          <w:rtl/>
        </w:rPr>
        <w:t>' גנריות ככל האפשר, דוגמה לאחת השאילתות שלנו</w:t>
      </w:r>
    </w:p>
    <w:p w14:paraId="764ED9BC" w14:textId="6C9FEA8E" w:rsidR="00D013B8" w:rsidRDefault="00D013B8" w:rsidP="0090232D">
      <w:pPr>
        <w:pStyle w:val="a7"/>
        <w:bidi w:val="0"/>
        <w:jc w:val="both"/>
        <w:rPr>
          <w:rFonts w:ascii="Arial" w:hAnsi="Arial" w:cs="Arial"/>
          <w:color w:val="4C4C4C"/>
          <w:sz w:val="23"/>
          <w:szCs w:val="23"/>
          <w:shd w:val="clear" w:color="auto" w:fill="FFFFFF"/>
          <w:rtl/>
        </w:rPr>
      </w:pPr>
      <w:proofErr w:type="spellStart"/>
      <w:proofErr w:type="gramStart"/>
      <w:r w:rsidRPr="00D013B8">
        <w:rPr>
          <w:rFonts w:ascii="Arial" w:hAnsi="Arial" w:cs="Arial"/>
          <w:color w:val="4C4C4C"/>
          <w:sz w:val="23"/>
          <w:szCs w:val="23"/>
          <w:shd w:val="clear" w:color="auto" w:fill="FFFFFF"/>
        </w:rPr>
        <w:t>myQuery</w:t>
      </w:r>
      <w:proofErr w:type="spellEnd"/>
      <w:proofErr w:type="gramEnd"/>
      <w:r w:rsidRPr="00D013B8">
        <w:rPr>
          <w:rFonts w:ascii="Arial" w:hAnsi="Arial" w:cs="Arial"/>
          <w:color w:val="4C4C4C"/>
          <w:sz w:val="23"/>
          <w:szCs w:val="23"/>
          <w:shd w:val="clear" w:color="auto" w:fill="FFFFFF"/>
        </w:rPr>
        <w:t>="INSERT INTO "+</w:t>
      </w:r>
      <w:proofErr w:type="spellStart"/>
      <w:r w:rsidRPr="00D013B8">
        <w:rPr>
          <w:rFonts w:ascii="Arial" w:hAnsi="Arial" w:cs="Arial"/>
          <w:color w:val="4C4C4C"/>
          <w:sz w:val="23"/>
          <w:szCs w:val="23"/>
          <w:shd w:val="clear" w:color="auto" w:fill="FFFFFF"/>
        </w:rPr>
        <w:t>roleName</w:t>
      </w:r>
      <w:proofErr w:type="spellEnd"/>
      <w:r w:rsidRPr="00D013B8">
        <w:rPr>
          <w:rFonts w:ascii="Arial" w:hAnsi="Arial" w:cs="Arial"/>
          <w:color w:val="4C4C4C"/>
          <w:sz w:val="23"/>
          <w:szCs w:val="23"/>
          <w:shd w:val="clear" w:color="auto" w:fill="FFFFFF"/>
        </w:rPr>
        <w:t>+" VALUES ("+traitName+","+s1val+","+s2val+","+s3val+","+s4val+","+s5val+");";</w:t>
      </w:r>
    </w:p>
    <w:p w14:paraId="4DF63FF9" w14:textId="022621AB" w:rsidR="00D013B8" w:rsidRDefault="00D013B8" w:rsidP="0090232D">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 xml:space="preserve">הבעייתיות היא בכך שכל הפרמטרים המצויים בטבלה, מגיעים כקלט מהמשתמש (שעליו </w:t>
      </w:r>
      <w:proofErr w:type="spellStart"/>
      <w:r>
        <w:rPr>
          <w:rFonts w:ascii="Arial" w:hAnsi="Arial" w:cs="Arial" w:hint="cs"/>
          <w:color w:val="4C4C4C"/>
          <w:sz w:val="23"/>
          <w:szCs w:val="23"/>
          <w:shd w:val="clear" w:color="auto" w:fill="FFFFFF"/>
          <w:rtl/>
        </w:rPr>
        <w:t>אנחנחו</w:t>
      </w:r>
      <w:proofErr w:type="spellEnd"/>
      <w:r>
        <w:rPr>
          <w:rFonts w:ascii="Arial" w:hAnsi="Arial" w:cs="Arial" w:hint="cs"/>
          <w:color w:val="4C4C4C"/>
          <w:sz w:val="23"/>
          <w:szCs w:val="23"/>
          <w:shd w:val="clear" w:color="auto" w:fill="FFFFFF"/>
          <w:rtl/>
        </w:rPr>
        <w:t xml:space="preserve"> לא יכולים לסמוך) ולכן יכולה להיווצר כאן בעיה של </w:t>
      </w:r>
      <w:r>
        <w:rPr>
          <w:rFonts w:ascii="Arial" w:hAnsi="Arial" w:cs="Arial"/>
          <w:color w:val="4C4C4C"/>
          <w:sz w:val="23"/>
          <w:szCs w:val="23"/>
          <w:shd w:val="clear" w:color="auto" w:fill="FFFFFF"/>
        </w:rPr>
        <w:t>SQL injection</w:t>
      </w:r>
      <w:r>
        <w:rPr>
          <w:rFonts w:ascii="Arial" w:hAnsi="Arial" w:cs="Arial" w:hint="cs"/>
          <w:color w:val="4C4C4C"/>
          <w:sz w:val="23"/>
          <w:szCs w:val="23"/>
          <w:shd w:val="clear" w:color="auto" w:fill="FFFFFF"/>
          <w:rtl/>
        </w:rPr>
        <w:t>.</w:t>
      </w:r>
    </w:p>
    <w:p w14:paraId="2B4A1ADA" w14:textId="77777777" w:rsidR="00D013B8" w:rsidRDefault="00D013B8" w:rsidP="0090232D">
      <w:pPr>
        <w:pStyle w:val="a7"/>
        <w:jc w:val="both"/>
        <w:rPr>
          <w:rFonts w:ascii="Arial" w:hAnsi="Arial" w:cs="Arial"/>
          <w:color w:val="4C4C4C"/>
          <w:sz w:val="23"/>
          <w:szCs w:val="23"/>
          <w:shd w:val="clear" w:color="auto" w:fill="FFFFFF"/>
          <w:rtl/>
        </w:rPr>
      </w:pPr>
    </w:p>
    <w:p w14:paraId="04854DDF" w14:textId="15ECC0AE" w:rsidR="00180D99" w:rsidRDefault="00180D99" w:rsidP="0090232D">
      <w:pPr>
        <w:pStyle w:val="a7"/>
        <w:jc w:val="both"/>
        <w:rPr>
          <w:rFonts w:cstheme="minorHAnsi"/>
          <w:sz w:val="24"/>
          <w:szCs w:val="24"/>
          <w:rtl/>
        </w:rPr>
      </w:pPr>
    </w:p>
    <w:p w14:paraId="00F7161A" w14:textId="0BE64A75" w:rsidR="00D773BE" w:rsidRDefault="00D773BE" w:rsidP="0090232D">
      <w:pPr>
        <w:pStyle w:val="a7"/>
        <w:jc w:val="both"/>
        <w:rPr>
          <w:rFonts w:cstheme="minorHAnsi"/>
          <w:sz w:val="24"/>
          <w:szCs w:val="24"/>
          <w:rtl/>
        </w:rPr>
      </w:pPr>
    </w:p>
    <w:p w14:paraId="1CC319DD" w14:textId="6507C80D" w:rsidR="00D013B8" w:rsidRDefault="00D013B8" w:rsidP="0090232D">
      <w:pPr>
        <w:pStyle w:val="a7"/>
        <w:jc w:val="both"/>
        <w:rPr>
          <w:rFonts w:cstheme="minorHAnsi"/>
          <w:sz w:val="24"/>
          <w:szCs w:val="24"/>
          <w:rtl/>
        </w:rPr>
      </w:pPr>
      <w:r>
        <w:rPr>
          <w:rFonts w:cstheme="minorHAnsi" w:hint="cs"/>
          <w:sz w:val="24"/>
          <w:szCs w:val="24"/>
          <w:rtl/>
        </w:rPr>
        <w:t xml:space="preserve">אחרי חיפושים ולמידה מעמיקה באינטרנט, כיצד למנוע את סוג ההתקפה הזאת, התחלנו </w:t>
      </w:r>
      <w:proofErr w:type="spellStart"/>
      <w:r>
        <w:rPr>
          <w:rFonts w:cstheme="minorHAnsi" w:hint="cs"/>
          <w:sz w:val="24"/>
          <w:szCs w:val="24"/>
          <w:rtl/>
        </w:rPr>
        <w:t>בנסיונות</w:t>
      </w:r>
      <w:proofErr w:type="spellEnd"/>
      <w:r>
        <w:rPr>
          <w:rFonts w:cstheme="minorHAnsi" w:hint="cs"/>
          <w:sz w:val="24"/>
          <w:szCs w:val="24"/>
          <w:rtl/>
        </w:rPr>
        <w:t xml:space="preserve"> לשפר את הקוד שלנו.</w:t>
      </w:r>
    </w:p>
    <w:p w14:paraId="76928F29" w14:textId="3FB1A66E" w:rsidR="00D013B8" w:rsidRDefault="00D013B8" w:rsidP="0090232D">
      <w:pPr>
        <w:pStyle w:val="a7"/>
        <w:jc w:val="both"/>
        <w:rPr>
          <w:rFonts w:cstheme="minorHAnsi"/>
          <w:sz w:val="24"/>
          <w:szCs w:val="24"/>
          <w:rtl/>
        </w:rPr>
      </w:pPr>
      <w:r w:rsidRPr="00292C14">
        <w:rPr>
          <w:rFonts w:cstheme="minorHAnsi" w:hint="cs"/>
          <w:sz w:val="24"/>
          <w:szCs w:val="24"/>
          <w:highlight w:val="yellow"/>
          <w:rtl/>
        </w:rPr>
        <w:t xml:space="preserve">עבור סוגי שאילתות שונות היה נדרש לבצע שינויים בהתאם, בנוסף </w:t>
      </w:r>
      <w:del w:id="121" w:author="גמליאל" w:date="2019-03-21T22:33:00Z">
        <w:r w:rsidRPr="00292C14" w:rsidDel="009D1EAF">
          <w:rPr>
            <w:rFonts w:cstheme="minorHAnsi" w:hint="cs"/>
            <w:sz w:val="24"/>
            <w:szCs w:val="24"/>
            <w:highlight w:val="yellow"/>
            <w:rtl/>
          </w:rPr>
          <w:delText xml:space="preserve">היה קצת יותר קשה לטפל בזה בקוד של </w:delText>
        </w:r>
        <w:r w:rsidRPr="00292C14" w:rsidDel="009D1EAF">
          <w:rPr>
            <w:rFonts w:cstheme="minorHAnsi"/>
            <w:sz w:val="24"/>
            <w:szCs w:val="24"/>
            <w:highlight w:val="yellow"/>
          </w:rPr>
          <w:delText>javascript</w:delText>
        </w:r>
        <w:r w:rsidRPr="00292C14" w:rsidDel="009D1EAF">
          <w:rPr>
            <w:rFonts w:cstheme="minorHAnsi" w:hint="cs"/>
            <w:sz w:val="24"/>
            <w:szCs w:val="24"/>
            <w:highlight w:val="yellow"/>
            <w:rtl/>
          </w:rPr>
          <w:delText xml:space="preserve"> כאשר רוב הפתרונות שראינו היו עבור </w:delText>
        </w:r>
        <w:r w:rsidRPr="00292C14" w:rsidDel="009D1EAF">
          <w:rPr>
            <w:rFonts w:cstheme="minorHAnsi"/>
            <w:sz w:val="24"/>
            <w:szCs w:val="24"/>
            <w:highlight w:val="yellow"/>
          </w:rPr>
          <w:delText>php</w:delText>
        </w:r>
      </w:del>
      <w:ins w:id="122" w:author="גמליאל" w:date="2019-03-21T22:33:00Z">
        <w:r w:rsidR="009D1EAF">
          <w:rPr>
            <w:rFonts w:cstheme="minorHAnsi" w:hint="cs"/>
            <w:sz w:val="24"/>
            <w:szCs w:val="24"/>
            <w:rtl/>
          </w:rPr>
          <w:t xml:space="preserve">היינו צריכים לבחור את הפתרון המתאים ביותר עבור קוד </w:t>
        </w:r>
        <w:proofErr w:type="spellStart"/>
        <w:r w:rsidR="009D1EAF">
          <w:rPr>
            <w:rFonts w:cstheme="minorHAnsi"/>
            <w:sz w:val="24"/>
            <w:szCs w:val="24"/>
          </w:rPr>
          <w:t>javascript</w:t>
        </w:r>
      </w:ins>
      <w:proofErr w:type="spellEnd"/>
      <w:r w:rsidR="00292C14">
        <w:rPr>
          <w:rFonts w:cstheme="minorHAnsi" w:hint="cs"/>
          <w:sz w:val="24"/>
          <w:szCs w:val="24"/>
          <w:rtl/>
        </w:rPr>
        <w:t>[מתלבט על זה]</w:t>
      </w:r>
    </w:p>
    <w:p w14:paraId="0F1E9A69" w14:textId="42494517" w:rsidR="00292C14" w:rsidRDefault="00292C14" w:rsidP="0090232D">
      <w:pPr>
        <w:pStyle w:val="a7"/>
        <w:jc w:val="both"/>
        <w:rPr>
          <w:rFonts w:cstheme="minorHAnsi"/>
          <w:sz w:val="24"/>
          <w:szCs w:val="24"/>
          <w:rtl/>
        </w:rPr>
      </w:pPr>
    </w:p>
    <w:p w14:paraId="7CDABADB" w14:textId="1C6C70CA" w:rsidR="00D773BE" w:rsidRDefault="008276B1" w:rsidP="0090232D">
      <w:pPr>
        <w:pStyle w:val="a7"/>
        <w:jc w:val="both"/>
        <w:rPr>
          <w:rFonts w:cstheme="minorHAnsi"/>
          <w:sz w:val="24"/>
          <w:szCs w:val="24"/>
          <w:rtl/>
        </w:rPr>
      </w:pPr>
      <w:r>
        <w:rPr>
          <w:rFonts w:cstheme="minorHAnsi" w:hint="cs"/>
          <w:sz w:val="24"/>
          <w:szCs w:val="24"/>
          <w:rtl/>
        </w:rPr>
        <w:t xml:space="preserve">כעת נראה את </w:t>
      </w:r>
      <w:proofErr w:type="spellStart"/>
      <w:r>
        <w:rPr>
          <w:rFonts w:cstheme="minorHAnsi" w:hint="cs"/>
          <w:sz w:val="24"/>
          <w:szCs w:val="24"/>
          <w:rtl/>
        </w:rPr>
        <w:t>השאילתא</w:t>
      </w:r>
      <w:proofErr w:type="spellEnd"/>
      <w:r>
        <w:rPr>
          <w:rFonts w:cstheme="minorHAnsi" w:hint="cs"/>
          <w:sz w:val="24"/>
          <w:szCs w:val="24"/>
          <w:rtl/>
        </w:rPr>
        <w:t xml:space="preserve"> האחראית על עדכון הערכים של תכונות האישיות עבור המשרה</w:t>
      </w:r>
    </w:p>
    <w:p w14:paraId="072FA87D" w14:textId="77777777" w:rsidR="00CB3BD2" w:rsidRDefault="00CB3BD2" w:rsidP="0090232D">
      <w:pPr>
        <w:pStyle w:val="a7"/>
        <w:jc w:val="both"/>
        <w:rPr>
          <w:rFonts w:cstheme="minorHAnsi"/>
          <w:sz w:val="24"/>
          <w:szCs w:val="24"/>
          <w:rtl/>
        </w:rPr>
      </w:pPr>
    </w:p>
    <w:p w14:paraId="2070C7DE" w14:textId="4AAE7C28" w:rsidR="00CB3BD2" w:rsidRDefault="00CB3BD2" w:rsidP="0090232D">
      <w:pPr>
        <w:pStyle w:val="a7"/>
        <w:bidi w:val="0"/>
        <w:jc w:val="both"/>
        <w:rPr>
          <w:rStyle w:val="pl-pds"/>
          <w:rFonts w:ascii="Consolas" w:hAnsi="Consolas"/>
          <w:color w:val="032F62"/>
          <w:sz w:val="18"/>
          <w:szCs w:val="18"/>
        </w:rPr>
      </w:pPr>
      <w:proofErr w:type="spellStart"/>
      <w:r>
        <w:rPr>
          <w:rStyle w:val="blob-code-inner"/>
          <w:rFonts w:ascii="Consolas" w:hAnsi="Consolas"/>
          <w:color w:val="24292E"/>
          <w:sz w:val="18"/>
          <w:szCs w:val="18"/>
        </w:rPr>
        <w:t>myQuery</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x_array</w:t>
      </w:r>
      <w:proofErr w:type="spellEnd"/>
      <w:r>
        <w:rPr>
          <w:rStyle w:val="blob-code-inner"/>
          <w:rFonts w:ascii="Consolas" w:hAnsi="Consolas"/>
          <w:color w:val="24292E"/>
          <w:sz w:val="18"/>
          <w:szCs w:val="18"/>
        </w:rPr>
        <w:t>[</w:t>
      </w:r>
      <w:r>
        <w:rPr>
          <w:rStyle w:val="pl-c1"/>
          <w:rFonts w:ascii="Consolas" w:hAnsi="Consolas"/>
          <w:color w:val="005CC5"/>
          <w:sz w:val="18"/>
          <w:szCs w:val="18"/>
        </w:rPr>
        <w:t>0</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_Above_Average=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currentRole</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p>
    <w:p w14:paraId="22DDD6E3" w14:textId="77777777" w:rsidR="00CB3BD2" w:rsidRDefault="00CB3BD2" w:rsidP="0090232D">
      <w:pPr>
        <w:pStyle w:val="a7"/>
        <w:bidi w:val="0"/>
        <w:jc w:val="both"/>
        <w:rPr>
          <w:rFonts w:cstheme="minorHAnsi"/>
          <w:sz w:val="24"/>
          <w:szCs w:val="24"/>
          <w:rtl/>
        </w:rPr>
      </w:pPr>
    </w:p>
    <w:p w14:paraId="01B97A74" w14:textId="1F5B87F5" w:rsidR="007F79AC" w:rsidDel="002072E1" w:rsidRDefault="008276B1" w:rsidP="0090232D">
      <w:pPr>
        <w:pStyle w:val="a7"/>
        <w:jc w:val="both"/>
        <w:rPr>
          <w:del w:id="123" w:author="גמליאל" w:date="2019-03-21T22:42:00Z"/>
          <w:rFonts w:cstheme="minorHAnsi"/>
          <w:sz w:val="24"/>
          <w:szCs w:val="24"/>
          <w:rtl/>
        </w:rPr>
      </w:pPr>
      <w:r>
        <w:rPr>
          <w:rFonts w:cstheme="minorHAnsi" w:hint="cs"/>
          <w:sz w:val="24"/>
          <w:szCs w:val="24"/>
          <w:rtl/>
        </w:rPr>
        <w:t xml:space="preserve">כמו שכתבנו לעיל, יש כאן סכנה שהמשתמש יכניס קלט לא מבוקר, הפתרון שמצאנו </w:t>
      </w:r>
      <w:r w:rsidR="003923A4">
        <w:rPr>
          <w:rFonts w:cstheme="minorHAnsi" w:hint="cs"/>
          <w:sz w:val="24"/>
          <w:szCs w:val="24"/>
          <w:rtl/>
        </w:rPr>
        <w:t xml:space="preserve">הוא ע"י שימוש </w:t>
      </w:r>
      <w:r w:rsidR="00452F54">
        <w:rPr>
          <w:rFonts w:cstheme="minorHAnsi" w:hint="cs"/>
          <w:sz w:val="24"/>
          <w:szCs w:val="24"/>
          <w:rtl/>
        </w:rPr>
        <w:t>ב</w:t>
      </w:r>
      <w:del w:id="124" w:author="גמליאל" w:date="2019-03-21T22:34:00Z">
        <w:r w:rsidR="00452F54" w:rsidDel="009D1EAF">
          <w:rPr>
            <w:rFonts w:cstheme="minorHAnsi"/>
            <w:sz w:val="24"/>
            <w:szCs w:val="24"/>
          </w:rPr>
          <w:delText xml:space="preserve">pg module </w:delText>
        </w:r>
        <w:r w:rsidR="00452F54" w:rsidDel="009D1EAF">
          <w:rPr>
            <w:rFonts w:cstheme="minorHAnsi" w:hint="cs"/>
            <w:sz w:val="24"/>
            <w:szCs w:val="24"/>
            <w:rtl/>
          </w:rPr>
          <w:delText xml:space="preserve"> - זו ספריה האחראית על ביצוע שאילתות למול </w:delText>
        </w:r>
        <w:r w:rsidR="00452F54" w:rsidDel="009D1EAF">
          <w:rPr>
            <w:rFonts w:cstheme="minorHAnsi" w:hint="cs"/>
            <w:sz w:val="24"/>
            <w:szCs w:val="24"/>
          </w:rPr>
          <w:delText>DB</w:delText>
        </w:r>
        <w:r w:rsidR="00452F54" w:rsidDel="009D1EAF">
          <w:rPr>
            <w:rFonts w:cstheme="minorHAnsi" w:hint="cs"/>
            <w:sz w:val="24"/>
            <w:szCs w:val="24"/>
            <w:rtl/>
          </w:rPr>
          <w:delText xml:space="preserve"> מסוג </w:delText>
        </w:r>
        <w:r w:rsidR="00452F54" w:rsidDel="009D1EAF">
          <w:rPr>
            <w:rFonts w:cstheme="minorHAnsi"/>
            <w:sz w:val="24"/>
            <w:szCs w:val="24"/>
          </w:rPr>
          <w:delText>postgresql</w:delText>
        </w:r>
        <w:r w:rsidR="00452F54" w:rsidDel="009D1EAF">
          <w:rPr>
            <w:rFonts w:cstheme="minorHAnsi" w:hint="cs"/>
            <w:sz w:val="24"/>
            <w:szCs w:val="24"/>
            <w:rtl/>
          </w:rPr>
          <w:delText xml:space="preserve"> </w:delText>
        </w:r>
        <w:r w:rsidR="00774483" w:rsidDel="009D1EAF">
          <w:rPr>
            <w:rFonts w:cstheme="minorHAnsi" w:hint="cs"/>
            <w:sz w:val="24"/>
            <w:szCs w:val="24"/>
            <w:rtl/>
          </w:rPr>
          <w:delText xml:space="preserve">וגם קיימים בה אלמנטים עבור </w:delText>
        </w:r>
        <w:r w:rsidR="00774483" w:rsidDel="009D1EAF">
          <w:rPr>
            <w:rFonts w:cstheme="minorHAnsi"/>
            <w:sz w:val="24"/>
            <w:szCs w:val="24"/>
          </w:rPr>
          <w:delText>SQL injection</w:delText>
        </w:r>
        <w:r w:rsidR="007B151F" w:rsidDel="009D1EAF">
          <w:rPr>
            <w:rFonts w:cstheme="minorHAnsi" w:hint="cs"/>
            <w:sz w:val="24"/>
            <w:szCs w:val="24"/>
            <w:rtl/>
          </w:rPr>
          <w:delText>,</w:delText>
        </w:r>
      </w:del>
      <w:proofErr w:type="spellStart"/>
      <w:ins w:id="125" w:author="גמליאל" w:date="2019-03-21T22:34:00Z">
        <w:r w:rsidR="009D1EAF">
          <w:rPr>
            <w:rFonts w:cstheme="minorHAnsi"/>
            <w:sz w:val="24"/>
            <w:szCs w:val="24"/>
          </w:rPr>
          <w:t>parametrized</w:t>
        </w:r>
        <w:proofErr w:type="spellEnd"/>
        <w:r w:rsidR="009D1EAF">
          <w:rPr>
            <w:rFonts w:cstheme="minorHAnsi"/>
            <w:sz w:val="24"/>
            <w:szCs w:val="24"/>
          </w:rPr>
          <w:t xml:space="preserve"> query</w:t>
        </w:r>
        <w:r w:rsidR="009D1EAF">
          <w:rPr>
            <w:rFonts w:cstheme="minorHAnsi" w:hint="cs"/>
            <w:sz w:val="24"/>
            <w:szCs w:val="24"/>
            <w:rtl/>
          </w:rPr>
          <w:t xml:space="preserve">. מדובר בסוג מיוחד של שאילתות </w:t>
        </w:r>
        <w:r w:rsidR="009D1EAF">
          <w:rPr>
            <w:rFonts w:cstheme="minorHAnsi"/>
            <w:sz w:val="24"/>
            <w:szCs w:val="24"/>
          </w:rPr>
          <w:t>SQL</w:t>
        </w:r>
        <w:r w:rsidR="009D1EAF">
          <w:rPr>
            <w:rFonts w:cstheme="minorHAnsi" w:hint="cs"/>
            <w:sz w:val="24"/>
            <w:szCs w:val="24"/>
            <w:rtl/>
          </w:rPr>
          <w:t xml:space="preserve">, שבו  אנחנו מגדירים מראש </w:t>
        </w:r>
        <w:proofErr w:type="spellStart"/>
        <w:r w:rsidR="009D1EAF">
          <w:rPr>
            <w:rFonts w:cstheme="minorHAnsi" w:hint="cs"/>
            <w:sz w:val="24"/>
            <w:szCs w:val="24"/>
            <w:rtl/>
          </w:rPr>
          <w:t>שאילת</w:t>
        </w:r>
      </w:ins>
      <w:ins w:id="126" w:author="גמליאל" w:date="2019-03-21T22:35:00Z">
        <w:r w:rsidR="009D1EAF">
          <w:rPr>
            <w:rFonts w:cstheme="minorHAnsi" w:hint="cs"/>
            <w:sz w:val="24"/>
            <w:szCs w:val="24"/>
            <w:rtl/>
          </w:rPr>
          <w:t>א</w:t>
        </w:r>
      </w:ins>
      <w:proofErr w:type="spellEnd"/>
      <w:ins w:id="127" w:author="גמליאל" w:date="2019-03-21T22:44:00Z">
        <w:r w:rsidR="00C44EF0">
          <w:rPr>
            <w:rFonts w:cstheme="minorHAnsi" w:hint="cs"/>
            <w:sz w:val="24"/>
            <w:szCs w:val="24"/>
            <w:rtl/>
          </w:rPr>
          <w:t xml:space="preserve"> (</w:t>
        </w:r>
        <w:r w:rsidR="00C44EF0">
          <w:rPr>
            <w:rFonts w:cstheme="minorHAnsi"/>
            <w:sz w:val="24"/>
            <w:szCs w:val="24"/>
          </w:rPr>
          <w:t>prepared statement</w:t>
        </w:r>
        <w:r w:rsidR="00C44EF0">
          <w:rPr>
            <w:rFonts w:cstheme="minorHAnsi" w:hint="cs"/>
            <w:sz w:val="24"/>
            <w:szCs w:val="24"/>
            <w:rtl/>
          </w:rPr>
          <w:t>)</w:t>
        </w:r>
      </w:ins>
      <w:ins w:id="128" w:author="גמליאל" w:date="2019-03-21T22:35:00Z">
        <w:r w:rsidR="009D1EAF">
          <w:rPr>
            <w:rFonts w:cstheme="minorHAnsi" w:hint="cs"/>
            <w:sz w:val="24"/>
            <w:szCs w:val="24"/>
            <w:rtl/>
          </w:rPr>
          <w:t xml:space="preserve">, ואחר כך יכולים לקרוא </w:t>
        </w:r>
      </w:ins>
      <w:ins w:id="129" w:author="גמליאל" w:date="2019-03-21T22:45:00Z">
        <w:r w:rsidR="00C44EF0">
          <w:rPr>
            <w:rFonts w:cstheme="minorHAnsi" w:hint="cs"/>
            <w:sz w:val="24"/>
            <w:szCs w:val="24"/>
            <w:rtl/>
          </w:rPr>
          <w:t xml:space="preserve">פעמים רבות </w:t>
        </w:r>
      </w:ins>
      <w:proofErr w:type="spellStart"/>
      <w:ins w:id="130" w:author="גמליאל" w:date="2019-03-21T22:35:00Z">
        <w:r w:rsidR="009D1EAF">
          <w:rPr>
            <w:rFonts w:cstheme="minorHAnsi" w:hint="cs"/>
            <w:sz w:val="24"/>
            <w:szCs w:val="24"/>
            <w:rtl/>
          </w:rPr>
          <w:t>לשאילתא</w:t>
        </w:r>
        <w:proofErr w:type="spellEnd"/>
        <w:r w:rsidR="009D1EAF">
          <w:rPr>
            <w:rFonts w:cstheme="minorHAnsi" w:hint="cs"/>
            <w:sz w:val="24"/>
            <w:szCs w:val="24"/>
            <w:rtl/>
          </w:rPr>
          <w:t xml:space="preserve"> המוגדרת מראש, </w:t>
        </w:r>
      </w:ins>
      <w:ins w:id="131" w:author="גמליאל" w:date="2019-03-21T22:45:00Z">
        <w:r w:rsidR="00C44EF0">
          <w:rPr>
            <w:rFonts w:cstheme="minorHAnsi" w:hint="cs"/>
            <w:sz w:val="24"/>
            <w:szCs w:val="24"/>
            <w:rtl/>
          </w:rPr>
          <w:t xml:space="preserve">כל פעם </w:t>
        </w:r>
      </w:ins>
      <w:ins w:id="132" w:author="גמליאל" w:date="2019-03-21T22:35:00Z">
        <w:r w:rsidR="009D1EAF">
          <w:rPr>
            <w:rFonts w:cstheme="minorHAnsi" w:hint="cs"/>
            <w:sz w:val="24"/>
            <w:szCs w:val="24"/>
            <w:rtl/>
          </w:rPr>
          <w:t>עם פרמטרים חדשים.</w:t>
        </w:r>
      </w:ins>
      <w:ins w:id="133" w:author="גמליאל" w:date="2019-03-21T22:36:00Z">
        <w:r w:rsidR="009D1EAF">
          <w:rPr>
            <w:rFonts w:cstheme="minorHAnsi" w:hint="cs"/>
            <w:sz w:val="24"/>
            <w:szCs w:val="24"/>
            <w:rtl/>
          </w:rPr>
          <w:t xml:space="preserve"> בצורה כזו, מלכתחילה השרת לא מתייחס לפרמטרים כאל </w:t>
        </w:r>
      </w:ins>
      <w:ins w:id="134" w:author="גמליאל" w:date="2019-03-21T22:37:00Z">
        <w:r w:rsidR="009D1EAF">
          <w:rPr>
            <w:rFonts w:cstheme="minorHAnsi" w:hint="cs"/>
            <w:sz w:val="24"/>
            <w:szCs w:val="24"/>
            <w:rtl/>
          </w:rPr>
          <w:t>חלק מה</w:t>
        </w:r>
      </w:ins>
      <w:ins w:id="135" w:author="גמליאל" w:date="2019-03-21T22:36:00Z">
        <w:r w:rsidR="009D1EAF">
          <w:rPr>
            <w:rFonts w:cstheme="minorHAnsi" w:hint="cs"/>
            <w:sz w:val="24"/>
            <w:szCs w:val="24"/>
            <w:rtl/>
          </w:rPr>
          <w:t>קוד, ולכן גם אם יכילו קוד, הקוד הזה לא יבוצע</w:t>
        </w:r>
      </w:ins>
      <w:ins w:id="136" w:author="גמליאל" w:date="2019-03-21T22:37:00Z">
        <w:r w:rsidR="009D1EAF">
          <w:rPr>
            <w:rFonts w:cstheme="minorHAnsi" w:hint="cs"/>
            <w:sz w:val="24"/>
            <w:szCs w:val="24"/>
            <w:rtl/>
          </w:rPr>
          <w:t>.</w:t>
        </w:r>
      </w:ins>
      <w:r w:rsidR="007B151F">
        <w:rPr>
          <w:rFonts w:cstheme="minorHAnsi" w:hint="cs"/>
          <w:sz w:val="24"/>
          <w:szCs w:val="24"/>
          <w:rtl/>
        </w:rPr>
        <w:t xml:space="preserve"> אם נשים לב </w:t>
      </w:r>
      <w:proofErr w:type="spellStart"/>
      <w:r w:rsidR="007B151F">
        <w:rPr>
          <w:rFonts w:cstheme="minorHAnsi" w:hint="cs"/>
          <w:sz w:val="24"/>
          <w:szCs w:val="24"/>
          <w:rtl/>
        </w:rPr>
        <w:t>בשאי</w:t>
      </w:r>
      <w:ins w:id="137" w:author="גמליאל" w:date="2019-03-21T22:35:00Z">
        <w:r w:rsidR="009D1EAF">
          <w:rPr>
            <w:rFonts w:cstheme="minorHAnsi" w:hint="cs"/>
            <w:sz w:val="24"/>
            <w:szCs w:val="24"/>
            <w:rtl/>
          </w:rPr>
          <w:t>ל</w:t>
        </w:r>
      </w:ins>
      <w:r w:rsidR="007B151F">
        <w:rPr>
          <w:rFonts w:cstheme="minorHAnsi" w:hint="cs"/>
          <w:sz w:val="24"/>
          <w:szCs w:val="24"/>
          <w:rtl/>
        </w:rPr>
        <w:t>תא</w:t>
      </w:r>
      <w:proofErr w:type="spellEnd"/>
      <w:r w:rsidR="007B151F">
        <w:rPr>
          <w:rFonts w:cstheme="minorHAnsi" w:hint="cs"/>
          <w:sz w:val="24"/>
          <w:szCs w:val="24"/>
          <w:rtl/>
        </w:rPr>
        <w:t xml:space="preserve"> הבאה ניתן לראות כי אנחנו לא מעבירים את הקלט מהמשתמש ישירות </w:t>
      </w:r>
      <w:proofErr w:type="spellStart"/>
      <w:r w:rsidR="007B151F">
        <w:rPr>
          <w:rFonts w:cstheme="minorHAnsi" w:hint="cs"/>
          <w:sz w:val="24"/>
          <w:szCs w:val="24"/>
          <w:rtl/>
        </w:rPr>
        <w:t>בשאילתא</w:t>
      </w:r>
      <w:proofErr w:type="spellEnd"/>
      <w:r w:rsidR="007B151F">
        <w:rPr>
          <w:rFonts w:cstheme="minorHAnsi" w:hint="cs"/>
          <w:sz w:val="24"/>
          <w:szCs w:val="24"/>
          <w:rtl/>
        </w:rPr>
        <w:t xml:space="preserve"> ל</w:t>
      </w:r>
      <w:r w:rsidR="007B151F">
        <w:rPr>
          <w:rFonts w:cstheme="minorHAnsi" w:hint="cs"/>
          <w:sz w:val="24"/>
          <w:szCs w:val="24"/>
        </w:rPr>
        <w:t>DB</w:t>
      </w:r>
      <w:r w:rsidR="007B151F">
        <w:rPr>
          <w:rFonts w:cstheme="minorHAnsi" w:hint="cs"/>
          <w:sz w:val="24"/>
          <w:szCs w:val="24"/>
          <w:rtl/>
        </w:rPr>
        <w:t xml:space="preserve"> אלא ממספרים אותם וכך בשליחת </w:t>
      </w:r>
      <w:proofErr w:type="spellStart"/>
      <w:r w:rsidR="007B151F">
        <w:rPr>
          <w:rFonts w:cstheme="minorHAnsi"/>
          <w:sz w:val="24"/>
          <w:szCs w:val="24"/>
        </w:rPr>
        <w:t>myValues</w:t>
      </w:r>
      <w:proofErr w:type="spellEnd"/>
      <w:r w:rsidR="007B151F">
        <w:rPr>
          <w:rFonts w:cstheme="minorHAnsi" w:hint="cs"/>
          <w:sz w:val="24"/>
          <w:szCs w:val="24"/>
          <w:rtl/>
        </w:rPr>
        <w:t xml:space="preserve"> אנחנו שומרים על אותו הסדר, מה שמאפשר לשלוח את הנתונים כמות שהם ולא יאפשר </w:t>
      </w:r>
      <w:del w:id="138" w:author="גמליאל" w:date="2019-03-21T22:37:00Z">
        <w:r w:rsidR="007B151F" w:rsidDel="009D1EAF">
          <w:rPr>
            <w:rFonts w:cstheme="minorHAnsi" w:hint="cs"/>
            <w:sz w:val="24"/>
            <w:szCs w:val="24"/>
            <w:rtl/>
          </w:rPr>
          <w:delText>הכנסה ש</w:delText>
        </w:r>
        <w:r w:rsidR="006B10A8" w:rsidRPr="00905EDC" w:rsidDel="009D1EAF">
          <w:rPr>
            <w:rFonts w:cstheme="minorHAnsi" w:hint="cs"/>
            <w:sz w:val="24"/>
            <w:szCs w:val="24"/>
            <w:highlight w:val="yellow"/>
            <w:rtl/>
          </w:rPr>
          <w:delText>[</w:delText>
        </w:r>
        <w:r w:rsidR="00905EDC" w:rsidRPr="00905EDC" w:rsidDel="009D1EAF">
          <w:rPr>
            <w:rFonts w:cstheme="minorHAnsi" w:hint="cs"/>
            <w:sz w:val="24"/>
            <w:szCs w:val="24"/>
            <w:highlight w:val="yellow"/>
            <w:rtl/>
          </w:rPr>
          <w:delText>אתה יודע מה המודול עושה ואיך השליחה נעשית באופן בטוח?]</w:delText>
        </w:r>
      </w:del>
      <w:ins w:id="139" w:author="גמליאל" w:date="2019-03-21T22:37:00Z">
        <w:r w:rsidR="009D1EAF">
          <w:rPr>
            <w:rFonts w:cstheme="minorHAnsi" w:hint="cs"/>
            <w:sz w:val="24"/>
            <w:szCs w:val="24"/>
            <w:rtl/>
          </w:rPr>
          <w:t>הרצה של קוד נוסף.</w:t>
        </w:r>
      </w:ins>
      <w:ins w:id="140" w:author="גמליאל" w:date="2019-03-21T22:42:00Z">
        <w:r w:rsidR="002072E1" w:rsidDel="002072E1">
          <w:rPr>
            <w:rFonts w:cstheme="minorHAnsi" w:hint="cs"/>
            <w:sz w:val="24"/>
            <w:szCs w:val="24"/>
            <w:rtl/>
          </w:rPr>
          <w:t xml:space="preserve"> </w:t>
        </w:r>
      </w:ins>
    </w:p>
    <w:p w14:paraId="09565A4B" w14:textId="77777777" w:rsidR="00295014" w:rsidRDefault="00295014" w:rsidP="0090232D">
      <w:pPr>
        <w:pStyle w:val="a7"/>
        <w:jc w:val="both"/>
        <w:rPr>
          <w:rFonts w:cstheme="minorHAnsi"/>
          <w:sz w:val="24"/>
          <w:szCs w:val="24"/>
          <w:rtl/>
        </w:rPr>
      </w:pPr>
    </w:p>
    <w:p w14:paraId="1E979148" w14:textId="1EF7942A" w:rsidR="008276B1" w:rsidRDefault="00295014" w:rsidP="0090232D">
      <w:pPr>
        <w:pStyle w:val="a7"/>
        <w:bidi w:val="0"/>
        <w:jc w:val="both"/>
        <w:rPr>
          <w:rStyle w:val="blob-code-inner"/>
          <w:rFonts w:ascii="Consolas" w:hAnsi="Consolas"/>
          <w:color w:val="24292E"/>
          <w:sz w:val="18"/>
          <w:szCs w:val="18"/>
          <w:rtl/>
        </w:rPr>
      </w:pPr>
      <w:proofErr w:type="spellStart"/>
      <w:proofErr w:type="gramStart"/>
      <w:r>
        <w:rPr>
          <w:rStyle w:val="blob-code-inner"/>
          <w:rFonts w:ascii="Consolas" w:hAnsi="Consolas" w:hint="cs"/>
          <w:color w:val="24292E"/>
          <w:sz w:val="18"/>
          <w:szCs w:val="18"/>
        </w:rPr>
        <w:t>m</w:t>
      </w:r>
      <w:r>
        <w:rPr>
          <w:rStyle w:val="blob-code-inner"/>
          <w:rFonts w:ascii="Consolas" w:hAnsi="Consolas"/>
          <w:color w:val="24292E"/>
          <w:sz w:val="18"/>
          <w:szCs w:val="18"/>
        </w:rPr>
        <w:t>yQuery</w:t>
      </w:r>
      <w:proofErr w:type="spellEnd"/>
      <w:proofErr w:type="gram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=$1,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=$2,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proofErr w:type="spellEnd"/>
      <w:r>
        <w:rPr>
          <w:rStyle w:val="pl-s"/>
          <w:rFonts w:ascii="Consolas" w:hAnsi="Consolas"/>
          <w:color w:val="032F62"/>
          <w:sz w:val="18"/>
          <w:szCs w:val="18"/>
        </w:rPr>
        <w:t xml:space="preserve">=$3,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Above_Average</w:t>
      </w:r>
      <w:proofErr w:type="spellEnd"/>
      <w:r>
        <w:rPr>
          <w:rStyle w:val="pl-s"/>
          <w:rFonts w:ascii="Consolas" w:hAnsi="Consolas"/>
          <w:color w:val="032F62"/>
          <w:sz w:val="18"/>
          <w:szCs w:val="18"/>
        </w:rPr>
        <w:t xml:space="preserve">=$4,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proofErr w:type="spellEnd"/>
      <w:r>
        <w:rPr>
          <w:rStyle w:val="pl-s"/>
          <w:rFonts w:ascii="Consolas" w:hAnsi="Consolas"/>
          <w:color w:val="032F62"/>
          <w:sz w:val="18"/>
          <w:szCs w:val="18"/>
        </w:rPr>
        <w:t xml:space="preserve">=$5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=$6;</w:t>
      </w:r>
      <w:r>
        <w:rPr>
          <w:rStyle w:val="pl-pds"/>
          <w:rFonts w:ascii="Consolas" w:hAnsi="Consolas"/>
          <w:color w:val="032F62"/>
          <w:sz w:val="18"/>
          <w:szCs w:val="18"/>
        </w:rPr>
        <w:t>"</w:t>
      </w:r>
      <w:r>
        <w:rPr>
          <w:rStyle w:val="blob-code-inner"/>
          <w:rFonts w:ascii="Consolas" w:hAnsi="Consolas"/>
          <w:color w:val="24292E"/>
          <w:sz w:val="18"/>
          <w:szCs w:val="18"/>
        </w:rPr>
        <w:t>;</w:t>
      </w:r>
    </w:p>
    <w:p w14:paraId="1AFBC535" w14:textId="68B4754A" w:rsidR="00CB3BD2" w:rsidRPr="008276B1" w:rsidRDefault="00CB3BD2" w:rsidP="0090232D">
      <w:pPr>
        <w:pStyle w:val="a7"/>
        <w:bidi w:val="0"/>
        <w:jc w:val="both"/>
        <w:rPr>
          <w:rFonts w:cstheme="minorHAnsi"/>
          <w:sz w:val="24"/>
          <w:szCs w:val="24"/>
          <w:rtl/>
        </w:rPr>
      </w:pPr>
      <w:r>
        <w:rPr>
          <w:rStyle w:val="blob-code-inner"/>
          <w:rFonts w:ascii="Consolas" w:hAnsi="Consolas"/>
          <w:color w:val="24292E"/>
          <w:sz w:val="18"/>
          <w:szCs w:val="18"/>
        </w:rPr>
        <w:lastRenderedPageBreak/>
        <w:t>myValues</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],currentRole];</w:t>
      </w:r>
    </w:p>
    <w:p w14:paraId="3693650D" w14:textId="6EF24B2E" w:rsidR="00D773BE" w:rsidRDefault="00D773BE" w:rsidP="0090232D">
      <w:pPr>
        <w:pStyle w:val="a7"/>
        <w:jc w:val="both"/>
        <w:rPr>
          <w:rFonts w:cstheme="minorHAnsi"/>
          <w:sz w:val="24"/>
          <w:szCs w:val="24"/>
          <w:rtl/>
        </w:rPr>
      </w:pPr>
    </w:p>
    <w:p w14:paraId="27A2D429" w14:textId="399D44B7" w:rsidR="00D773BE" w:rsidRDefault="00364E97" w:rsidP="0090232D">
      <w:pPr>
        <w:pStyle w:val="a7"/>
        <w:bidi w:val="0"/>
        <w:jc w:val="both"/>
        <w:rPr>
          <w:rFonts w:cstheme="minorHAnsi"/>
          <w:sz w:val="24"/>
          <w:szCs w:val="24"/>
        </w:rPr>
      </w:pPr>
      <w:hyperlink r:id="rId62" w:history="1">
        <w:r w:rsidR="00D773BE" w:rsidRPr="0098430B">
          <w:rPr>
            <w:rStyle w:val="Hyperlink"/>
            <w:rFonts w:cstheme="minorHAnsi"/>
            <w:sz w:val="24"/>
            <w:szCs w:val="24"/>
          </w:rPr>
          <w:t>https://www.veracode.com/security/sql-injection</w:t>
        </w:r>
      </w:hyperlink>
    </w:p>
    <w:p w14:paraId="184E4522" w14:textId="10097C43" w:rsidR="00D773BE" w:rsidRDefault="00364E97" w:rsidP="0090232D">
      <w:pPr>
        <w:pStyle w:val="a7"/>
        <w:bidi w:val="0"/>
        <w:jc w:val="both"/>
        <w:rPr>
          <w:rFonts w:cstheme="minorHAnsi"/>
          <w:sz w:val="24"/>
          <w:szCs w:val="24"/>
          <w:rtl/>
        </w:rPr>
      </w:pPr>
      <w:hyperlink r:id="rId63" w:history="1">
        <w:r w:rsidR="00D773BE" w:rsidRPr="0098430B">
          <w:rPr>
            <w:rStyle w:val="Hyperlink"/>
            <w:rFonts w:cstheme="minorHAnsi"/>
            <w:sz w:val="24"/>
            <w:szCs w:val="24"/>
          </w:rPr>
          <w:t>https://portswigger.net/web-security/sql-injection</w:t>
        </w:r>
      </w:hyperlink>
    </w:p>
    <w:p w14:paraId="61ECFE66" w14:textId="77777777" w:rsidR="00D773BE" w:rsidRDefault="00D773BE" w:rsidP="0090232D">
      <w:pPr>
        <w:pStyle w:val="a7"/>
        <w:bidi w:val="0"/>
        <w:jc w:val="both"/>
        <w:rPr>
          <w:rFonts w:cstheme="minorHAnsi"/>
          <w:sz w:val="24"/>
          <w:szCs w:val="24"/>
          <w:rtl/>
        </w:rPr>
      </w:pPr>
    </w:p>
    <w:p w14:paraId="76FF6C92" w14:textId="304E9A4A" w:rsidR="00947E2B" w:rsidRDefault="00D44CAC" w:rsidP="0090232D">
      <w:pPr>
        <w:pStyle w:val="a7"/>
        <w:jc w:val="both"/>
        <w:rPr>
          <w:rFonts w:cstheme="minorHAnsi"/>
          <w:sz w:val="24"/>
          <w:szCs w:val="24"/>
          <w:rtl/>
        </w:rPr>
      </w:pPr>
      <w:ins w:id="141" w:author="גמליאל" w:date="2019-03-21T21:54:00Z">
        <w:r w:rsidRPr="00D44CAC">
          <w:rPr>
            <w:rFonts w:cstheme="minorHAnsi"/>
            <w:sz w:val="24"/>
            <w:szCs w:val="24"/>
          </w:rPr>
          <w:t>https://www.owasp.org/images/7/72/OWASP_Top_10-2017_%28en%29.pdf.pdf</w:t>
        </w:r>
      </w:ins>
    </w:p>
    <w:p w14:paraId="356A9392" w14:textId="54AC1391" w:rsidR="00947E2B" w:rsidRDefault="00947E2B" w:rsidP="0090232D">
      <w:pPr>
        <w:pStyle w:val="a7"/>
        <w:jc w:val="both"/>
        <w:rPr>
          <w:rFonts w:cstheme="minorHAnsi"/>
          <w:sz w:val="24"/>
          <w:szCs w:val="24"/>
          <w:rtl/>
        </w:rPr>
      </w:pPr>
    </w:p>
    <w:p w14:paraId="68777F1C" w14:textId="4B54426B" w:rsidR="00947E2B" w:rsidRDefault="00947E2B" w:rsidP="0090232D">
      <w:pPr>
        <w:pStyle w:val="a7"/>
        <w:jc w:val="both"/>
        <w:rPr>
          <w:rFonts w:cstheme="minorHAnsi"/>
          <w:sz w:val="24"/>
          <w:szCs w:val="24"/>
          <w:rtl/>
        </w:rPr>
      </w:pPr>
    </w:p>
    <w:p w14:paraId="7A84D643" w14:textId="77777777" w:rsidR="00947E2B" w:rsidRPr="00F576B6" w:rsidRDefault="00947E2B" w:rsidP="0090232D">
      <w:pPr>
        <w:pStyle w:val="a7"/>
        <w:jc w:val="both"/>
        <w:rPr>
          <w:rFonts w:cstheme="minorHAnsi"/>
          <w:sz w:val="24"/>
          <w:szCs w:val="24"/>
          <w:rtl/>
        </w:rPr>
      </w:pPr>
    </w:p>
    <w:p w14:paraId="053E7B43" w14:textId="77777777" w:rsidR="00B57E0A" w:rsidRDefault="00B57E0A" w:rsidP="0090232D">
      <w:pPr>
        <w:pStyle w:val="a7"/>
        <w:ind w:left="660"/>
        <w:jc w:val="both"/>
        <w:rPr>
          <w:rFonts w:cstheme="minorHAnsi"/>
          <w:sz w:val="24"/>
          <w:szCs w:val="24"/>
        </w:rPr>
      </w:pPr>
    </w:p>
    <w:p w14:paraId="4C436FD1" w14:textId="5225832F" w:rsidR="0014167A" w:rsidRPr="0014167A" w:rsidRDefault="00C013AB" w:rsidP="0090232D">
      <w:pPr>
        <w:pStyle w:val="2"/>
        <w:jc w:val="both"/>
      </w:pPr>
      <w:bookmarkStart w:id="142" w:name="_Toc4588474"/>
      <w:r>
        <w:rPr>
          <w:rFonts w:hint="cs"/>
          <w:rtl/>
        </w:rPr>
        <w:t xml:space="preserve">4.8 </w:t>
      </w:r>
      <w:r w:rsidR="00BC10C3">
        <w:rPr>
          <w:rFonts w:hint="cs"/>
          <w:rtl/>
        </w:rPr>
        <w:t>תהליכים</w:t>
      </w:r>
      <w:bookmarkEnd w:id="142"/>
    </w:p>
    <w:p w14:paraId="14F3B0C0" w14:textId="27AFA783" w:rsidR="00FB3265" w:rsidRDefault="00FB3265" w:rsidP="0090232D">
      <w:pPr>
        <w:pStyle w:val="a7"/>
        <w:jc w:val="both"/>
        <w:rPr>
          <w:rFonts w:cstheme="minorHAnsi"/>
          <w:sz w:val="24"/>
          <w:szCs w:val="24"/>
          <w:rtl/>
        </w:rPr>
      </w:pPr>
      <w:r>
        <w:rPr>
          <w:rFonts w:cstheme="minorHAnsi" w:hint="cs"/>
          <w:sz w:val="24"/>
          <w:szCs w:val="24"/>
          <w:rtl/>
        </w:rPr>
        <w:t>הגדרת נתונים לתפקיד</w:t>
      </w:r>
    </w:p>
    <w:p w14:paraId="6C70350A" w14:textId="5031CEF4" w:rsidR="00FB3265" w:rsidRDefault="00FB3265" w:rsidP="0090232D">
      <w:pPr>
        <w:pStyle w:val="a7"/>
        <w:jc w:val="both"/>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90232D">
      <w:pPr>
        <w:pStyle w:val="a7"/>
        <w:jc w:val="both"/>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0BE8623F" wp14:editId="4C1B5A2C">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3AE42E50" id="_x0000_t32" coordsize="21600,21600" o:spt="32" o:oned="t" path="m,l21600,21600e" filled="f">
                <v:path arrowok="t" fillok="f" o:connecttype="none"/>
                <o:lock v:ext="edit" shapetype="t"/>
              </v:shapetype>
              <v:shape id="מחבר חץ ישר 15" o:spid="_x0000_s1026" type="#_x0000_t32" style="position:absolute;margin-left:185.25pt;margin-top:68.15pt;width:9.8pt;height:32.8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505F34E8">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2132921"/>
                    </a:xfrm>
                    <a:prstGeom prst="rect">
                      <a:avLst/>
                    </a:prstGeom>
                  </pic:spPr>
                </pic:pic>
              </a:graphicData>
            </a:graphic>
          </wp:inline>
        </w:drawing>
      </w:r>
    </w:p>
    <w:p w14:paraId="63D07A3C" w14:textId="1CDF5D7D" w:rsidR="00FB3265" w:rsidRDefault="00FB3265" w:rsidP="0090232D">
      <w:pPr>
        <w:pStyle w:val="a7"/>
        <w:jc w:val="both"/>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90232D">
      <w:pPr>
        <w:pStyle w:val="a7"/>
        <w:jc w:val="both"/>
        <w:rPr>
          <w:rFonts w:cstheme="minorHAnsi"/>
          <w:sz w:val="24"/>
          <w:szCs w:val="24"/>
          <w:rtl/>
        </w:rPr>
      </w:pPr>
      <w:r>
        <w:rPr>
          <w:noProof/>
        </w:rPr>
        <w:drawing>
          <wp:inline distT="0" distB="0" distL="0" distR="0" wp14:anchorId="7E8500EC" wp14:editId="6F7D89D6">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343400" cy="2133600"/>
                    </a:xfrm>
                    <a:prstGeom prst="rect">
                      <a:avLst/>
                    </a:prstGeom>
                  </pic:spPr>
                </pic:pic>
              </a:graphicData>
            </a:graphic>
          </wp:inline>
        </w:drawing>
      </w:r>
    </w:p>
    <w:p w14:paraId="30C41486" w14:textId="4A790C88" w:rsidR="00FB3265" w:rsidRDefault="00FB3265" w:rsidP="0090232D">
      <w:pPr>
        <w:pStyle w:val="a7"/>
        <w:jc w:val="both"/>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90232D">
      <w:pPr>
        <w:pStyle w:val="a7"/>
        <w:jc w:val="both"/>
        <w:rPr>
          <w:rFonts w:cstheme="minorHAnsi"/>
          <w:sz w:val="24"/>
          <w:szCs w:val="24"/>
          <w:rtl/>
        </w:rPr>
      </w:pPr>
      <w:r>
        <w:rPr>
          <w:noProof/>
        </w:rPr>
        <w:lastRenderedPageBreak/>
        <mc:AlternateContent>
          <mc:Choice Requires="wps">
            <w:drawing>
              <wp:anchor distT="0" distB="0" distL="114300" distR="114300" simplePos="0" relativeHeight="251662336" behindDoc="0" locked="0" layoutInCell="1" allowOverlap="1" wp14:anchorId="7DAE78D5" wp14:editId="3E1DC3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6CACE0A" id="מחבר חץ ישר 22" o:spid="_x0000_s1026" type="#_x0000_t32" style="position:absolute;margin-left:223.35pt;margin-top:56.3pt;width:32.25pt;height:9.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14:anchorId="4535C0B1" wp14:editId="16E63508">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848D00B" id="מחבר חץ ישר 20" o:spid="_x0000_s1026" type="#_x0000_t32" style="position:absolute;margin-left:238.9pt;margin-top:6.2pt;width:16.7pt;height:12.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188D22F7">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333875" cy="1905000"/>
                    </a:xfrm>
                    <a:prstGeom prst="rect">
                      <a:avLst/>
                    </a:prstGeom>
                  </pic:spPr>
                </pic:pic>
              </a:graphicData>
            </a:graphic>
          </wp:inline>
        </w:drawing>
      </w:r>
    </w:p>
    <w:p w14:paraId="0951DC07" w14:textId="77777777" w:rsidR="001B1F76" w:rsidRDefault="001E1C50" w:rsidP="0090232D">
      <w:pPr>
        <w:pStyle w:val="a7"/>
        <w:jc w:val="both"/>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90232D">
      <w:pPr>
        <w:pStyle w:val="a7"/>
        <w:jc w:val="both"/>
        <w:rPr>
          <w:rFonts w:cstheme="minorHAnsi"/>
          <w:sz w:val="24"/>
          <w:szCs w:val="24"/>
          <w:rtl/>
        </w:rPr>
      </w:pPr>
      <w:r>
        <w:rPr>
          <w:noProof/>
        </w:rPr>
        <w:drawing>
          <wp:inline distT="0" distB="0" distL="0" distR="0" wp14:anchorId="0D083B5D" wp14:editId="798313E7">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95800" cy="2057400"/>
                    </a:xfrm>
                    <a:prstGeom prst="rect">
                      <a:avLst/>
                    </a:prstGeom>
                  </pic:spPr>
                </pic:pic>
              </a:graphicData>
            </a:graphic>
          </wp:inline>
        </w:drawing>
      </w:r>
    </w:p>
    <w:p w14:paraId="244F54F0" w14:textId="1ACCDBA0" w:rsidR="001E1C50" w:rsidRDefault="001E1C50" w:rsidP="0090232D">
      <w:pPr>
        <w:pStyle w:val="a7"/>
        <w:jc w:val="both"/>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90232D">
      <w:pPr>
        <w:pStyle w:val="a7"/>
        <w:jc w:val="both"/>
        <w:rPr>
          <w:rFonts w:cstheme="minorHAnsi"/>
          <w:sz w:val="24"/>
          <w:szCs w:val="24"/>
          <w:rtl/>
        </w:rPr>
      </w:pPr>
      <w:r>
        <w:rPr>
          <w:noProof/>
        </w:rPr>
        <w:drawing>
          <wp:inline distT="0" distB="0" distL="0" distR="0" wp14:anchorId="00718AD2" wp14:editId="349F6B45">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86225" cy="1962150"/>
                    </a:xfrm>
                    <a:prstGeom prst="rect">
                      <a:avLst/>
                    </a:prstGeom>
                  </pic:spPr>
                </pic:pic>
              </a:graphicData>
            </a:graphic>
          </wp:inline>
        </w:drawing>
      </w:r>
    </w:p>
    <w:p w14:paraId="155A3356" w14:textId="122908CB" w:rsidR="001B1F76" w:rsidRDefault="001B1F76" w:rsidP="0090232D">
      <w:pPr>
        <w:pStyle w:val="a7"/>
        <w:jc w:val="both"/>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90232D">
      <w:pPr>
        <w:pStyle w:val="a7"/>
        <w:jc w:val="both"/>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90232D">
      <w:pPr>
        <w:pStyle w:val="a7"/>
        <w:jc w:val="both"/>
        <w:rPr>
          <w:rFonts w:cstheme="minorHAnsi"/>
          <w:sz w:val="24"/>
          <w:szCs w:val="24"/>
          <w:rtl/>
        </w:rPr>
      </w:pPr>
      <w:r>
        <w:rPr>
          <w:noProof/>
        </w:rPr>
        <w:lastRenderedPageBreak/>
        <w:drawing>
          <wp:inline distT="0" distB="0" distL="0" distR="0" wp14:anchorId="1E6532E5" wp14:editId="62E314B3">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05275" cy="2333625"/>
                    </a:xfrm>
                    <a:prstGeom prst="rect">
                      <a:avLst/>
                    </a:prstGeom>
                  </pic:spPr>
                </pic:pic>
              </a:graphicData>
            </a:graphic>
          </wp:inline>
        </w:drawing>
      </w:r>
    </w:p>
    <w:p w14:paraId="1F3C1DC0" w14:textId="1B963431" w:rsidR="008E0405" w:rsidRDefault="008E0405" w:rsidP="0090232D">
      <w:pPr>
        <w:pStyle w:val="a7"/>
        <w:jc w:val="both"/>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90232D">
      <w:pPr>
        <w:pStyle w:val="a7"/>
        <w:jc w:val="both"/>
        <w:rPr>
          <w:rFonts w:cstheme="minorHAnsi"/>
          <w:sz w:val="24"/>
          <w:szCs w:val="24"/>
          <w:rtl/>
        </w:rPr>
      </w:pPr>
      <w:r>
        <w:rPr>
          <w:noProof/>
        </w:rPr>
        <w:drawing>
          <wp:inline distT="0" distB="0" distL="0" distR="0" wp14:anchorId="713B8A9B" wp14:editId="3C9E00AD">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173211"/>
                    </a:xfrm>
                    <a:prstGeom prst="rect">
                      <a:avLst/>
                    </a:prstGeom>
                  </pic:spPr>
                </pic:pic>
              </a:graphicData>
            </a:graphic>
          </wp:inline>
        </w:drawing>
      </w:r>
    </w:p>
    <w:p w14:paraId="220F5BE8" w14:textId="6E23F957" w:rsidR="007F7C3B" w:rsidRDefault="008E0405" w:rsidP="0090232D">
      <w:pPr>
        <w:pStyle w:val="a7"/>
        <w:jc w:val="both"/>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90232D">
      <w:pPr>
        <w:pStyle w:val="a7"/>
        <w:jc w:val="both"/>
        <w:rPr>
          <w:rFonts w:cstheme="minorHAnsi"/>
          <w:sz w:val="24"/>
          <w:szCs w:val="24"/>
          <w:rtl/>
        </w:rPr>
      </w:pPr>
      <w:r>
        <w:rPr>
          <w:noProof/>
        </w:rPr>
        <w:drawing>
          <wp:inline distT="0" distB="0" distL="0" distR="0" wp14:anchorId="25659D9D" wp14:editId="148CCB09">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943602"/>
                    </a:xfrm>
                    <a:prstGeom prst="rect">
                      <a:avLst/>
                    </a:prstGeom>
                  </pic:spPr>
                </pic:pic>
              </a:graphicData>
            </a:graphic>
          </wp:inline>
        </w:drawing>
      </w:r>
    </w:p>
    <w:p w14:paraId="3186CEC7" w14:textId="0B40F373" w:rsidR="008E0405" w:rsidRDefault="008E0405" w:rsidP="0090232D">
      <w:pPr>
        <w:pStyle w:val="a7"/>
        <w:jc w:val="both"/>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w:t>
      </w:r>
      <w:r w:rsidR="00F57A6B">
        <w:rPr>
          <w:rFonts w:cstheme="minorHAnsi" w:hint="cs"/>
          <w:sz w:val="24"/>
          <w:szCs w:val="24"/>
          <w:rtl/>
        </w:rPr>
        <w:lastRenderedPageBreak/>
        <w:t>(ושוב, הדף נראה כמו בתמונה למעלה...). בצורה כזו המשתמש יכול לעצור את העבודה בכל שלב, ולחזור אליה מאוחר יותר.</w:t>
      </w:r>
    </w:p>
    <w:p w14:paraId="203984CF" w14:textId="3F5FD78C" w:rsidR="00016530" w:rsidRDefault="00016530" w:rsidP="0090232D">
      <w:pPr>
        <w:pStyle w:val="a7"/>
        <w:jc w:val="both"/>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90232D">
      <w:pPr>
        <w:pStyle w:val="a7"/>
        <w:jc w:val="both"/>
        <w:rPr>
          <w:rFonts w:cstheme="minorHAnsi"/>
          <w:sz w:val="24"/>
          <w:szCs w:val="24"/>
          <w:rtl/>
        </w:rPr>
      </w:pPr>
      <w:r>
        <w:rPr>
          <w:noProof/>
        </w:rPr>
        <mc:AlternateContent>
          <mc:Choice Requires="wps">
            <w:drawing>
              <wp:anchor distT="0" distB="0" distL="114300" distR="114300" simplePos="0" relativeHeight="251663360" behindDoc="0" locked="0" layoutInCell="1" allowOverlap="1" wp14:anchorId="2DBA4B65" wp14:editId="7855D81B">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E5BC933" id="מחבר חץ ישר 30" o:spid="_x0000_s1026" type="#_x0000_t32" style="position:absolute;margin-left:385.2pt;margin-top:140.55pt;width:44.95pt;height:1.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10507AB9">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261727"/>
                    </a:xfrm>
                    <a:prstGeom prst="rect">
                      <a:avLst/>
                    </a:prstGeom>
                  </pic:spPr>
                </pic:pic>
              </a:graphicData>
            </a:graphic>
          </wp:inline>
        </w:drawing>
      </w:r>
    </w:p>
    <w:p w14:paraId="5A6F6B26" w14:textId="2BEDBE98" w:rsidR="00016530" w:rsidRDefault="00016530" w:rsidP="0090232D">
      <w:pPr>
        <w:pStyle w:val="a7"/>
        <w:jc w:val="both"/>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90232D">
      <w:pPr>
        <w:pStyle w:val="a7"/>
        <w:jc w:val="both"/>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518117"/>
                    </a:xfrm>
                    <a:prstGeom prst="rect">
                      <a:avLst/>
                    </a:prstGeom>
                  </pic:spPr>
                </pic:pic>
              </a:graphicData>
            </a:graphic>
          </wp:inline>
        </w:drawing>
      </w:r>
    </w:p>
    <w:p w14:paraId="4676A36E" w14:textId="5991A53A" w:rsidR="00016530" w:rsidRDefault="00016530" w:rsidP="0090232D">
      <w:pPr>
        <w:pStyle w:val="a7"/>
        <w:jc w:val="both"/>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90232D">
      <w:pPr>
        <w:pStyle w:val="a7"/>
        <w:jc w:val="both"/>
        <w:rPr>
          <w:rFonts w:cstheme="minorHAnsi"/>
          <w:sz w:val="24"/>
          <w:szCs w:val="24"/>
          <w:rtl/>
        </w:rPr>
      </w:pPr>
      <w:r>
        <w:rPr>
          <w:rFonts w:cstheme="minorHAnsi" w:hint="cs"/>
          <w:sz w:val="24"/>
          <w:szCs w:val="24"/>
          <w:rtl/>
        </w:rPr>
        <w:t xml:space="preserve">הדף עצמו מספק אפשרות לבחור רמות רצויות עבור תכונות </w:t>
      </w:r>
      <w:proofErr w:type="spellStart"/>
      <w:r>
        <w:rPr>
          <w:rFonts w:cstheme="minorHAnsi" w:hint="cs"/>
          <w:sz w:val="24"/>
          <w:szCs w:val="24"/>
          <w:rtl/>
        </w:rPr>
        <w:t>מסויימות</w:t>
      </w:r>
      <w:proofErr w:type="spellEnd"/>
      <w:r>
        <w:rPr>
          <w:rFonts w:cstheme="minorHAnsi" w:hint="cs"/>
          <w:sz w:val="24"/>
          <w:szCs w:val="24"/>
          <w:rtl/>
        </w:rPr>
        <w:t xml:space="preserve">. רק נציין שכל התכונות מוצגות ברצף אחת מתחת </w:t>
      </w:r>
      <w:proofErr w:type="spellStart"/>
      <w:r>
        <w:rPr>
          <w:rFonts w:cstheme="minorHAnsi" w:hint="cs"/>
          <w:sz w:val="24"/>
          <w:szCs w:val="24"/>
          <w:rtl/>
        </w:rPr>
        <w:t>לשניה</w:t>
      </w:r>
      <w:proofErr w:type="spellEnd"/>
      <w:r>
        <w:rPr>
          <w:rFonts w:cstheme="minorHAnsi" w:hint="cs"/>
          <w:sz w:val="24"/>
          <w:szCs w:val="24"/>
          <w:rtl/>
        </w:rPr>
        <w:t>:</w:t>
      </w:r>
    </w:p>
    <w:p w14:paraId="02486CC0" w14:textId="77777777" w:rsidR="00016530" w:rsidRDefault="00016530" w:rsidP="0090232D">
      <w:pPr>
        <w:bidi w:val="0"/>
        <w:jc w:val="both"/>
        <w:rPr>
          <w:rFonts w:cstheme="minorHAnsi"/>
          <w:sz w:val="24"/>
          <w:szCs w:val="24"/>
        </w:rPr>
      </w:pPr>
      <w:r>
        <w:rPr>
          <w:rFonts w:cstheme="minorHAnsi" w:hint="cs"/>
          <w:sz w:val="24"/>
          <w:szCs w:val="24"/>
          <w:rtl/>
        </w:rPr>
        <w:br w:type="page"/>
      </w:r>
    </w:p>
    <w:p w14:paraId="29AF3919" w14:textId="022B3F38" w:rsidR="00016530" w:rsidRDefault="00016530" w:rsidP="0090232D">
      <w:pPr>
        <w:pStyle w:val="a7"/>
        <w:jc w:val="both"/>
        <w:rPr>
          <w:rFonts w:cstheme="minorHAnsi"/>
          <w:sz w:val="24"/>
          <w:szCs w:val="24"/>
          <w:rtl/>
        </w:rPr>
      </w:pPr>
      <w:r>
        <w:rPr>
          <w:rFonts w:hint="cs"/>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4286598"/>
                    </a:xfrm>
                    <a:prstGeom prst="rect">
                      <a:avLst/>
                    </a:prstGeom>
                  </pic:spPr>
                </pic:pic>
              </a:graphicData>
            </a:graphic>
          </wp:inline>
        </w:drawing>
      </w:r>
    </w:p>
    <w:p w14:paraId="02AF0077" w14:textId="77777777" w:rsidR="00016530" w:rsidRDefault="00016530" w:rsidP="0090232D">
      <w:pPr>
        <w:pStyle w:val="a7"/>
        <w:jc w:val="both"/>
        <w:rPr>
          <w:rFonts w:cstheme="minorHAnsi"/>
          <w:sz w:val="24"/>
          <w:szCs w:val="24"/>
          <w:rtl/>
        </w:rPr>
      </w:pPr>
    </w:p>
    <w:p w14:paraId="16E2BD91" w14:textId="3FAD3E30" w:rsidR="00016530" w:rsidRDefault="00016530" w:rsidP="0090232D">
      <w:pPr>
        <w:pStyle w:val="a7"/>
        <w:jc w:val="both"/>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90232D">
      <w:pPr>
        <w:pStyle w:val="a7"/>
        <w:jc w:val="both"/>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207396"/>
                    </a:xfrm>
                    <a:prstGeom prst="rect">
                      <a:avLst/>
                    </a:prstGeom>
                  </pic:spPr>
                </pic:pic>
              </a:graphicData>
            </a:graphic>
          </wp:inline>
        </w:drawing>
      </w:r>
    </w:p>
    <w:p w14:paraId="1C36B4B3" w14:textId="6171F4D8" w:rsidR="00B62059" w:rsidRDefault="00B62059" w:rsidP="0090232D">
      <w:pPr>
        <w:pStyle w:val="a7"/>
        <w:jc w:val="both"/>
        <w:rPr>
          <w:rFonts w:cstheme="minorHAnsi"/>
          <w:sz w:val="24"/>
          <w:szCs w:val="24"/>
          <w:rtl/>
        </w:rPr>
      </w:pPr>
      <w:r>
        <w:rPr>
          <w:rFonts w:cstheme="minorHAnsi" w:hint="cs"/>
          <w:sz w:val="24"/>
          <w:szCs w:val="24"/>
          <w:rtl/>
        </w:rPr>
        <w:t xml:space="preserve">לאחר לחיצה על אייקון </w:t>
      </w:r>
      <w:proofErr w:type="spellStart"/>
      <w:r>
        <w:rPr>
          <w:rFonts w:cstheme="minorHAnsi" w:hint="cs"/>
          <w:sz w:val="24"/>
          <w:szCs w:val="24"/>
          <w:rtl/>
        </w:rPr>
        <w:t>מסויים</w:t>
      </w:r>
      <w:proofErr w:type="spellEnd"/>
      <w:r>
        <w:rPr>
          <w:rFonts w:cstheme="minorHAnsi" w:hint="cs"/>
          <w:sz w:val="24"/>
          <w:szCs w:val="24"/>
          <w:rtl/>
        </w:rPr>
        <w:t>, המרובע המתאים ייצבע בצבע של האייקון, כך זה נראה לאחר שהמשתמש מילא את כל הסרגל:</w:t>
      </w:r>
    </w:p>
    <w:p w14:paraId="03A5DD3F" w14:textId="7629B56B" w:rsidR="00B62059" w:rsidRDefault="00B62059" w:rsidP="0090232D">
      <w:pPr>
        <w:pStyle w:val="a7"/>
        <w:jc w:val="both"/>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148793"/>
                    </a:xfrm>
                    <a:prstGeom prst="rect">
                      <a:avLst/>
                    </a:prstGeom>
                  </pic:spPr>
                </pic:pic>
              </a:graphicData>
            </a:graphic>
          </wp:inline>
        </w:drawing>
      </w:r>
    </w:p>
    <w:p w14:paraId="7A71488F" w14:textId="3DCAEEBC" w:rsidR="00016530" w:rsidRDefault="00B62059" w:rsidP="0090232D">
      <w:pPr>
        <w:pStyle w:val="a7"/>
        <w:jc w:val="both"/>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90232D">
      <w:pPr>
        <w:pStyle w:val="a7"/>
        <w:jc w:val="both"/>
        <w:rPr>
          <w:rFonts w:cstheme="minorHAnsi"/>
          <w:sz w:val="24"/>
          <w:szCs w:val="24"/>
          <w:rtl/>
        </w:rPr>
      </w:pPr>
    </w:p>
    <w:p w14:paraId="4CD62DEB" w14:textId="77777777" w:rsidR="00016530" w:rsidRDefault="00016530" w:rsidP="0090232D">
      <w:pPr>
        <w:pStyle w:val="a7"/>
        <w:jc w:val="both"/>
        <w:rPr>
          <w:rFonts w:cstheme="minorHAnsi"/>
          <w:sz w:val="24"/>
          <w:szCs w:val="24"/>
          <w:rtl/>
        </w:rPr>
      </w:pPr>
    </w:p>
    <w:p w14:paraId="7102957B" w14:textId="63BA91C3" w:rsidR="00BC10C3" w:rsidRDefault="00C013AB" w:rsidP="0090232D">
      <w:pPr>
        <w:pStyle w:val="2"/>
        <w:jc w:val="both"/>
      </w:pPr>
      <w:bookmarkStart w:id="143" w:name="_Toc4588475"/>
      <w:commentRangeStart w:id="144"/>
      <w:r>
        <w:rPr>
          <w:rFonts w:hint="cs"/>
          <w:rtl/>
        </w:rPr>
        <w:t xml:space="preserve">4.9 </w:t>
      </w:r>
      <w:r w:rsidR="009374DB">
        <w:rPr>
          <w:rFonts w:hint="cs"/>
          <w:rtl/>
        </w:rPr>
        <w:t>פונקציונאליות</w:t>
      </w:r>
      <w:commentRangeEnd w:id="144"/>
      <w:r w:rsidR="00B21320">
        <w:rPr>
          <w:rStyle w:val="ad"/>
          <w:rFonts w:asciiTheme="minorHAnsi" w:eastAsiaTheme="minorHAnsi" w:hAnsiTheme="minorHAnsi" w:cstheme="minorBidi"/>
          <w:b w:val="0"/>
          <w:bCs w:val="0"/>
          <w:color w:val="auto"/>
          <w:rtl/>
        </w:rPr>
        <w:commentReference w:id="144"/>
      </w:r>
      <w:bookmarkEnd w:id="143"/>
    </w:p>
    <w:p w14:paraId="1A18098C" w14:textId="74F86B7A" w:rsidR="009374DB" w:rsidRDefault="00C013AB" w:rsidP="0090232D">
      <w:pPr>
        <w:pStyle w:val="2"/>
        <w:jc w:val="both"/>
        <w:rPr>
          <w:rtl/>
        </w:rPr>
      </w:pPr>
      <w:bookmarkStart w:id="145" w:name="_Toc4588476"/>
      <w:r>
        <w:rPr>
          <w:rFonts w:hint="cs"/>
          <w:rtl/>
        </w:rPr>
        <w:t xml:space="preserve">4.10 </w:t>
      </w:r>
      <w:r w:rsidR="00BB51FE">
        <w:rPr>
          <w:rFonts w:hint="cs"/>
          <w:rtl/>
        </w:rPr>
        <w:t>בדיקות</w:t>
      </w:r>
      <w:bookmarkEnd w:id="145"/>
    </w:p>
    <w:p w14:paraId="251E57A7" w14:textId="54945210"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חברות המייצרות מוצרים, נדרשות לוודא שכל </w:t>
      </w:r>
      <w:proofErr w:type="spellStart"/>
      <w:r w:rsidR="00AD4854">
        <w:rPr>
          <w:rFonts w:cstheme="minorHAnsi" w:hint="cs"/>
          <w:sz w:val="24"/>
          <w:szCs w:val="24"/>
          <w:rtl/>
        </w:rPr>
        <w:t>גירסה</w:t>
      </w:r>
      <w:proofErr w:type="spellEnd"/>
      <w:r w:rsidR="00AD4854">
        <w:rPr>
          <w:rFonts w:cstheme="minorHAnsi" w:hint="cs"/>
          <w:sz w:val="24"/>
          <w:szCs w:val="24"/>
          <w:rtl/>
        </w:rPr>
        <w:t xml:space="preserve"> עבור ה</w:t>
      </w:r>
      <w:r w:rsidRPr="004B3FA2">
        <w:rPr>
          <w:rFonts w:cstheme="minorHAnsi"/>
          <w:sz w:val="24"/>
          <w:szCs w:val="24"/>
          <w:rtl/>
        </w:rPr>
        <w:t>מוצר</w:t>
      </w:r>
      <w:r w:rsidR="00AD4854">
        <w:rPr>
          <w:rFonts w:cstheme="minorHAnsi" w:hint="cs"/>
          <w:sz w:val="24"/>
          <w:szCs w:val="24"/>
          <w:rtl/>
        </w:rPr>
        <w:t xml:space="preserve"> </w:t>
      </w:r>
      <w:r w:rsidRPr="004B3FA2">
        <w:rPr>
          <w:rFonts w:cstheme="minorHAnsi"/>
          <w:sz w:val="24"/>
          <w:szCs w:val="24"/>
          <w:rtl/>
        </w:rPr>
        <w:t>שהן משווקות, עומד בתקנים</w:t>
      </w:r>
    </w:p>
    <w:p w14:paraId="780C559C" w14:textId="77777777" w:rsidR="00AD4854" w:rsidRDefault="004B3FA2" w:rsidP="0090232D">
      <w:pPr>
        <w:autoSpaceDE w:val="0"/>
        <w:autoSpaceDN w:val="0"/>
        <w:adjustRightInd w:val="0"/>
        <w:spacing w:after="0" w:line="240" w:lineRule="auto"/>
        <w:jc w:val="both"/>
        <w:rPr>
          <w:rFonts w:cstheme="minorHAnsi"/>
          <w:sz w:val="24"/>
          <w:szCs w:val="24"/>
          <w:rtl/>
        </w:rPr>
      </w:pPr>
      <w:r w:rsidRPr="004B3FA2">
        <w:rPr>
          <w:rFonts w:cstheme="minorHAnsi"/>
          <w:sz w:val="24"/>
          <w:szCs w:val="24"/>
          <w:rtl/>
        </w:rPr>
        <w:t xml:space="preserve">ומספק את כל </w:t>
      </w:r>
      <w:r w:rsidR="00AD4854">
        <w:rPr>
          <w:rFonts w:cstheme="minorHAnsi"/>
          <w:sz w:val="24"/>
          <w:szCs w:val="24"/>
        </w:rPr>
        <w:t>features</w:t>
      </w:r>
      <w:r w:rsidRPr="004B3FA2">
        <w:rPr>
          <w:rFonts w:cstheme="minorHAnsi"/>
          <w:sz w:val="24"/>
          <w:szCs w:val="24"/>
          <w:rtl/>
        </w:rPr>
        <w:t xml:space="preserve"> שהוא אמור לתת. בדיקות תוכנה </w:t>
      </w:r>
      <w:r w:rsidR="00AD4854">
        <w:rPr>
          <w:rFonts w:cstheme="minorHAnsi" w:hint="cs"/>
          <w:sz w:val="24"/>
          <w:szCs w:val="24"/>
          <w:rtl/>
        </w:rPr>
        <w:t>(</w:t>
      </w:r>
      <w:r w:rsidR="00AD4854">
        <w:rPr>
          <w:rFonts w:cstheme="minorHAnsi" w:hint="cs"/>
          <w:sz w:val="24"/>
          <w:szCs w:val="24"/>
        </w:rPr>
        <w:t>QA</w:t>
      </w:r>
      <w:r w:rsidR="00AD4854">
        <w:rPr>
          <w:rFonts w:cstheme="minorHAnsi" w:hint="cs"/>
          <w:sz w:val="24"/>
          <w:szCs w:val="24"/>
          <w:rtl/>
        </w:rPr>
        <w:t>)</w:t>
      </w:r>
      <w:r w:rsidRPr="004B3FA2">
        <w:rPr>
          <w:rFonts w:cstheme="minorHAnsi"/>
          <w:sz w:val="24"/>
          <w:szCs w:val="24"/>
          <w:rtl/>
        </w:rPr>
        <w:t>מהוות חלק חשוב בקביעת מדד איכות</w:t>
      </w:r>
      <w:r w:rsidR="00AD4854">
        <w:rPr>
          <w:rFonts w:cstheme="minorHAnsi" w:hint="cs"/>
          <w:sz w:val="24"/>
          <w:szCs w:val="24"/>
          <w:rtl/>
        </w:rPr>
        <w:t xml:space="preserve"> </w:t>
      </w:r>
      <w:r w:rsidRPr="004B3FA2">
        <w:rPr>
          <w:rFonts w:cstheme="minorHAnsi"/>
          <w:sz w:val="24"/>
          <w:szCs w:val="24"/>
          <w:rtl/>
        </w:rPr>
        <w:t xml:space="preserve">המוצר. </w:t>
      </w:r>
    </w:p>
    <w:p w14:paraId="0A52A5DC" w14:textId="2E8BF424"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מטרת הבדיקות, לאמת את אמינות התוצרים </w:t>
      </w:r>
      <w:r w:rsidR="00AD4854">
        <w:rPr>
          <w:rFonts w:cstheme="minorHAnsi" w:hint="cs"/>
          <w:sz w:val="24"/>
          <w:szCs w:val="24"/>
          <w:rtl/>
        </w:rPr>
        <w:t xml:space="preserve">ונכונותם, </w:t>
      </w:r>
      <w:r w:rsidRPr="004B3FA2">
        <w:rPr>
          <w:rFonts w:cstheme="minorHAnsi"/>
          <w:sz w:val="24"/>
          <w:szCs w:val="24"/>
          <w:rtl/>
        </w:rPr>
        <w:t>לבדוק את מידת התאמתם לדרישות. כמו</w:t>
      </w:r>
    </w:p>
    <w:p w14:paraId="79402413" w14:textId="12F0C9CE" w:rsidR="004B3FA2" w:rsidRDefault="004B3FA2" w:rsidP="0090232D">
      <w:pPr>
        <w:jc w:val="both"/>
        <w:rPr>
          <w:rFonts w:cstheme="minorHAnsi"/>
          <w:sz w:val="24"/>
          <w:szCs w:val="24"/>
          <w:rtl/>
        </w:rPr>
      </w:pPr>
      <w:r w:rsidRPr="004B3FA2">
        <w:rPr>
          <w:rFonts w:cstheme="minorHAnsi"/>
          <w:sz w:val="24"/>
          <w:szCs w:val="24"/>
          <w:rtl/>
        </w:rPr>
        <w:t>כן, תהליך הבדיקות מאפשר איתור שגיאות בשלבים מוקדמים ובכך לצמצם עלויות</w:t>
      </w:r>
      <w:r w:rsidRPr="004B3FA2">
        <w:rPr>
          <w:rFonts w:cstheme="minorHAnsi"/>
          <w:sz w:val="24"/>
          <w:szCs w:val="24"/>
        </w:rPr>
        <w:t>.</w:t>
      </w:r>
      <w:r w:rsidR="00AD4854">
        <w:rPr>
          <w:rFonts w:cstheme="minorHAnsi" w:hint="cs"/>
          <w:sz w:val="24"/>
          <w:szCs w:val="24"/>
          <w:rtl/>
        </w:rPr>
        <w:t xml:space="preserve"> ולרכוש אמינות אצל הלקוחות.</w:t>
      </w:r>
    </w:p>
    <w:p w14:paraId="3A7AAAA5" w14:textId="3E146D93" w:rsidR="00AD4854" w:rsidRDefault="00AD4854" w:rsidP="0090232D">
      <w:pPr>
        <w:jc w:val="both"/>
        <w:rPr>
          <w:rFonts w:cstheme="minorHAnsi"/>
          <w:sz w:val="24"/>
          <w:szCs w:val="24"/>
          <w:rtl/>
        </w:rPr>
      </w:pPr>
      <w:r>
        <w:rPr>
          <w:rFonts w:cstheme="minorHAnsi" w:hint="cs"/>
          <w:sz w:val="24"/>
          <w:szCs w:val="24"/>
          <w:rtl/>
        </w:rPr>
        <w:t>כחלק מהפרויקט התבצעו בדיקות רבות</w:t>
      </w:r>
      <w:r w:rsidR="00CF7F53">
        <w:rPr>
          <w:rFonts w:cstheme="minorHAnsi" w:hint="cs"/>
          <w:sz w:val="24"/>
          <w:szCs w:val="24"/>
          <w:rtl/>
        </w:rPr>
        <w:t xml:space="preserve">, כאשר את הבדיקות בצד הלקוח ביצענו על קובץ </w:t>
      </w:r>
      <w:r w:rsidR="00CF7F53">
        <w:rPr>
          <w:rFonts w:cstheme="minorHAnsi" w:hint="cs"/>
          <w:sz w:val="24"/>
          <w:szCs w:val="24"/>
        </w:rPr>
        <w:t>HTML</w:t>
      </w:r>
      <w:r w:rsidR="00CF7F53">
        <w:rPr>
          <w:rFonts w:cstheme="minorHAnsi" w:hint="cs"/>
          <w:sz w:val="24"/>
          <w:szCs w:val="24"/>
          <w:rtl/>
        </w:rPr>
        <w:t xml:space="preserve"> שיצרנו והבדיקות בצד השרת ביצענו ע"י בדיקת </w:t>
      </w:r>
      <w:r w:rsidR="00CF7F53">
        <w:rPr>
          <w:rFonts w:cstheme="minorHAnsi"/>
          <w:sz w:val="24"/>
          <w:szCs w:val="24"/>
        </w:rPr>
        <w:t>log</w:t>
      </w:r>
      <w:r w:rsidR="00CF7F53">
        <w:rPr>
          <w:rFonts w:cstheme="minorHAnsi" w:hint="cs"/>
          <w:sz w:val="24"/>
          <w:szCs w:val="24"/>
          <w:rtl/>
        </w:rPr>
        <w:t>-ים ב</w:t>
      </w:r>
      <w:r w:rsidR="00CF7F53">
        <w:rPr>
          <w:rFonts w:cstheme="minorHAnsi"/>
          <w:sz w:val="24"/>
          <w:szCs w:val="24"/>
        </w:rPr>
        <w:t xml:space="preserve">Node </w:t>
      </w:r>
      <w:proofErr w:type="spellStart"/>
      <w:r w:rsidR="00CF7F53">
        <w:rPr>
          <w:rFonts w:cstheme="minorHAnsi"/>
          <w:sz w:val="24"/>
          <w:szCs w:val="24"/>
        </w:rPr>
        <w:t>js</w:t>
      </w:r>
      <w:proofErr w:type="spellEnd"/>
      <w:r w:rsidR="00CF7F53">
        <w:rPr>
          <w:rFonts w:cstheme="minorHAnsi"/>
          <w:sz w:val="24"/>
          <w:szCs w:val="24"/>
        </w:rPr>
        <w:t xml:space="preserve"> command prompt</w:t>
      </w:r>
      <w:r w:rsidR="00CF7F53">
        <w:rPr>
          <w:rFonts w:cstheme="minorHAnsi" w:hint="cs"/>
          <w:sz w:val="24"/>
          <w:szCs w:val="24"/>
          <w:rtl/>
        </w:rPr>
        <w:t xml:space="preserve"> וע"י </w:t>
      </w:r>
      <w:proofErr w:type="spellStart"/>
      <w:r w:rsidR="00CF7F53">
        <w:rPr>
          <w:rFonts w:cstheme="minorHAnsi"/>
          <w:sz w:val="24"/>
          <w:szCs w:val="24"/>
        </w:rPr>
        <w:t>pgAdmin</w:t>
      </w:r>
      <w:proofErr w:type="spellEnd"/>
      <w:r w:rsidR="00CF7F53">
        <w:rPr>
          <w:rFonts w:cstheme="minorHAnsi" w:hint="cs"/>
          <w:sz w:val="24"/>
          <w:szCs w:val="24"/>
          <w:rtl/>
        </w:rPr>
        <w:t xml:space="preserve"> כדי לתקשר עם ה</w:t>
      </w:r>
      <w:r w:rsidR="00CF7F53">
        <w:rPr>
          <w:rFonts w:cstheme="minorHAnsi"/>
          <w:sz w:val="24"/>
          <w:szCs w:val="24"/>
        </w:rPr>
        <w:t>instance</w:t>
      </w:r>
      <w:r w:rsidR="00CF7F53">
        <w:rPr>
          <w:rFonts w:cstheme="minorHAnsi" w:hint="cs"/>
          <w:sz w:val="24"/>
          <w:szCs w:val="24"/>
          <w:rtl/>
        </w:rPr>
        <w:t xml:space="preserve"> הקיים לנו ב</w:t>
      </w:r>
      <w:r w:rsidR="00CF7F53">
        <w:rPr>
          <w:rFonts w:cstheme="minorHAnsi"/>
          <w:sz w:val="24"/>
          <w:szCs w:val="24"/>
        </w:rPr>
        <w:t>AWS</w:t>
      </w:r>
      <w:r w:rsidR="00CF7F53">
        <w:rPr>
          <w:rFonts w:cstheme="minorHAnsi" w:hint="cs"/>
          <w:sz w:val="24"/>
          <w:szCs w:val="24"/>
          <w:rtl/>
        </w:rPr>
        <w:t xml:space="preserve"> </w:t>
      </w:r>
      <w:r w:rsidR="00EE02A9">
        <w:rPr>
          <w:rFonts w:cstheme="minorHAnsi" w:hint="cs"/>
          <w:sz w:val="24"/>
          <w:szCs w:val="24"/>
          <w:rtl/>
        </w:rPr>
        <w:t>.</w:t>
      </w:r>
    </w:p>
    <w:p w14:paraId="30BC85EE" w14:textId="18BED088" w:rsidR="00EE02A9" w:rsidRDefault="005A16BC" w:rsidP="0090232D">
      <w:pPr>
        <w:jc w:val="both"/>
        <w:rPr>
          <w:rFonts w:cstheme="minorHAnsi"/>
          <w:sz w:val="24"/>
          <w:szCs w:val="24"/>
          <w:rtl/>
        </w:rPr>
      </w:pPr>
      <w:r>
        <w:rPr>
          <w:rFonts w:cstheme="minorHAnsi" w:hint="cs"/>
          <w:sz w:val="24"/>
          <w:szCs w:val="24"/>
          <w:rtl/>
        </w:rPr>
        <w:t>לצורך המחשה נפרט דוגמה אחת עבור הבדיקות הנעשות:</w:t>
      </w:r>
    </w:p>
    <w:p w14:paraId="4CD765AF" w14:textId="1BD7C1BF" w:rsidR="00183C8E" w:rsidRDefault="00183C8E" w:rsidP="0090232D">
      <w:pPr>
        <w:jc w:val="both"/>
        <w:rPr>
          <w:rFonts w:cstheme="minorHAnsi"/>
          <w:sz w:val="24"/>
          <w:szCs w:val="24"/>
          <w:rtl/>
        </w:rPr>
      </w:pPr>
      <w:r>
        <w:rPr>
          <w:rFonts w:cstheme="minorHAnsi" w:hint="cs"/>
          <w:sz w:val="24"/>
          <w:szCs w:val="24"/>
          <w:rtl/>
        </w:rPr>
        <w:t>בצד ה</w:t>
      </w:r>
      <w:r>
        <w:rPr>
          <w:rFonts w:cstheme="minorHAnsi"/>
          <w:sz w:val="24"/>
          <w:szCs w:val="24"/>
        </w:rPr>
        <w:t>client</w:t>
      </w:r>
      <w:r>
        <w:rPr>
          <w:rFonts w:cstheme="minorHAnsi" w:hint="cs"/>
          <w:sz w:val="24"/>
          <w:szCs w:val="24"/>
          <w:rtl/>
        </w:rPr>
        <w:t xml:space="preserve"> עוצב </w:t>
      </w:r>
      <w:r>
        <w:rPr>
          <w:rFonts w:cstheme="minorHAnsi" w:hint="cs"/>
          <w:sz w:val="24"/>
          <w:szCs w:val="24"/>
        </w:rPr>
        <w:t>UI</w:t>
      </w:r>
      <w:r>
        <w:rPr>
          <w:rFonts w:cstheme="minorHAnsi" w:hint="cs"/>
          <w:sz w:val="24"/>
          <w:szCs w:val="24"/>
          <w:rtl/>
        </w:rPr>
        <w:t xml:space="preserve"> עבור המשתמש</w:t>
      </w:r>
      <w:r>
        <w:rPr>
          <w:rStyle w:val="ab"/>
          <w:rFonts w:cstheme="minorHAnsi"/>
          <w:sz w:val="24"/>
          <w:szCs w:val="24"/>
          <w:rtl/>
        </w:rPr>
        <w:footnoteReference w:id="23"/>
      </w:r>
      <w:r>
        <w:rPr>
          <w:rFonts w:cstheme="minorHAnsi" w:hint="cs"/>
          <w:sz w:val="24"/>
          <w:szCs w:val="24"/>
          <w:rtl/>
        </w:rPr>
        <w:t xml:space="preserve">, כאשר המשתמש בוחר תפקיד שקיים במערכת נוצרת בקשה שעוברת לשרת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והוא מעביר אותה אל ה</w:t>
      </w:r>
      <w:r>
        <w:rPr>
          <w:rFonts w:cstheme="minorHAnsi"/>
          <w:sz w:val="24"/>
          <w:szCs w:val="24"/>
        </w:rPr>
        <w:t>instance in AWS</w:t>
      </w:r>
      <w:r>
        <w:rPr>
          <w:rFonts w:cstheme="minorHAnsi" w:hint="cs"/>
          <w:sz w:val="24"/>
          <w:szCs w:val="24"/>
          <w:rtl/>
        </w:rPr>
        <w:t xml:space="preserve"> והתגובה חוזרת באותו המסלול כאשר מיובאים למעשה כל "סל" התכונות עבור התפקיד "והמינונים" המתאימים לו, ומכאן המשתמש יוכל לערוך את הנתונים באם הוא ירצה</w:t>
      </w:r>
      <w:r w:rsidR="00916BEB">
        <w:rPr>
          <w:rFonts w:cstheme="minorHAnsi" w:hint="cs"/>
          <w:sz w:val="24"/>
          <w:szCs w:val="24"/>
          <w:rtl/>
        </w:rPr>
        <w:t>, ולאחר מכן לשומרם ב</w:t>
      </w:r>
      <w:r w:rsidR="00916BEB">
        <w:rPr>
          <w:rFonts w:cstheme="minorHAnsi" w:hint="cs"/>
          <w:sz w:val="24"/>
          <w:szCs w:val="24"/>
        </w:rPr>
        <w:t>DB</w:t>
      </w:r>
      <w:r w:rsidR="00916BEB">
        <w:rPr>
          <w:rFonts w:cstheme="minorHAnsi" w:hint="cs"/>
          <w:sz w:val="24"/>
          <w:szCs w:val="24"/>
          <w:rtl/>
        </w:rPr>
        <w:t xml:space="preserve"> ואז הדף עובר ריענון ונוכל להמשיך לתפקיד חדש</w:t>
      </w:r>
      <w:r>
        <w:rPr>
          <w:rFonts w:cstheme="minorHAnsi" w:hint="cs"/>
          <w:sz w:val="24"/>
          <w:szCs w:val="24"/>
          <w:rtl/>
        </w:rPr>
        <w:t>.</w:t>
      </w:r>
    </w:p>
    <w:p w14:paraId="49170497" w14:textId="1317F9B6" w:rsidR="00916BEB" w:rsidRDefault="00183C8E" w:rsidP="0090232D">
      <w:pPr>
        <w:jc w:val="both"/>
        <w:rPr>
          <w:rFonts w:cstheme="minorHAnsi"/>
          <w:sz w:val="24"/>
          <w:szCs w:val="24"/>
          <w:rtl/>
        </w:rPr>
      </w:pPr>
      <w:r>
        <w:rPr>
          <w:rFonts w:cstheme="minorHAnsi" w:hint="cs"/>
          <w:sz w:val="24"/>
          <w:szCs w:val="24"/>
          <w:rtl/>
        </w:rPr>
        <w:t>חשבנו מה יקרה כאשר כבר נוצר היבוא של הנתונים</w:t>
      </w:r>
      <w:r w:rsidR="00916BEB">
        <w:rPr>
          <w:rFonts w:cstheme="minorHAnsi" w:hint="cs"/>
          <w:sz w:val="24"/>
          <w:szCs w:val="24"/>
          <w:rtl/>
        </w:rPr>
        <w:t xml:space="preserve"> והמשתמש יחליט כי הוא טעה בתפקיד וכי הוא מעוניין לבחור תפקיד אחר ללא שמירת שינויים.</w:t>
      </w:r>
    </w:p>
    <w:p w14:paraId="19D38154" w14:textId="74441E43" w:rsidR="00916BEB" w:rsidRDefault="00916BEB" w:rsidP="0090232D">
      <w:pPr>
        <w:jc w:val="both"/>
        <w:rPr>
          <w:rFonts w:cstheme="minorHAnsi"/>
          <w:sz w:val="24"/>
          <w:szCs w:val="24"/>
          <w:rtl/>
        </w:rPr>
      </w:pPr>
      <w:r>
        <w:rPr>
          <w:rFonts w:cstheme="minorHAnsi" w:hint="cs"/>
          <w:sz w:val="24"/>
          <w:szCs w:val="24"/>
          <w:rtl/>
        </w:rPr>
        <w:t xml:space="preserve">גילינו שב </w:t>
      </w:r>
      <w:r w:rsidRPr="00916BEB">
        <w:rPr>
          <w:rFonts w:cstheme="minorHAnsi"/>
          <w:sz w:val="24"/>
          <w:szCs w:val="24"/>
        </w:rPr>
        <w:t>scenario</w:t>
      </w:r>
      <w:r>
        <w:rPr>
          <w:rFonts w:cstheme="minorHAnsi" w:hint="cs"/>
          <w:sz w:val="24"/>
          <w:szCs w:val="24"/>
          <w:rtl/>
        </w:rPr>
        <w:t xml:space="preserve"> כזה הוחלף התפקיד אך נשארו הנתונים מבחירת התפקיד הקודם.</w:t>
      </w:r>
    </w:p>
    <w:p w14:paraId="7449D7F6" w14:textId="36CB7A8E" w:rsidR="00916BEB" w:rsidRDefault="00916BEB" w:rsidP="0090232D">
      <w:pPr>
        <w:jc w:val="both"/>
        <w:rPr>
          <w:rFonts w:cstheme="minorHAnsi"/>
          <w:sz w:val="24"/>
          <w:szCs w:val="24"/>
          <w:rtl/>
        </w:rPr>
      </w:pPr>
      <w:r>
        <w:rPr>
          <w:rFonts w:cstheme="minorHAnsi" w:hint="cs"/>
          <w:sz w:val="24"/>
          <w:szCs w:val="24"/>
          <w:rtl/>
        </w:rPr>
        <w:lastRenderedPageBreak/>
        <w:t xml:space="preserve">חשבנו כיצד לפתור את הבעיה והחלטנו על כפתור להכנסת תפקיד (במקום </w:t>
      </w:r>
      <w:r>
        <w:rPr>
          <w:rFonts w:cstheme="minorHAnsi"/>
          <w:sz w:val="24"/>
          <w:szCs w:val="24"/>
        </w:rPr>
        <w:t>Entry</w:t>
      </w:r>
      <w:r>
        <w:rPr>
          <w:rFonts w:cstheme="minorHAnsi" w:hint="cs"/>
          <w:sz w:val="24"/>
          <w:szCs w:val="24"/>
          <w:rtl/>
        </w:rPr>
        <w:t xml:space="preserve">) וע"י לחיצה עליו קופץ חלון עם </w:t>
      </w:r>
      <w:r>
        <w:rPr>
          <w:rFonts w:cstheme="minorHAnsi" w:hint="cs"/>
          <w:sz w:val="24"/>
          <w:szCs w:val="24"/>
        </w:rPr>
        <w:t>E</w:t>
      </w:r>
      <w:r>
        <w:rPr>
          <w:rFonts w:cstheme="minorHAnsi"/>
          <w:sz w:val="24"/>
          <w:szCs w:val="24"/>
        </w:rPr>
        <w:t>ntry</w:t>
      </w:r>
      <w:r>
        <w:rPr>
          <w:rFonts w:cstheme="minorHAnsi" w:hint="cs"/>
          <w:sz w:val="24"/>
          <w:szCs w:val="24"/>
          <w:rtl/>
        </w:rPr>
        <w:t xml:space="preserve"> המאפשר להיעזר ב</w:t>
      </w:r>
      <w:proofErr w:type="spellStart"/>
      <w:r>
        <w:rPr>
          <w:rFonts w:cstheme="minorHAnsi"/>
          <w:sz w:val="24"/>
          <w:szCs w:val="24"/>
        </w:rPr>
        <w:t>Autocomplite</w:t>
      </w:r>
      <w:proofErr w:type="spellEnd"/>
      <w:r>
        <w:rPr>
          <w:rFonts w:cstheme="minorHAnsi" w:hint="cs"/>
          <w:sz w:val="24"/>
          <w:szCs w:val="24"/>
          <w:rtl/>
        </w:rPr>
        <w:t xml:space="preserve"> ובכך ע"י לחיצת הכפתור לאישור התפקיד הרצוי הדף עובר ריענון ומיובא "הסל" של התפקיד החדש.</w:t>
      </w:r>
    </w:p>
    <w:p w14:paraId="3322B2E3" w14:textId="535398BA" w:rsidR="005A16BC" w:rsidRPr="004B3FA2" w:rsidRDefault="00183C8E" w:rsidP="0090232D">
      <w:pPr>
        <w:jc w:val="both"/>
        <w:rPr>
          <w:rFonts w:cstheme="minorHAnsi"/>
          <w:sz w:val="24"/>
          <w:szCs w:val="24"/>
          <w:rtl/>
        </w:rPr>
      </w:pPr>
      <w:r>
        <w:rPr>
          <w:rFonts w:cstheme="minorHAnsi" w:hint="cs"/>
          <w:sz w:val="24"/>
          <w:szCs w:val="24"/>
          <w:rtl/>
        </w:rPr>
        <w:t xml:space="preserve">  </w:t>
      </w:r>
    </w:p>
    <w:p w14:paraId="175D6911" w14:textId="76DCEBBE" w:rsidR="0070366E" w:rsidRDefault="00C013AB" w:rsidP="0090232D">
      <w:pPr>
        <w:pStyle w:val="1"/>
        <w:jc w:val="both"/>
      </w:pPr>
      <w:bookmarkStart w:id="146" w:name="_Toc4588477"/>
      <w:r>
        <w:rPr>
          <w:rFonts w:hint="cs"/>
          <w:rtl/>
        </w:rPr>
        <w:t xml:space="preserve">5. </w:t>
      </w:r>
      <w:r w:rsidR="008B77AB">
        <w:rPr>
          <w:rFonts w:hint="cs"/>
          <w:rtl/>
        </w:rPr>
        <w:t>דיון</w:t>
      </w:r>
      <w:bookmarkEnd w:id="146"/>
    </w:p>
    <w:p w14:paraId="728DD3FF" w14:textId="61A1C068" w:rsidR="008B77AB" w:rsidRDefault="00C013AB" w:rsidP="0090232D">
      <w:pPr>
        <w:pStyle w:val="2"/>
        <w:jc w:val="both"/>
        <w:rPr>
          <w:rtl/>
        </w:rPr>
      </w:pPr>
      <w:bookmarkStart w:id="147" w:name="_Toc4588478"/>
      <w:r>
        <w:rPr>
          <w:rFonts w:hint="cs"/>
          <w:rtl/>
        </w:rPr>
        <w:t xml:space="preserve">5.1 </w:t>
      </w:r>
      <w:r w:rsidR="008E5199">
        <w:rPr>
          <w:rFonts w:hint="cs"/>
          <w:rtl/>
        </w:rPr>
        <w:t>יתרונות האפליקציה</w:t>
      </w:r>
      <w:bookmarkEnd w:id="147"/>
    </w:p>
    <w:p w14:paraId="155F4FFE" w14:textId="5FB6E33A" w:rsidR="007E4D89" w:rsidRDefault="00220AB6" w:rsidP="0090232D">
      <w:pPr>
        <w:jc w:val="both"/>
        <w:rPr>
          <w:rtl/>
        </w:rPr>
      </w:pPr>
      <w:r>
        <w:rPr>
          <w:rFonts w:hint="cs"/>
          <w:rtl/>
        </w:rPr>
        <w:t>עד כה אנחנו נוכחים לראות את הקושי הרב בגיוס עובדים חדשים לארגון</w:t>
      </w:r>
      <w:r w:rsidR="00F10C3B">
        <w:rPr>
          <w:rFonts w:hint="cs"/>
          <w:rtl/>
        </w:rPr>
        <w:t>.</w:t>
      </w:r>
    </w:p>
    <w:p w14:paraId="0637FEEB" w14:textId="0ACE1DE6" w:rsidR="00F10C3B" w:rsidRDefault="00F10C3B" w:rsidP="0090232D">
      <w:pPr>
        <w:jc w:val="both"/>
        <w:rPr>
          <w:rtl/>
        </w:rPr>
      </w:pPr>
      <w:r>
        <w:rPr>
          <w:rFonts w:hint="cs"/>
          <w:rtl/>
        </w:rPr>
        <w:t xml:space="preserve">בתהליך מעורבים: </w:t>
      </w:r>
      <w:r>
        <w:rPr>
          <w:rFonts w:hint="cs"/>
        </w:rPr>
        <w:t>HR</w:t>
      </w:r>
      <w:r>
        <w:rPr>
          <w:rFonts w:hint="cs"/>
          <w:rtl/>
        </w:rPr>
        <w:t xml:space="preserve"> (משאבי אנוש), </w:t>
      </w:r>
      <w:r>
        <w:rPr>
          <w:rFonts w:hint="cs"/>
        </w:rPr>
        <w:t>TL</w:t>
      </w:r>
      <w:r>
        <w:rPr>
          <w:rFonts w:hint="cs"/>
          <w:rtl/>
        </w:rPr>
        <w:t xml:space="preserve"> (ראש צוות), ומנהל, ישנם ארגונים בהם עוברים תהליכים נוספים כמו מעבר דרך מכונים פסיכוטכניים </w:t>
      </w:r>
      <w:proofErr w:type="spellStart"/>
      <w:r>
        <w:rPr>
          <w:rFonts w:hint="cs"/>
          <w:rtl/>
        </w:rPr>
        <w:t>וכו</w:t>
      </w:r>
      <w:proofErr w:type="spellEnd"/>
      <w:r>
        <w:rPr>
          <w:rFonts w:hint="cs"/>
          <w:rtl/>
        </w:rPr>
        <w:t>'.</w:t>
      </w:r>
    </w:p>
    <w:p w14:paraId="73F55469" w14:textId="77777777" w:rsidR="00F10C3B" w:rsidRDefault="00F10C3B" w:rsidP="0090232D">
      <w:pPr>
        <w:jc w:val="both"/>
        <w:rPr>
          <w:rtl/>
        </w:rPr>
      </w:pPr>
      <w:r>
        <w:rPr>
          <w:rFonts w:hint="cs"/>
          <w:rtl/>
        </w:rPr>
        <w:t>בחלוקה גסה מדובר על אנשים שזוהי הגדרת תפקידם (לאתר מועמדים למשרה), מכונים טכניים שזהו עיקר עיסוקם (וכאן נכנס שיקול כלכלי) ואנשי צוות הנותנים ערך לחברה (הכוונה באופן ישיר למוצר החברה)</w:t>
      </w:r>
    </w:p>
    <w:p w14:paraId="4EDDBD51" w14:textId="77777777" w:rsidR="00F10C3B" w:rsidRDefault="00F10C3B" w:rsidP="0090232D">
      <w:pPr>
        <w:jc w:val="both"/>
        <w:rPr>
          <w:rtl/>
        </w:rPr>
      </w:pPr>
      <w:r>
        <w:rPr>
          <w:rFonts w:hint="cs"/>
          <w:rtl/>
        </w:rPr>
        <w:t xml:space="preserve">ע"פ החלוקה הנ"ל קל לראות שמדובר </w:t>
      </w:r>
      <w:proofErr w:type="spellStart"/>
      <w:r>
        <w:rPr>
          <w:rFonts w:hint="cs"/>
          <w:rtl/>
        </w:rPr>
        <w:t>בשרשת</w:t>
      </w:r>
      <w:proofErr w:type="spellEnd"/>
      <w:r>
        <w:rPr>
          <w:rFonts w:hint="cs"/>
          <w:rtl/>
        </w:rPr>
        <w:t xml:space="preserve"> של אנשים עד לגיוס המיוחל.</w:t>
      </w:r>
    </w:p>
    <w:p w14:paraId="0AA6FF70" w14:textId="7BE31EB5" w:rsidR="0040150A" w:rsidRDefault="00F10C3B" w:rsidP="0090232D">
      <w:pPr>
        <w:jc w:val="both"/>
        <w:rPr>
          <w:rtl/>
        </w:rPr>
      </w:pPr>
      <w:r>
        <w:rPr>
          <w:rFonts w:hint="cs"/>
          <w:rtl/>
        </w:rPr>
        <w:t>כאשר אנחנו מפנים טווח גדול יחסית של מועמדים ל</w:t>
      </w:r>
      <w:r>
        <w:rPr>
          <w:rFonts w:hint="cs"/>
        </w:rPr>
        <w:t>TL</w:t>
      </w:r>
      <w:r>
        <w:rPr>
          <w:rFonts w:hint="cs"/>
          <w:rtl/>
        </w:rPr>
        <w:t xml:space="preserve"> אזי שאנחנו מבזבזים את זמנו לריק </w:t>
      </w:r>
      <w:r>
        <w:rPr>
          <w:rtl/>
        </w:rPr>
        <w:t>–</w:t>
      </w:r>
      <w:r>
        <w:rPr>
          <w:rFonts w:hint="cs"/>
          <w:rtl/>
        </w:rPr>
        <w:t xml:space="preserve"> מדובר כאן בדבר משמעותי כיוון שבאותו הזמן הוא נמנע מלהמשיך ולבצע את משימותיו השותפות</w:t>
      </w:r>
      <w:r w:rsidR="0040150A">
        <w:rPr>
          <w:rFonts w:hint="cs"/>
          <w:rtl/>
        </w:rPr>
        <w:t xml:space="preserve">, גם ניתן לומר זאת עבור המנהל שמעליו </w:t>
      </w:r>
      <w:r w:rsidR="0040150A">
        <w:rPr>
          <w:rtl/>
        </w:rPr>
        <w:t>–</w:t>
      </w:r>
      <w:r w:rsidR="0040150A">
        <w:rPr>
          <w:rFonts w:hint="cs"/>
          <w:rtl/>
        </w:rPr>
        <w:t xml:space="preserve"> אומנם הוא לא יז</w:t>
      </w:r>
      <w:r w:rsidR="006458B1">
        <w:rPr>
          <w:rFonts w:hint="cs"/>
          <w:rtl/>
        </w:rPr>
        <w:t>ד</w:t>
      </w:r>
      <w:r w:rsidR="0040150A">
        <w:rPr>
          <w:rFonts w:hint="cs"/>
          <w:rtl/>
        </w:rPr>
        <w:t>קק לביטול זמן גדול כיוון שאותו מועמד כבר עבר כמה סינונים אך עדיין יכול להיפסל בשלב זה.</w:t>
      </w:r>
    </w:p>
    <w:p w14:paraId="4374D69C" w14:textId="77777777" w:rsidR="0040150A" w:rsidRDefault="0040150A" w:rsidP="0090232D">
      <w:pPr>
        <w:jc w:val="both"/>
        <w:rPr>
          <w:rtl/>
        </w:rPr>
      </w:pPr>
      <w:r>
        <w:rPr>
          <w:rFonts w:hint="cs"/>
          <w:rtl/>
        </w:rPr>
        <w:t>כך גם לגבי המכונים, כאן מדובר בהפסד כלכלי כאשר שולחים מועמדים שיכלנו לנבא את הצלחתם בשלב מוקדם יותר.</w:t>
      </w:r>
    </w:p>
    <w:p w14:paraId="2FCEAFC6" w14:textId="77777777" w:rsidR="0040150A" w:rsidRDefault="0040150A" w:rsidP="0090232D">
      <w:pPr>
        <w:jc w:val="both"/>
        <w:rPr>
          <w:rtl/>
        </w:rPr>
      </w:pPr>
      <w:r>
        <w:rPr>
          <w:rFonts w:hint="cs"/>
          <w:rtl/>
        </w:rPr>
        <w:t xml:space="preserve">התהליך כשלעצמו מייגע ולפעמים נוכל אכזבות </w:t>
      </w:r>
      <w:proofErr w:type="spellStart"/>
      <w:r>
        <w:rPr>
          <w:rFonts w:hint="cs"/>
          <w:rtl/>
        </w:rPr>
        <w:t>וכשלונות</w:t>
      </w:r>
      <w:proofErr w:type="spellEnd"/>
      <w:r>
        <w:rPr>
          <w:rFonts w:hint="cs"/>
          <w:rtl/>
        </w:rPr>
        <w:t xml:space="preserve">, אכזבות </w:t>
      </w:r>
      <w:r>
        <w:rPr>
          <w:rtl/>
        </w:rPr>
        <w:t>–</w:t>
      </w:r>
      <w:r>
        <w:rPr>
          <w:rFonts w:hint="cs"/>
          <w:rtl/>
        </w:rPr>
        <w:t xml:space="preserve"> כיוון שלאחר כל המאמצים שהושקעו הוא נפל בשלב מאוד מתקדם או לחילופין החליט לסרב להצעה (לאחר קבלתו לחברה)</w:t>
      </w:r>
    </w:p>
    <w:p w14:paraId="25DACAB7" w14:textId="77777777" w:rsidR="0040150A" w:rsidRDefault="0040150A" w:rsidP="0090232D">
      <w:pPr>
        <w:jc w:val="both"/>
        <w:rPr>
          <w:rtl/>
        </w:rPr>
      </w:pPr>
      <w:proofErr w:type="spellStart"/>
      <w:r>
        <w:rPr>
          <w:rFonts w:hint="cs"/>
          <w:rtl/>
        </w:rPr>
        <w:t>כשלונות</w:t>
      </w:r>
      <w:proofErr w:type="spellEnd"/>
      <w:r>
        <w:rPr>
          <w:rFonts w:hint="cs"/>
          <w:rtl/>
        </w:rPr>
        <w:t xml:space="preserve"> </w:t>
      </w:r>
      <w:r>
        <w:rPr>
          <w:rtl/>
        </w:rPr>
        <w:t>–</w:t>
      </w:r>
      <w:r>
        <w:rPr>
          <w:rFonts w:hint="cs"/>
          <w:rtl/>
        </w:rPr>
        <w:t xml:space="preserve"> כיוון שיכול להיות שבסופו של דבר קיבלנו עובד שאולי מגיע עם נתונים טובים אך אינו מתאים דיו למשרה ואת זה נגלה רק לאחר תחילת תפקודו במשרה.</w:t>
      </w:r>
    </w:p>
    <w:p w14:paraId="57356ED4" w14:textId="77777777" w:rsidR="0040150A" w:rsidRDefault="0040150A" w:rsidP="0090232D">
      <w:pPr>
        <w:jc w:val="both"/>
        <w:rPr>
          <w:rtl/>
        </w:rPr>
      </w:pPr>
      <w:r>
        <w:rPr>
          <w:rFonts w:hint="cs"/>
          <w:rtl/>
        </w:rPr>
        <w:t xml:space="preserve">מתוך כל החושך האופף את שיטה הנוכחית לגיוס עובד, החברה </w:t>
      </w:r>
      <w:r>
        <w:t>Cyber Traits</w:t>
      </w:r>
      <w:r>
        <w:rPr>
          <w:rFonts w:hint="cs"/>
          <w:rtl/>
        </w:rPr>
        <w:t xml:space="preserve"> מעוניינת להביא בשורה חדשה ומבטיחה לתחום.</w:t>
      </w:r>
    </w:p>
    <w:p w14:paraId="6B11864C" w14:textId="77777777" w:rsidR="0040150A" w:rsidRDefault="0040150A" w:rsidP="0090232D">
      <w:pPr>
        <w:jc w:val="both"/>
        <w:rPr>
          <w:rtl/>
        </w:rPr>
      </w:pPr>
      <w:proofErr w:type="spellStart"/>
      <w:r>
        <w:rPr>
          <w:rFonts w:hint="cs"/>
          <w:rtl/>
        </w:rPr>
        <w:t>האפליקצייה</w:t>
      </w:r>
      <w:proofErr w:type="spellEnd"/>
      <w:r>
        <w:rPr>
          <w:rFonts w:hint="cs"/>
          <w:rtl/>
        </w:rPr>
        <w:t xml:space="preserve"> (במעמד הנוכחי) יכולה לתת מענה טוב יותר לארגונים ע"י כך </w:t>
      </w:r>
      <w:proofErr w:type="spellStart"/>
      <w:r>
        <w:rPr>
          <w:rFonts w:hint="cs"/>
          <w:rtl/>
        </w:rPr>
        <w:t>שהמומעד</w:t>
      </w:r>
      <w:proofErr w:type="spellEnd"/>
      <w:r>
        <w:rPr>
          <w:rFonts w:hint="cs"/>
          <w:rtl/>
        </w:rPr>
        <w:t xml:space="preserve"> צריך להיכנס ולמלא טפסים/שאלונים.</w:t>
      </w:r>
    </w:p>
    <w:p w14:paraId="6CF81DA2" w14:textId="77777777" w:rsidR="00A73CF5" w:rsidRDefault="0040150A" w:rsidP="0090232D">
      <w:pPr>
        <w:jc w:val="both"/>
        <w:rPr>
          <w:rtl/>
        </w:rPr>
      </w:pPr>
      <w:r>
        <w:rPr>
          <w:rFonts w:hint="cs"/>
          <w:rtl/>
        </w:rPr>
        <w:t xml:space="preserve">המערכת מגיעה עם </w:t>
      </w:r>
      <w:r>
        <w:rPr>
          <w:rFonts w:hint="cs"/>
        </w:rPr>
        <w:t>DB</w:t>
      </w:r>
      <w:r>
        <w:rPr>
          <w:rFonts w:hint="cs"/>
          <w:rtl/>
        </w:rPr>
        <w:t xml:space="preserve"> המכיל את כל התפקידים, כאשר עבור כל תפקיד מתקבל "סל" של תכונות, לרוב מוגדרות מראש ע"פ מחקריו של מנכ"ל החברה וע"פ נתונים שייאספו עוד מהשטח כדי לקבל רמת דיוק גבוהה ככל האפשר, יחד עם זאת ניתן האפשרות לאנשי ה</w:t>
      </w:r>
      <w:r>
        <w:rPr>
          <w:rFonts w:hint="cs"/>
        </w:rPr>
        <w:t>HR</w:t>
      </w:r>
      <w:r>
        <w:rPr>
          <w:rFonts w:hint="cs"/>
          <w:rtl/>
        </w:rPr>
        <w:t xml:space="preserve"> לשנות את אותן ההגדרות כפי ראות </w:t>
      </w:r>
      <w:proofErr w:type="spellStart"/>
      <w:r>
        <w:rPr>
          <w:rFonts w:hint="cs"/>
          <w:rtl/>
        </w:rPr>
        <w:t>עינייהם</w:t>
      </w:r>
      <w:proofErr w:type="spellEnd"/>
      <w:r>
        <w:rPr>
          <w:rFonts w:hint="cs"/>
          <w:rtl/>
        </w:rPr>
        <w:t>.</w:t>
      </w:r>
    </w:p>
    <w:p w14:paraId="5448A72F" w14:textId="77777777" w:rsidR="00A73CF5" w:rsidRDefault="00A73CF5" w:rsidP="0090232D">
      <w:pPr>
        <w:jc w:val="both"/>
        <w:rPr>
          <w:rtl/>
        </w:rPr>
      </w:pPr>
      <w:r>
        <w:rPr>
          <w:rFonts w:hint="cs"/>
          <w:rtl/>
        </w:rPr>
        <w:t>לאחר עיבוד הנתונים של המועמדים למול המשרה המוצעת מתקבלת תשובה עם המועמדים הכי מתאימים למשרה.</w:t>
      </w:r>
    </w:p>
    <w:p w14:paraId="205DA9EB" w14:textId="67B3A9C2" w:rsidR="00F10C3B" w:rsidRDefault="00A73CF5" w:rsidP="0090232D">
      <w:pPr>
        <w:jc w:val="both"/>
        <w:rPr>
          <w:rtl/>
        </w:rPr>
      </w:pPr>
      <w:r>
        <w:rPr>
          <w:rFonts w:hint="cs"/>
          <w:rtl/>
        </w:rPr>
        <w:t xml:space="preserve">כבר אנחנו יכולים להבין כי נדרשת פחות השקעה אפילו מצד אנשי </w:t>
      </w:r>
      <w:r>
        <w:rPr>
          <w:rFonts w:hint="cs"/>
        </w:rPr>
        <w:t>HR</w:t>
      </w:r>
      <w:r>
        <w:rPr>
          <w:rFonts w:hint="cs"/>
          <w:rtl/>
        </w:rPr>
        <w:t xml:space="preserve"> בגיוס הקיים היום, ועוד יותר חשוב אנחנו מורידים משמעותית את כמות המועמדים שימשיכו לשלבים הבאים (בו כמובן מעורבים, </w:t>
      </w:r>
      <w:r>
        <w:rPr>
          <w:rFonts w:hint="cs"/>
        </w:rPr>
        <w:t>TL</w:t>
      </w:r>
      <w:r>
        <w:rPr>
          <w:rFonts w:hint="cs"/>
          <w:rtl/>
        </w:rPr>
        <w:t xml:space="preserve">,מנהל, מכונים וכו'), כלומר מתקבל חיסכון משמעותי בזמן, כסף ושימוש במשאבים (ביטול זמן של </w:t>
      </w:r>
      <w:r>
        <w:rPr>
          <w:rFonts w:hint="cs"/>
        </w:rPr>
        <w:t>TL</w:t>
      </w:r>
      <w:r>
        <w:rPr>
          <w:rFonts w:hint="cs"/>
          <w:rtl/>
        </w:rPr>
        <w:t xml:space="preserve"> למשל)</w:t>
      </w:r>
      <w:r w:rsidR="00F10C3B">
        <w:rPr>
          <w:rFonts w:hint="cs"/>
          <w:rtl/>
        </w:rPr>
        <w:t xml:space="preserve"> </w:t>
      </w:r>
    </w:p>
    <w:p w14:paraId="728473B4" w14:textId="5CCA932E" w:rsidR="00690008" w:rsidRDefault="00690008" w:rsidP="0090232D">
      <w:pPr>
        <w:jc w:val="both"/>
        <w:rPr>
          <w:rtl/>
        </w:rPr>
      </w:pPr>
      <w:r>
        <w:rPr>
          <w:rFonts w:hint="cs"/>
          <w:rtl/>
        </w:rPr>
        <w:lastRenderedPageBreak/>
        <w:t xml:space="preserve">ערך נוסף המתקבל </w:t>
      </w:r>
      <w:proofErr w:type="spellStart"/>
      <w:r>
        <w:rPr>
          <w:rFonts w:hint="cs"/>
          <w:rtl/>
        </w:rPr>
        <w:t>מהאפליקצייה</w:t>
      </w:r>
      <w:proofErr w:type="spellEnd"/>
      <w:r>
        <w:rPr>
          <w:rFonts w:hint="cs"/>
          <w:rtl/>
        </w:rPr>
        <w:t xml:space="preserve"> הוא האפשרות להרכיב צוות שיהיה המתאים ביותר עבור משימה שהחברה הגדירה, לא פעם מתקבלת החלטה בחברה לייצר מוצר חדש ומכאן עולים הלבטים אילו אנשים ירכיבו את הצוות, </w:t>
      </w:r>
      <w:proofErr w:type="spellStart"/>
      <w:r>
        <w:rPr>
          <w:rFonts w:hint="cs"/>
          <w:rtl/>
        </w:rPr>
        <w:t>בדר"כ</w:t>
      </w:r>
      <w:proofErr w:type="spellEnd"/>
      <w:r>
        <w:rPr>
          <w:rFonts w:hint="cs"/>
          <w:rtl/>
        </w:rPr>
        <w:t xml:space="preserve"> אנשי הצוות מגיעים מתוך החברה ולכן זה יותר קל אבל מצד שני איך נדע את מי להרכיב? מה גם שלפעמים הרכבת צוות לא נכון יכול לגרור כישלון של הפרויקט ולהפסדים כלכליים גדולים לחברה.</w:t>
      </w:r>
    </w:p>
    <w:p w14:paraId="627D40BF" w14:textId="731A6930" w:rsidR="00690008" w:rsidRPr="007E4D89" w:rsidRDefault="00690008" w:rsidP="0090232D">
      <w:pPr>
        <w:jc w:val="both"/>
        <w:rPr>
          <w:rtl/>
        </w:rPr>
      </w:pPr>
      <w:r>
        <w:rPr>
          <w:rFonts w:hint="cs"/>
          <w:rtl/>
        </w:rPr>
        <w:t>הפתרון המוצע נותן תחזית טובה יותר עבור הרכבת הצוות המתאים ביותר עבור המשימה.</w:t>
      </w:r>
    </w:p>
    <w:p w14:paraId="2C944D53" w14:textId="4150420D" w:rsidR="008E5199" w:rsidRDefault="00C013AB" w:rsidP="0090232D">
      <w:pPr>
        <w:pStyle w:val="2"/>
        <w:jc w:val="both"/>
        <w:rPr>
          <w:rtl/>
        </w:rPr>
      </w:pPr>
      <w:bookmarkStart w:id="148" w:name="_Toc4588479"/>
      <w:r>
        <w:rPr>
          <w:rFonts w:hint="cs"/>
          <w:rtl/>
        </w:rPr>
        <w:t xml:space="preserve">5.2 </w:t>
      </w:r>
      <w:r w:rsidR="008E5199">
        <w:rPr>
          <w:rFonts w:hint="cs"/>
          <w:rtl/>
        </w:rPr>
        <w:t>הרחבות אפשריות למערכת</w:t>
      </w:r>
      <w:bookmarkEnd w:id="148"/>
      <w:r w:rsidR="00690008">
        <w:rPr>
          <w:rFonts w:hint="cs"/>
          <w:rtl/>
        </w:rPr>
        <w:t xml:space="preserve">  </w:t>
      </w:r>
    </w:p>
    <w:p w14:paraId="3F02C404" w14:textId="1B7D2319" w:rsidR="00690008" w:rsidRDefault="00690008" w:rsidP="0090232D">
      <w:pPr>
        <w:jc w:val="both"/>
        <w:rPr>
          <w:rtl/>
        </w:rPr>
      </w:pPr>
      <w:r>
        <w:rPr>
          <w:rFonts w:hint="cs"/>
          <w:rtl/>
        </w:rPr>
        <w:t xml:space="preserve">5.2.1 שילוב </w:t>
      </w:r>
      <w:r>
        <w:t xml:space="preserve">Machine Learning </w:t>
      </w:r>
    </w:p>
    <w:p w14:paraId="66A3C030" w14:textId="029DB982" w:rsidR="000375E3" w:rsidRDefault="008B11AA" w:rsidP="0090232D">
      <w:pPr>
        <w:jc w:val="both"/>
        <w:rPr>
          <w:rtl/>
        </w:rPr>
      </w:pPr>
      <w:r>
        <w:rPr>
          <w:rFonts w:hint="cs"/>
          <w:rtl/>
        </w:rPr>
        <w:t xml:space="preserve">הרחבה אפשרית היא היכולת לוותר באופן מלא או חלקי על השאלונים הממולאים באופן ידני על המועמד, כמובן שמדובר בשאלונים מבוררים היטב ע"י פסיכולוגים כדי להקשות על </w:t>
      </w:r>
      <w:proofErr w:type="spellStart"/>
      <w:r>
        <w:rPr>
          <w:rFonts w:hint="cs"/>
          <w:rtl/>
        </w:rPr>
        <w:t>המומעד</w:t>
      </w:r>
      <w:proofErr w:type="spellEnd"/>
      <w:r>
        <w:rPr>
          <w:rFonts w:hint="cs"/>
          <w:rtl/>
        </w:rPr>
        <w:t xml:space="preserve"> "לשקר" בתשובותיו, גם בשלב זה אנחנו נשארים במעט חוסר ביטחון מלא ביכולותיו ותכונות </w:t>
      </w:r>
      <w:proofErr w:type="spellStart"/>
      <w:r>
        <w:rPr>
          <w:rFonts w:hint="cs"/>
          <w:rtl/>
        </w:rPr>
        <w:t>אישיותיו</w:t>
      </w:r>
      <w:proofErr w:type="spellEnd"/>
      <w:r>
        <w:rPr>
          <w:rFonts w:hint="cs"/>
          <w:rtl/>
        </w:rPr>
        <w:t xml:space="preserve"> של המועמד, מה שאין כן כאשר אנחנו ננצל את היכולת להכניס למערכת כ</w:t>
      </w:r>
      <w:r>
        <w:t>input</w:t>
      </w:r>
      <w:r>
        <w:rPr>
          <w:rFonts w:hint="cs"/>
          <w:rtl/>
        </w:rPr>
        <w:t xml:space="preserve"> את כל הפרופילים האישיים שלו ברשתות החברתיות השונות, כגון: </w:t>
      </w:r>
      <w:proofErr w:type="spellStart"/>
      <w:r>
        <w:t>Linkadin</w:t>
      </w:r>
      <w:proofErr w:type="spellEnd"/>
      <w:r>
        <w:t>, Facebook</w:t>
      </w:r>
      <w:r>
        <w:rPr>
          <w:rFonts w:hint="cs"/>
          <w:rtl/>
        </w:rPr>
        <w:t xml:space="preserve"> </w:t>
      </w:r>
      <w:proofErr w:type="spellStart"/>
      <w:r>
        <w:rPr>
          <w:rFonts w:hint="cs"/>
          <w:rtl/>
        </w:rPr>
        <w:t>וכו</w:t>
      </w:r>
      <w:proofErr w:type="spellEnd"/>
      <w:r>
        <w:rPr>
          <w:rFonts w:hint="cs"/>
          <w:rtl/>
        </w:rPr>
        <w:t>',</w:t>
      </w:r>
      <w:r w:rsidR="000375E3">
        <w:rPr>
          <w:rFonts w:hint="cs"/>
          <w:rtl/>
        </w:rPr>
        <w:t xml:space="preserve"> ע"י אלגוריתמים חכמים של </w:t>
      </w:r>
      <w:r w:rsidR="000375E3">
        <w:t>Machine Learning</w:t>
      </w:r>
      <w:r w:rsidR="000375E3">
        <w:rPr>
          <w:rFonts w:hint="cs"/>
          <w:rtl/>
        </w:rPr>
        <w:t>,</w:t>
      </w:r>
      <w:r>
        <w:rPr>
          <w:rFonts w:hint="cs"/>
          <w:rtl/>
        </w:rPr>
        <w:t xml:space="preserve"> מתוך נק' מוצא כי המועמד שמנהל את הפרופיל שלו כמה שנים כבר לא יכול לשקר (נוכל גם לבצע ה</w:t>
      </w:r>
      <w:r w:rsidR="000375E3">
        <w:rPr>
          <w:rFonts w:hint="cs"/>
          <w:rtl/>
        </w:rPr>
        <w:t>שוואה בין הרשתות החברתיות השונות), וכך נקבל אומדן טוב יותר.</w:t>
      </w:r>
    </w:p>
    <w:p w14:paraId="2517195E" w14:textId="77E25610" w:rsidR="00690008" w:rsidRDefault="00690008" w:rsidP="0090232D">
      <w:pPr>
        <w:jc w:val="both"/>
        <w:rPr>
          <w:rtl/>
        </w:rPr>
      </w:pPr>
      <w:r>
        <w:rPr>
          <w:rFonts w:hint="cs"/>
          <w:rtl/>
        </w:rPr>
        <w:t>5.2.2</w:t>
      </w:r>
      <w:r w:rsidR="008B11AA">
        <w:rPr>
          <w:rFonts w:hint="cs"/>
          <w:rtl/>
        </w:rPr>
        <w:t xml:space="preserve"> איתור מחבלים ופושעים טרם ביצוע זממם</w:t>
      </w:r>
    </w:p>
    <w:p w14:paraId="2ABDC3E6" w14:textId="02ADEF5E" w:rsidR="000375E3" w:rsidRDefault="008C565A" w:rsidP="0090232D">
      <w:pPr>
        <w:jc w:val="both"/>
        <w:rPr>
          <w:rtl/>
        </w:rPr>
      </w:pPr>
      <w:r>
        <w:rPr>
          <w:rFonts w:hint="cs"/>
          <w:rtl/>
        </w:rPr>
        <w:t xml:space="preserve">גם כאן נוכל לאפיין ע"י שימוש ב </w:t>
      </w:r>
      <w:r>
        <w:t>Machine Learning</w:t>
      </w:r>
      <w:r>
        <w:rPr>
          <w:rFonts w:hint="cs"/>
          <w:rtl/>
        </w:rPr>
        <w:t xml:space="preserve"> על פרופילים של אנשים (כאן בשונה מהסעיף הקודם נוכל לקבל אישורים מגופי הביטחון להיכנס לפרופיל גם כאשר לא קיבלנו הרשאה לכך), וע"י המידע הקיים וכמובן בתוספת הניסיון שנצבר ע"י </w:t>
      </w:r>
      <w:r>
        <w:t>Machine Learning</w:t>
      </w:r>
      <w:r>
        <w:rPr>
          <w:rFonts w:hint="cs"/>
          <w:rtl/>
        </w:rPr>
        <w:t xml:space="preserve"> אנחנו נוכל לאפיין חשודים לפני ביצוע פעולת טרור או עוון פלילי ובכך לסכל פיגועים ולמנוע אסונות.</w:t>
      </w:r>
    </w:p>
    <w:p w14:paraId="0C792113" w14:textId="1C611524" w:rsidR="00CE062A" w:rsidRDefault="00CE062A" w:rsidP="0090232D">
      <w:pPr>
        <w:pStyle w:val="2"/>
        <w:jc w:val="both"/>
        <w:rPr>
          <w:rtl/>
        </w:rPr>
      </w:pPr>
      <w:bookmarkStart w:id="149" w:name="_Toc4588480"/>
      <w:r>
        <w:rPr>
          <w:rFonts w:hint="cs"/>
          <w:rtl/>
        </w:rPr>
        <w:t xml:space="preserve">5.3 אתגרים שהתמודדנו איתם במהלך </w:t>
      </w:r>
      <w:proofErr w:type="spellStart"/>
      <w:r>
        <w:rPr>
          <w:rFonts w:hint="cs"/>
          <w:rtl/>
        </w:rPr>
        <w:t>הפרוייקט</w:t>
      </w:r>
      <w:bookmarkEnd w:id="149"/>
      <w:proofErr w:type="spellEnd"/>
    </w:p>
    <w:p w14:paraId="28DE5283" w14:textId="2F03C1C7" w:rsidR="00310D09" w:rsidRPr="002D105B" w:rsidRDefault="00310D09" w:rsidP="0090232D">
      <w:pPr>
        <w:pStyle w:val="3"/>
        <w:jc w:val="both"/>
        <w:rPr>
          <w:rtl/>
        </w:rPr>
      </w:pPr>
      <w:bookmarkStart w:id="150" w:name="_Toc4588481"/>
      <w:r w:rsidRPr="002D105B">
        <w:rPr>
          <w:rFonts w:hint="cs"/>
          <w:rtl/>
        </w:rPr>
        <w:t xml:space="preserve">5.3.1 הכנסת קובץ </w:t>
      </w:r>
      <w:r w:rsidRPr="002D105B">
        <w:t>JSON</w:t>
      </w:r>
      <w:r w:rsidRPr="002D105B">
        <w:rPr>
          <w:rFonts w:hint="cs"/>
          <w:rtl/>
        </w:rPr>
        <w:t xml:space="preserve"> ל</w:t>
      </w:r>
      <w:r w:rsidRPr="002D105B">
        <w:t xml:space="preserve">Firebase </w:t>
      </w:r>
      <w:proofErr w:type="spellStart"/>
      <w:r w:rsidRPr="002D105B">
        <w:t>realtime</w:t>
      </w:r>
      <w:proofErr w:type="spellEnd"/>
      <w:r w:rsidRPr="002D105B">
        <w:t xml:space="preserve"> database</w:t>
      </w:r>
      <w:bookmarkEnd w:id="150"/>
    </w:p>
    <w:p w14:paraId="68EFB76E" w14:textId="50D9E7D6" w:rsidR="002D105B" w:rsidRPr="002D105B" w:rsidRDefault="002D105B" w:rsidP="0090232D">
      <w:pPr>
        <w:jc w:val="both"/>
        <w:rPr>
          <w:rFonts w:cstheme="minorHAnsi"/>
          <w:rtl/>
        </w:rPr>
      </w:pPr>
      <w:r w:rsidRPr="002D105B">
        <w:rPr>
          <w:rFonts w:cstheme="minorHAnsi"/>
          <w:rtl/>
        </w:rPr>
        <w:t>כזכור, במהלך</w:t>
      </w:r>
      <w:r>
        <w:rPr>
          <w:rFonts w:cstheme="minorHAnsi" w:hint="cs"/>
          <w:rtl/>
        </w:rPr>
        <w:t xml:space="preserve"> העבודה על איסוף הנתונים מ</w:t>
      </w:r>
      <w:proofErr w:type="spellStart"/>
      <w:r>
        <w:rPr>
          <w:rFonts w:cstheme="minorHAnsi"/>
        </w:rPr>
        <w:t>onetcenter</w:t>
      </w:r>
      <w:proofErr w:type="spellEnd"/>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90232D">
      <w:pPr>
        <w:jc w:val="both"/>
        <w:rPr>
          <w:rFonts w:cstheme="minorHAnsi"/>
          <w:rtl/>
        </w:rPr>
      </w:pPr>
      <w:r w:rsidRPr="002D105B">
        <w:rPr>
          <w:rFonts w:cstheme="minorHAnsi"/>
          <w:noProof/>
        </w:rPr>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48200" cy="3495675"/>
                    </a:xfrm>
                    <a:prstGeom prst="rect">
                      <a:avLst/>
                    </a:prstGeom>
                  </pic:spPr>
                </pic:pic>
              </a:graphicData>
            </a:graphic>
          </wp:inline>
        </w:drawing>
      </w:r>
    </w:p>
    <w:p w14:paraId="3A3B522F" w14:textId="77777777" w:rsidR="002D105B" w:rsidRPr="002D105B" w:rsidRDefault="002D105B" w:rsidP="0090232D">
      <w:pPr>
        <w:jc w:val="both"/>
        <w:rPr>
          <w:rFonts w:cstheme="minorHAnsi"/>
        </w:rPr>
      </w:pPr>
      <w:r w:rsidRPr="002D105B">
        <w:rPr>
          <w:rFonts w:cstheme="minorHAnsi"/>
          <w:rtl/>
        </w:rPr>
        <w:lastRenderedPageBreak/>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Pr="002D105B">
        <w:rPr>
          <w:rFonts w:cstheme="minorHAnsi" w:hint="cs"/>
          <w:rtl/>
        </w:rPr>
        <w:t xml:space="preserve"> במקרה שלנו בתו (.)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לאפיין את כל המקרים בהם זה מופיע ולכן נדרשנו להשתמש בביטוי רגולרי וניסינו את הביטוי הבא </w:t>
      </w:r>
    </w:p>
    <w:p w14:paraId="10CCA70D" w14:textId="77777777" w:rsidR="002D105B" w:rsidRPr="002D105B" w:rsidRDefault="002D105B" w:rsidP="0090232D">
      <w:pPr>
        <w:jc w:val="both"/>
        <w:rPr>
          <w:rFonts w:cstheme="minorHAnsi"/>
          <w:rtl/>
        </w:rPr>
      </w:pPr>
      <w:r w:rsidRPr="002D105B">
        <w:rPr>
          <w:rFonts w:cstheme="minorHAnsi"/>
        </w:rPr>
        <w:t>-\d\d\d\d\x2e</w:t>
      </w:r>
      <w:r w:rsidRPr="002D105B">
        <w:rPr>
          <w:rFonts w:cstheme="minorHAnsi" w:hint="cs"/>
          <w:rtl/>
        </w:rPr>
        <w:t xml:space="preserve"> ולהחליפו ב </w:t>
      </w:r>
      <w:r w:rsidRPr="002D105B">
        <w:rPr>
          <w:rFonts w:cstheme="minorHAnsi"/>
        </w:rPr>
        <w:t>-\d\d\d\d_</w:t>
      </w:r>
      <w:r w:rsidRPr="002D105B">
        <w:rPr>
          <w:rFonts w:cstheme="minorHAnsi" w:hint="cs"/>
          <w:rtl/>
        </w:rPr>
        <w:t xml:space="preserve">נתקלנו בבעיה שלא שמרנו על המפתחות אלא החלפנו גם את הערכים המספריים שלהם למחרוזת </w:t>
      </w:r>
      <w:proofErr w:type="spellStart"/>
      <w:proofErr w:type="gramStart"/>
      <w:r w:rsidRPr="002D105B">
        <w:rPr>
          <w:rFonts w:cstheme="minorHAnsi"/>
        </w:rPr>
        <w:t>dddd</w:t>
      </w:r>
      <w:proofErr w:type="spellEnd"/>
      <w:r w:rsidRPr="002D105B">
        <w:rPr>
          <w:rFonts w:cstheme="minorHAnsi" w:hint="cs"/>
          <w:rtl/>
        </w:rPr>
        <w:t xml:space="preserve"> .</w:t>
      </w:r>
      <w:proofErr w:type="gramEnd"/>
      <w:r w:rsidRPr="002D105B">
        <w:rPr>
          <w:rFonts w:cstheme="minorHAnsi" w:hint="cs"/>
          <w:rtl/>
        </w:rPr>
        <w:t xml:space="preserve"> חיפשנו איך לשמר את הערכים המקוריים שהתקבלו ע"י הביטוי הרגולרי שלנו ומצאנו שאפשר לשמר אותם בצורה הבאה </w:t>
      </w:r>
      <w:r w:rsidRPr="002D105B">
        <w:rPr>
          <w:rFonts w:cstheme="minorHAnsi"/>
        </w:rPr>
        <w:t>–(\d\d\d\d)\x2e</w:t>
      </w:r>
      <w:r w:rsidRPr="002D105B">
        <w:rPr>
          <w:rFonts w:cstheme="minorHAnsi" w:hint="cs"/>
          <w:rtl/>
        </w:rPr>
        <w:t xml:space="preserve"> להפוך ל </w:t>
      </w:r>
      <w:r w:rsidRPr="002D105B">
        <w:rPr>
          <w:rFonts w:cstheme="minorHAnsi"/>
        </w:rPr>
        <w:t>-\1_</w:t>
      </w:r>
      <w:r w:rsidRPr="002D105B">
        <w:rPr>
          <w:rFonts w:cstheme="minorHAnsi" w:hint="cs"/>
          <w:rtl/>
        </w:rPr>
        <w:t xml:space="preserve"> שלמעשה 1\ היא הקבוצה שנמצאת בסוגריים וכך שמרנו על הערכים הללו</w:t>
      </w:r>
    </w:p>
    <w:p w14:paraId="16314643" w14:textId="77777777" w:rsidR="002D105B" w:rsidRPr="002D105B" w:rsidRDefault="002D105B" w:rsidP="0090232D">
      <w:pPr>
        <w:jc w:val="both"/>
        <w:rPr>
          <w:rFonts w:cstheme="minorHAnsi"/>
          <w:rtl/>
        </w:rPr>
      </w:pPr>
    </w:p>
    <w:p w14:paraId="7B613614" w14:textId="77777777" w:rsidR="002D105B" w:rsidRPr="002D105B" w:rsidRDefault="002D105B" w:rsidP="0090232D">
      <w:pPr>
        <w:jc w:val="both"/>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881630"/>
                    </a:xfrm>
                    <a:prstGeom prst="rect">
                      <a:avLst/>
                    </a:prstGeom>
                  </pic:spPr>
                </pic:pic>
              </a:graphicData>
            </a:graphic>
          </wp:inline>
        </w:drawing>
      </w:r>
    </w:p>
    <w:p w14:paraId="5B6490E1" w14:textId="77777777" w:rsidR="002D105B" w:rsidRPr="002D105B" w:rsidRDefault="002D105B" w:rsidP="0090232D">
      <w:pPr>
        <w:jc w:val="both"/>
        <w:rPr>
          <w:rFonts w:cstheme="minorHAnsi"/>
        </w:rPr>
      </w:pPr>
      <w:r w:rsidRPr="002D105B">
        <w:rPr>
          <w:rFonts w:cstheme="minorHAnsi"/>
          <w:noProof/>
        </w:rPr>
        <w:drawing>
          <wp:inline distT="0" distB="0" distL="0" distR="0" wp14:anchorId="6E428BB1" wp14:editId="09F606DB">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14700" cy="2095500"/>
                    </a:xfrm>
                    <a:prstGeom prst="rect">
                      <a:avLst/>
                    </a:prstGeom>
                  </pic:spPr>
                </pic:pic>
              </a:graphicData>
            </a:graphic>
          </wp:inline>
        </w:drawing>
      </w:r>
    </w:p>
    <w:p w14:paraId="3C16EC11" w14:textId="77777777" w:rsidR="002D105B" w:rsidRPr="002D105B" w:rsidRDefault="002D105B" w:rsidP="0090232D">
      <w:pPr>
        <w:jc w:val="both"/>
        <w:rPr>
          <w:rFonts w:cstheme="minorHAnsi"/>
          <w:rtl/>
        </w:rPr>
      </w:pPr>
      <w:r w:rsidRPr="002D105B">
        <w:rPr>
          <w:rFonts w:cstheme="minorHAnsi"/>
          <w:noProof/>
        </w:rPr>
        <w:lastRenderedPageBreak/>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67100" cy="2809875"/>
                    </a:xfrm>
                    <a:prstGeom prst="rect">
                      <a:avLst/>
                    </a:prstGeom>
                  </pic:spPr>
                </pic:pic>
              </a:graphicData>
            </a:graphic>
          </wp:inline>
        </w:drawing>
      </w:r>
      <w:r w:rsidRPr="002D105B">
        <w:rPr>
          <w:rFonts w:cstheme="minorHAnsi" w:hint="cs"/>
          <w:rtl/>
        </w:rPr>
        <w:t xml:space="preserve"> </w:t>
      </w:r>
    </w:p>
    <w:p w14:paraId="566B2A55" w14:textId="77777777" w:rsidR="002D105B" w:rsidRPr="002D105B" w:rsidRDefault="00364E97" w:rsidP="0090232D">
      <w:pPr>
        <w:pStyle w:val="a9"/>
        <w:jc w:val="both"/>
        <w:rPr>
          <w:rStyle w:val="Hyperlink"/>
          <w:sz w:val="24"/>
          <w:szCs w:val="24"/>
        </w:rPr>
      </w:pPr>
      <w:hyperlink r:id="rId81"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90232D">
      <w:pPr>
        <w:jc w:val="both"/>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77777777" w:rsidR="002D105B" w:rsidRPr="002D105B" w:rsidRDefault="002D105B" w:rsidP="0090232D">
      <w:pPr>
        <w:jc w:val="both"/>
        <w:rPr>
          <w:rFonts w:cstheme="minorHAnsi"/>
          <w:rtl/>
        </w:rPr>
      </w:pPr>
      <w:r w:rsidRPr="002D105B">
        <w:rPr>
          <w:rFonts w:cstheme="minorHAnsi"/>
          <w:rtl/>
        </w:rPr>
        <w:t xml:space="preserve">חיפשנו </w:t>
      </w:r>
      <w:r w:rsidRPr="002D105B">
        <w:rPr>
          <w:rFonts w:cstheme="minorHAnsi" w:hint="cs"/>
          <w:rtl/>
        </w:rPr>
        <w:t>את הבעיה באינטרנט ומצאנו ב</w:t>
      </w:r>
      <w:proofErr w:type="spellStart"/>
      <w:r w:rsidRPr="002D105B">
        <w:rPr>
          <w:rFonts w:cstheme="minorHAnsi"/>
        </w:rPr>
        <w:t>stackOverFlow</w:t>
      </w:r>
      <w:proofErr w:type="spellEnd"/>
      <w:r w:rsidRPr="002D105B">
        <w:rPr>
          <w:rFonts w:cstheme="minorHAnsi" w:hint="cs"/>
          <w:rtl/>
        </w:rPr>
        <w:t xml:space="preserve"> תשובה שלפיה צריך שיהיה קידוד </w:t>
      </w:r>
      <w:r w:rsidRPr="002D105B">
        <w:rPr>
          <w:rFonts w:cstheme="minorHAnsi"/>
        </w:rPr>
        <w:t>UTF-8</w:t>
      </w:r>
      <w:r w:rsidRPr="002D105B">
        <w:rPr>
          <w:rFonts w:cstheme="minorHAnsi" w:hint="cs"/>
          <w:rtl/>
        </w:rPr>
        <w:t xml:space="preserve"> </w:t>
      </w:r>
      <w:proofErr w:type="spellStart"/>
      <w:r w:rsidRPr="002D105B">
        <w:rPr>
          <w:rFonts w:cstheme="minorHAnsi" w:hint="cs"/>
          <w:rtl/>
        </w:rPr>
        <w:t>בדווקא</w:t>
      </w:r>
      <w:proofErr w:type="spellEnd"/>
      <w:r w:rsidRPr="002D105B">
        <w:rPr>
          <w:rFonts w:cstheme="minorHAnsi" w:hint="cs"/>
          <w:rtl/>
        </w:rPr>
        <w:t xml:space="preserve"> 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90232D">
      <w:pPr>
        <w:jc w:val="both"/>
        <w:rPr>
          <w:rFonts w:cstheme="minorHAnsi"/>
          <w:rtl/>
        </w:rPr>
      </w:pPr>
      <w:r w:rsidRPr="002D105B">
        <w:rPr>
          <w:rFonts w:cstheme="minorHAnsi" w:hint="cs"/>
          <w:rtl/>
        </w:rPr>
        <w:t>לכן שנינו את הקידוד באופן הבא</w:t>
      </w:r>
    </w:p>
    <w:p w14:paraId="4AB811EC" w14:textId="3B1137C9" w:rsidR="002D105B" w:rsidRPr="002D105B" w:rsidRDefault="002D105B" w:rsidP="0090232D">
      <w:pPr>
        <w:jc w:val="both"/>
        <w:rPr>
          <w:rFonts w:cstheme="minorHAnsi"/>
          <w:rtl/>
        </w:rPr>
      </w:pPr>
      <w:r w:rsidRPr="002D105B">
        <w:rPr>
          <w:rFonts w:cstheme="minorHAnsi"/>
          <w:noProof/>
        </w:rPr>
        <w:drawing>
          <wp:inline distT="0" distB="0" distL="0" distR="0" wp14:anchorId="7B3F2CA8" wp14:editId="7893DDC8">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19325" cy="1743075"/>
                    </a:xfrm>
                    <a:prstGeom prst="rect">
                      <a:avLst/>
                    </a:prstGeom>
                  </pic:spPr>
                </pic:pic>
              </a:graphicData>
            </a:graphic>
          </wp:inline>
        </w:drawing>
      </w:r>
    </w:p>
    <w:p w14:paraId="3A93B2B6" w14:textId="093D59F3" w:rsidR="002D105B" w:rsidRPr="002D105B" w:rsidRDefault="00364E97" w:rsidP="0090232D">
      <w:pPr>
        <w:pStyle w:val="a9"/>
        <w:jc w:val="both"/>
        <w:rPr>
          <w:rStyle w:val="Hyperlink"/>
          <w:sz w:val="24"/>
          <w:szCs w:val="24"/>
        </w:rPr>
      </w:pPr>
      <w:hyperlink r:id="rId83" w:history="1">
        <w:r w:rsidR="002D105B" w:rsidRPr="002D105B">
          <w:rPr>
            <w:rStyle w:val="Hyperlink"/>
            <w:sz w:val="24"/>
            <w:szCs w:val="24"/>
          </w:rPr>
          <w:t>https://stackoverflow.com/questions/38668477/firebase-invalid-json-data-or-key-values-key-values-can-t-contain-o</w:t>
        </w:r>
      </w:hyperlink>
    </w:p>
    <w:p w14:paraId="61FFEBC7" w14:textId="018C1A9C" w:rsidR="002D105B" w:rsidRPr="002D105B" w:rsidRDefault="002D105B" w:rsidP="0090232D">
      <w:pPr>
        <w:jc w:val="both"/>
        <w:rPr>
          <w:rFonts w:cstheme="minorHAnsi"/>
          <w:rtl/>
        </w:rPr>
      </w:pPr>
      <w:r w:rsidRPr="002D105B">
        <w:rPr>
          <w:rFonts w:cstheme="minorHAnsi" w:hint="cs"/>
          <w:rtl/>
        </w:rPr>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3D0E0A5B" w:rsidR="002D105B" w:rsidRPr="00A62F17" w:rsidRDefault="002D105B" w:rsidP="0090232D">
      <w:pPr>
        <w:jc w:val="both"/>
        <w:rPr>
          <w:rtl/>
        </w:rPr>
      </w:pPr>
      <w:r>
        <w:rPr>
          <w:noProof/>
        </w:rPr>
        <w:lastRenderedPageBreak/>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5143500"/>
                    </a:xfrm>
                    <a:prstGeom prst="rect">
                      <a:avLst/>
                    </a:prstGeom>
                  </pic:spPr>
                </pic:pic>
              </a:graphicData>
            </a:graphic>
          </wp:inline>
        </w:drawing>
      </w:r>
    </w:p>
    <w:p w14:paraId="3E2DC011" w14:textId="550F741F" w:rsidR="00310D09" w:rsidRPr="002D105B" w:rsidRDefault="00310D09" w:rsidP="0090232D">
      <w:pPr>
        <w:jc w:val="both"/>
        <w:rPr>
          <w:rFonts w:cstheme="minorHAnsi"/>
          <w:rtl/>
        </w:rPr>
      </w:pPr>
    </w:p>
    <w:p w14:paraId="1BFF4650" w14:textId="69BCCB2D" w:rsidR="00310D09" w:rsidRDefault="00310D09" w:rsidP="0090232D">
      <w:pPr>
        <w:pStyle w:val="3"/>
        <w:jc w:val="both"/>
        <w:rPr>
          <w:rtl/>
        </w:rPr>
      </w:pPr>
      <w:bookmarkStart w:id="151" w:name="_Toc4588482"/>
      <w:r>
        <w:rPr>
          <w:rFonts w:hint="cs"/>
          <w:rtl/>
        </w:rPr>
        <w:t>5.3.2 שינוי אורך מחרוזת ב</w:t>
      </w:r>
      <w:r>
        <w:t>SQL</w:t>
      </w:r>
      <w:bookmarkEnd w:id="151"/>
    </w:p>
    <w:p w14:paraId="5BA6DD2E" w14:textId="50FCACB2" w:rsidR="00310D09" w:rsidRPr="00310D09" w:rsidRDefault="00310D09" w:rsidP="0090232D">
      <w:pPr>
        <w:jc w:val="both"/>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proofErr w:type="spellStart"/>
      <w:r w:rsidRPr="00310D09">
        <w:rPr>
          <w:rFonts w:cstheme="minorHAnsi"/>
        </w:rPr>
        <w:t>onetcenter</w:t>
      </w:r>
      <w:proofErr w:type="spellEnd"/>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23CDF61" w:rsidR="00310D09" w:rsidRPr="00310D09" w:rsidRDefault="00310D09" w:rsidP="0090232D">
      <w:pPr>
        <w:jc w:val="both"/>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00B8EB0D" w:rsidR="00310D09" w:rsidRPr="00310D09" w:rsidRDefault="00310D09" w:rsidP="0090232D">
      <w:pPr>
        <w:jc w:val="both"/>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Pr="00310D09">
        <w:rPr>
          <w:rFonts w:cstheme="minorHAnsi"/>
          <w:rtl/>
        </w:rPr>
        <w:t xml:space="preserve"> ותפקידו היה גם להכניס את הנתונים לאחר עיבודים לתוך ה</w:t>
      </w:r>
      <w:proofErr w:type="spellStart"/>
      <w:r w:rsidRPr="00310D09">
        <w:rPr>
          <w:rFonts w:cstheme="minorHAnsi"/>
        </w:rPr>
        <w:t>postgres</w:t>
      </w:r>
      <w:proofErr w:type="spellEnd"/>
    </w:p>
    <w:p w14:paraId="70B8517F" w14:textId="230FC2BA" w:rsidR="00310D09" w:rsidRPr="00310D09" w:rsidRDefault="00310D09" w:rsidP="0090232D">
      <w:pPr>
        <w:jc w:val="both"/>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proofErr w:type="spellStart"/>
      <w:r w:rsidRPr="00310D09">
        <w:rPr>
          <w:rFonts w:cstheme="minorHAnsi"/>
        </w:rPr>
        <w:t>postgres</w:t>
      </w:r>
      <w:proofErr w:type="spellEnd"/>
      <w:r w:rsidRPr="00310D09">
        <w:rPr>
          <w:rFonts w:cstheme="minorHAnsi"/>
          <w:rtl/>
        </w:rPr>
        <w:t xml:space="preserve"> את כמות התווים ולהגדילה ל100 תווים כך שבטוח יכנסו כלל השמות האפשריים.</w:t>
      </w:r>
    </w:p>
    <w:p w14:paraId="6A1B660D" w14:textId="10B75283" w:rsidR="00310D09" w:rsidRPr="00310D09" w:rsidRDefault="00310D09" w:rsidP="0090232D">
      <w:pPr>
        <w:jc w:val="both"/>
        <w:rPr>
          <w:rFonts w:cstheme="minorHAnsi"/>
          <w:rtl/>
        </w:rPr>
      </w:pPr>
      <w:r w:rsidRPr="00310D09">
        <w:rPr>
          <w:rFonts w:cstheme="minorHAnsi"/>
          <w:rtl/>
        </w:rPr>
        <w:t xml:space="preserve">אך נתקלנו בשגיאה בכל מיני ניסיונות </w:t>
      </w:r>
    </w:p>
    <w:p w14:paraId="3826F6BC" w14:textId="133B2387"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674620"/>
                    </a:xfrm>
                    <a:prstGeom prst="rect">
                      <a:avLst/>
                    </a:prstGeom>
                  </pic:spPr>
                </pic:pic>
              </a:graphicData>
            </a:graphic>
          </wp:inline>
        </w:drawing>
      </w:r>
    </w:p>
    <w:p w14:paraId="49D4675C" w14:textId="42485FEC" w:rsidR="00310D09" w:rsidRPr="00310D09" w:rsidRDefault="00310D09" w:rsidP="0090232D">
      <w:pPr>
        <w:jc w:val="both"/>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קיבלנו תשובות שקידמו אותנו לתשובה</w:t>
      </w:r>
    </w:p>
    <w:p w14:paraId="748DFED3" w14:textId="300430C6" w:rsidR="00310D09" w:rsidRPr="00310D09" w:rsidRDefault="00310D09" w:rsidP="0090232D">
      <w:pPr>
        <w:jc w:val="both"/>
        <w:rPr>
          <w:rFonts w:cstheme="minorHAnsi"/>
          <w:rtl/>
        </w:rPr>
      </w:pPr>
    </w:p>
    <w:p w14:paraId="0675CCA8" w14:textId="0C5C47ED" w:rsidR="00310D09" w:rsidRPr="00310D09" w:rsidRDefault="00310D09" w:rsidP="0090232D">
      <w:pPr>
        <w:jc w:val="both"/>
        <w:rPr>
          <w:rFonts w:cstheme="minorHAnsi"/>
          <w:rtl/>
        </w:rPr>
      </w:pPr>
      <w:r w:rsidRPr="00310D09">
        <w:rPr>
          <w:rFonts w:cstheme="minorHAnsi"/>
          <w:rtl/>
        </w:rPr>
        <w:t xml:space="preserve">ולכן היינו צריכים לחפש כמה פעמיים ובעוד מקומות עד שהגענו לתוצאה המבוקשת </w:t>
      </w:r>
    </w:p>
    <w:p w14:paraId="70390100" w14:textId="1CEDB731" w:rsidR="00310D09" w:rsidRPr="00310D09" w:rsidRDefault="00364E97" w:rsidP="0090232D">
      <w:pPr>
        <w:bidi w:val="0"/>
        <w:jc w:val="both"/>
        <w:rPr>
          <w:rFonts w:cstheme="minorHAnsi"/>
        </w:rPr>
      </w:pPr>
      <w:hyperlink r:id="rId86"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1F6BBA43" w:rsidR="00310D09" w:rsidRPr="00310D09" w:rsidRDefault="00310D09" w:rsidP="0090232D">
      <w:pPr>
        <w:jc w:val="both"/>
        <w:rPr>
          <w:rFonts w:cstheme="minorHAnsi"/>
          <w:rtl/>
        </w:rPr>
      </w:pPr>
      <w:r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097405"/>
                    </a:xfrm>
                    <a:prstGeom prst="rect">
                      <a:avLst/>
                    </a:prstGeom>
                  </pic:spPr>
                </pic:pic>
              </a:graphicData>
            </a:graphic>
          </wp:inline>
        </w:drawing>
      </w:r>
    </w:p>
    <w:p w14:paraId="4C7D9A62" w14:textId="46F130DA" w:rsidR="00310D09" w:rsidRPr="00310D09" w:rsidRDefault="00310D09" w:rsidP="0090232D">
      <w:pPr>
        <w:jc w:val="both"/>
        <w:rPr>
          <w:rFonts w:cstheme="minorHAnsi"/>
          <w:rtl/>
        </w:rPr>
      </w:pPr>
      <w:r w:rsidRPr="00310D09">
        <w:rPr>
          <w:rFonts w:cstheme="minorHAnsi"/>
          <w:rtl/>
        </w:rPr>
        <w:t>וכאן ניתן לראות את השינוי</w:t>
      </w:r>
    </w:p>
    <w:p w14:paraId="0998864F" w14:textId="6F293C04"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565400"/>
                    </a:xfrm>
                    <a:prstGeom prst="rect">
                      <a:avLst/>
                    </a:prstGeom>
                  </pic:spPr>
                </pic:pic>
              </a:graphicData>
            </a:graphic>
          </wp:inline>
        </w:drawing>
      </w:r>
    </w:p>
    <w:p w14:paraId="3B653CF9" w14:textId="31E9C357" w:rsidR="00310D09" w:rsidRPr="00310D09" w:rsidRDefault="00310D09" w:rsidP="0090232D">
      <w:pPr>
        <w:jc w:val="both"/>
        <w:rPr>
          <w:rFonts w:cstheme="minorHAnsi"/>
          <w:rtl/>
        </w:rPr>
      </w:pPr>
    </w:p>
    <w:p w14:paraId="35E0DFBE" w14:textId="086354BA" w:rsidR="00310D09" w:rsidRPr="00310D09" w:rsidRDefault="00310D09" w:rsidP="0090232D">
      <w:pPr>
        <w:jc w:val="both"/>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512A8176" w:rsidR="00310D09" w:rsidRPr="00310D09" w:rsidRDefault="00310D09" w:rsidP="0090232D">
      <w:pPr>
        <w:jc w:val="both"/>
        <w:rPr>
          <w:rFonts w:cstheme="minorHAnsi"/>
          <w:rtl/>
        </w:rPr>
      </w:pPr>
      <w:r w:rsidRPr="00310D09">
        <w:rPr>
          <w:rFonts w:cstheme="minorHAnsi"/>
          <w:rtl/>
        </w:rPr>
        <w:t>לאחר הרצת הסקריפט קיבלנו את התוצאה הבאה</w:t>
      </w:r>
    </w:p>
    <w:p w14:paraId="4F358975" w14:textId="53144124" w:rsidR="00310D09" w:rsidRPr="00310D09" w:rsidRDefault="00310D09" w:rsidP="0090232D">
      <w:pPr>
        <w:jc w:val="both"/>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609215"/>
                    </a:xfrm>
                    <a:prstGeom prst="rect">
                      <a:avLst/>
                    </a:prstGeom>
                  </pic:spPr>
                </pic:pic>
              </a:graphicData>
            </a:graphic>
          </wp:inline>
        </w:drawing>
      </w:r>
    </w:p>
    <w:p w14:paraId="53E71E0D" w14:textId="2EB42F8E" w:rsidR="00310D09" w:rsidRPr="00310D09" w:rsidRDefault="00310D09" w:rsidP="0090232D">
      <w:pPr>
        <w:jc w:val="both"/>
        <w:rPr>
          <w:rFonts w:cstheme="minorHAnsi"/>
          <w:rtl/>
        </w:rPr>
      </w:pPr>
      <w:r w:rsidRPr="00310D09">
        <w:rPr>
          <w:rFonts w:cstheme="minorHAnsi"/>
          <w:rtl/>
        </w:rPr>
        <w:t>974 שורות בטבלה</w:t>
      </w:r>
    </w:p>
    <w:p w14:paraId="4FE4C6B9" w14:textId="69BBAF4D" w:rsidR="00310D09" w:rsidRPr="00310D09" w:rsidRDefault="00310D09" w:rsidP="0090232D">
      <w:pPr>
        <w:jc w:val="both"/>
        <w:rPr>
          <w:rFonts w:cstheme="minorHAnsi"/>
          <w:rtl/>
        </w:rPr>
      </w:pPr>
    </w:p>
    <w:p w14:paraId="1DA46050" w14:textId="36F1F090" w:rsidR="00310D09" w:rsidRPr="00310D09" w:rsidRDefault="00310D09" w:rsidP="0090232D">
      <w:pPr>
        <w:jc w:val="both"/>
        <w:rPr>
          <w:rtl/>
        </w:rPr>
      </w:pPr>
    </w:p>
    <w:p w14:paraId="36FA7C0E" w14:textId="3E14F8F6" w:rsidR="008E5199" w:rsidRDefault="00C013AB" w:rsidP="0090232D">
      <w:pPr>
        <w:pStyle w:val="2"/>
        <w:jc w:val="both"/>
        <w:rPr>
          <w:rtl/>
        </w:rPr>
      </w:pPr>
      <w:bookmarkStart w:id="152" w:name="_Toc4588483"/>
      <w:r>
        <w:rPr>
          <w:rFonts w:hint="cs"/>
          <w:rtl/>
        </w:rPr>
        <w:t>5</w:t>
      </w:r>
      <w:r w:rsidR="00CE062A">
        <w:rPr>
          <w:rFonts w:hint="cs"/>
          <w:rtl/>
        </w:rPr>
        <w:t>.4</w:t>
      </w:r>
      <w:r>
        <w:rPr>
          <w:rFonts w:hint="cs"/>
          <w:rtl/>
        </w:rPr>
        <w:t xml:space="preserve"> </w:t>
      </w:r>
      <w:r w:rsidR="00D772B6">
        <w:rPr>
          <w:rFonts w:hint="cs"/>
          <w:rtl/>
        </w:rPr>
        <w:t>רווחים אישיים מהפרויקט</w:t>
      </w:r>
      <w:bookmarkEnd w:id="152"/>
    </w:p>
    <w:p w14:paraId="22766078" w14:textId="4C12D98D"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בזמן העבודה על הפרויקט</w:t>
      </w:r>
      <w:r>
        <w:rPr>
          <w:rFonts w:ascii="Calibri" w:hAnsi="Calibri" w:cs="Calibri"/>
          <w:sz w:val="26"/>
          <w:szCs w:val="26"/>
          <w:rtl/>
        </w:rPr>
        <w:t>, עברנו תהליך שלם של גילוי ולמידה. העבודה הייתה</w:t>
      </w:r>
    </w:p>
    <w:p w14:paraId="1C169CA1" w14:textId="1E7611DA"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עצמאית ודרשה מאתנו להשתמש בידע שנרכש בקורסים שונים לאורך הלימודים</w:t>
      </w:r>
      <w:r>
        <w:rPr>
          <w:rFonts w:ascii="Calibri" w:hAnsi="Calibri" w:cs="Calibri" w:hint="cs"/>
          <w:sz w:val="26"/>
          <w:szCs w:val="26"/>
          <w:rtl/>
        </w:rPr>
        <w:t xml:space="preserve"> ושילובם זה בזה, יחד עם זאת נדרשנו</w:t>
      </w:r>
      <w:r>
        <w:rPr>
          <w:rFonts w:ascii="Calibri" w:hAnsi="Calibri" w:cs="Calibri"/>
          <w:sz w:val="26"/>
          <w:szCs w:val="26"/>
          <w:rtl/>
        </w:rPr>
        <w:t xml:space="preserve"> ולרכוש</w:t>
      </w:r>
      <w:r>
        <w:rPr>
          <w:rFonts w:ascii="Calibri" w:hAnsi="Calibri" w:cs="Calibri" w:hint="cs"/>
          <w:sz w:val="26"/>
          <w:szCs w:val="26"/>
          <w:rtl/>
        </w:rPr>
        <w:t xml:space="preserve"> </w:t>
      </w:r>
      <w:r>
        <w:rPr>
          <w:rFonts w:ascii="Calibri" w:hAnsi="Calibri" w:cs="Calibri"/>
          <w:sz w:val="26"/>
          <w:szCs w:val="26"/>
          <w:rtl/>
        </w:rPr>
        <w:t>ידע חדש תוך כדי הפיתוח ולהגיע לכדי יצירה מוגמרת העונה על כלל דרישות הפרויקט</w:t>
      </w:r>
      <w:r>
        <w:rPr>
          <w:rFonts w:ascii="Calibri" w:hAnsi="Calibri" w:cs="Calibri"/>
          <w:sz w:val="26"/>
          <w:szCs w:val="26"/>
        </w:rPr>
        <w:t>.</w:t>
      </w:r>
    </w:p>
    <w:p w14:paraId="366D50CA" w14:textId="63FB3490"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רכשנו ידע רב וכלים רבים בתחום פיתוח</w:t>
      </w:r>
      <w:r>
        <w:rPr>
          <w:rFonts w:ascii="Calibri" w:hAnsi="Calibri" w:cs="Calibri"/>
          <w:sz w:val="26"/>
          <w:szCs w:val="26"/>
        </w:rPr>
        <w:t xml:space="preserve"> WEB  </w:t>
      </w:r>
      <w:r w:rsidR="00F13FDF">
        <w:rPr>
          <w:rFonts w:ascii="Calibri" w:hAnsi="Calibri" w:cs="Calibri"/>
          <w:sz w:val="26"/>
          <w:szCs w:val="26"/>
        </w:rPr>
        <w:t>&amp; Cloud</w:t>
      </w:r>
      <w:r w:rsidR="007F2C7A">
        <w:rPr>
          <w:rFonts w:ascii="Calibri" w:hAnsi="Calibri" w:cs="Calibri"/>
          <w:sz w:val="26"/>
          <w:szCs w:val="26"/>
        </w:rPr>
        <w:t xml:space="preserve"> </w:t>
      </w:r>
      <w:r>
        <w:rPr>
          <w:rFonts w:ascii="Calibri" w:hAnsi="Calibri" w:cs="Calibri"/>
          <w:sz w:val="26"/>
          <w:szCs w:val="26"/>
          <w:rtl/>
        </w:rPr>
        <w:t>תחום מבוקש שהולך ותופס תאוצה עם</w:t>
      </w:r>
      <w:r w:rsidR="007F2C7A">
        <w:rPr>
          <w:rFonts w:ascii="Calibri" w:hAnsi="Calibri" w:cs="Calibri" w:hint="cs"/>
          <w:sz w:val="26"/>
          <w:szCs w:val="26"/>
          <w:rtl/>
        </w:rPr>
        <w:t xml:space="preserve"> </w:t>
      </w:r>
      <w:r>
        <w:rPr>
          <w:rFonts w:ascii="Calibri" w:hAnsi="Calibri" w:cs="Calibri"/>
          <w:sz w:val="26"/>
          <w:szCs w:val="26"/>
          <w:rtl/>
        </w:rPr>
        <w:t xml:space="preserve">השנים, צברנו ניסיון רב שעתיד לתרום לנו בהמשך הדרך. </w:t>
      </w:r>
    </w:p>
    <w:p w14:paraId="08C5748D" w14:textId="65CB92A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בשלבי התכנון וכן במהלך</w:t>
      </w:r>
      <w:r w:rsidR="007F2C7A">
        <w:rPr>
          <w:rFonts w:ascii="Calibri" w:hAnsi="Calibri" w:cs="Calibri" w:hint="cs"/>
          <w:sz w:val="26"/>
          <w:szCs w:val="26"/>
          <w:rtl/>
        </w:rPr>
        <w:t xml:space="preserve"> </w:t>
      </w:r>
      <w:r>
        <w:rPr>
          <w:rFonts w:ascii="Calibri" w:hAnsi="Calibri" w:cs="Calibri"/>
          <w:sz w:val="26"/>
          <w:szCs w:val="26"/>
          <w:rtl/>
        </w:rPr>
        <w:t>העבודה, למדנו רבות על ארכיטקטורת הפיתוח ועל המודלים השונים איתם עבדנו</w:t>
      </w:r>
      <w:r>
        <w:rPr>
          <w:rFonts w:ascii="Calibri" w:hAnsi="Calibri" w:cs="Calibri"/>
          <w:sz w:val="26"/>
          <w:szCs w:val="26"/>
        </w:rPr>
        <w:t>.</w:t>
      </w:r>
    </w:p>
    <w:p w14:paraId="1A15054A"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המערכת פותחה באמצעות </w:t>
      </w:r>
      <w:proofErr w:type="spellStart"/>
      <w:r>
        <w:rPr>
          <w:rFonts w:ascii="Calibri" w:hAnsi="Calibri" w:cs="Calibri"/>
          <w:sz w:val="26"/>
          <w:szCs w:val="26"/>
          <w:rtl/>
        </w:rPr>
        <w:t>טכלונוגיות</w:t>
      </w:r>
      <w:proofErr w:type="spellEnd"/>
      <w:r>
        <w:rPr>
          <w:rFonts w:ascii="Calibri" w:hAnsi="Calibri" w:cs="Calibri"/>
          <w:sz w:val="26"/>
          <w:szCs w:val="26"/>
          <w:rtl/>
        </w:rPr>
        <w:t xml:space="preserve"> שונות, חלקן הכרנו ונדרשנו להעמיק את ההכרות</w:t>
      </w:r>
    </w:p>
    <w:p w14:paraId="3378A6F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איתן וחלקן היו חדשות עבורנו, בתחילת העבודה על הפרויקט כחלק מההכנות לקראתו</w:t>
      </w:r>
      <w:r>
        <w:rPr>
          <w:rFonts w:ascii="Calibri" w:hAnsi="Calibri" w:cs="Calibri"/>
          <w:sz w:val="26"/>
          <w:szCs w:val="26"/>
        </w:rPr>
        <w:t>,</w:t>
      </w:r>
    </w:p>
    <w:p w14:paraId="36AA760D"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אותן, וכן במשך הפרויקט כשהיה צורך להשתמש בטכנולוגיות חדשות נוספות. בכל</w:t>
      </w:r>
    </w:p>
    <w:p w14:paraId="6CF0B3D3" w14:textId="0599CC9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שלב עברנו על הקוד שכתבנו</w:t>
      </w:r>
      <w:r w:rsidR="007F2C7A">
        <w:rPr>
          <w:rFonts w:ascii="Calibri" w:hAnsi="Calibri" w:cs="Calibri" w:hint="cs"/>
          <w:sz w:val="26"/>
          <w:szCs w:val="26"/>
          <w:rtl/>
        </w:rPr>
        <w:t xml:space="preserve"> </w:t>
      </w:r>
      <w:r>
        <w:rPr>
          <w:rFonts w:ascii="Calibri" w:hAnsi="Calibri" w:cs="Calibri"/>
          <w:sz w:val="26"/>
          <w:szCs w:val="26"/>
          <w:rtl/>
        </w:rPr>
        <w:t>וביצענו שיפורים ותיקונים</w:t>
      </w:r>
      <w:r w:rsidR="007F2C7A">
        <w:rPr>
          <w:rFonts w:ascii="Calibri" w:hAnsi="Calibri" w:cs="Calibri" w:hint="cs"/>
          <w:sz w:val="26"/>
          <w:szCs w:val="26"/>
          <w:rtl/>
        </w:rPr>
        <w:t xml:space="preserve"> </w:t>
      </w:r>
      <w:r>
        <w:rPr>
          <w:rFonts w:ascii="Calibri" w:hAnsi="Calibri" w:cs="Calibri"/>
          <w:sz w:val="26"/>
          <w:szCs w:val="26"/>
          <w:rtl/>
        </w:rPr>
        <w:t>על מנת להגיע למקסימום יעילות</w:t>
      </w:r>
      <w:r>
        <w:rPr>
          <w:rFonts w:ascii="Calibri" w:hAnsi="Calibri" w:cs="Calibri"/>
          <w:sz w:val="26"/>
          <w:szCs w:val="26"/>
        </w:rPr>
        <w:t>.</w:t>
      </w:r>
    </w:p>
    <w:p w14:paraId="692F8F00"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הלמידה הראשונית לאחר ההכרות עם השפות השונות וסביבת הפיתוח, הייתה כיצד</w:t>
      </w:r>
    </w:p>
    <w:p w14:paraId="748B91B0"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להעביר את דרישות </w:t>
      </w:r>
      <w:r w:rsidR="007F2C7A">
        <w:rPr>
          <w:rFonts w:ascii="Calibri" w:hAnsi="Calibri" w:cs="Calibri" w:hint="cs"/>
          <w:sz w:val="26"/>
          <w:szCs w:val="26"/>
          <w:rtl/>
        </w:rPr>
        <w:t>החברה</w:t>
      </w:r>
      <w:r>
        <w:rPr>
          <w:rFonts w:ascii="Calibri" w:hAnsi="Calibri" w:cs="Calibri"/>
          <w:sz w:val="26"/>
          <w:szCs w:val="26"/>
          <w:rtl/>
        </w:rPr>
        <w:t xml:space="preserve"> מתיאוריה למעשה. ניתוח דרישותיה, תחקור חוזר ונשנה אודות</w:t>
      </w:r>
      <w:r w:rsidR="007F2C7A">
        <w:rPr>
          <w:rFonts w:ascii="Calibri" w:hAnsi="Calibri" w:cs="Calibri" w:hint="cs"/>
          <w:sz w:val="26"/>
          <w:szCs w:val="26"/>
          <w:rtl/>
        </w:rPr>
        <w:t xml:space="preserve"> </w:t>
      </w:r>
      <w:r>
        <w:rPr>
          <w:rFonts w:ascii="Calibri" w:hAnsi="Calibri" w:cs="Calibri"/>
          <w:sz w:val="26"/>
          <w:szCs w:val="26"/>
          <w:rtl/>
        </w:rPr>
        <w:t xml:space="preserve">הפרטים הקטנים והמכלול ותרגומן לשפת הקוד. </w:t>
      </w:r>
    </w:p>
    <w:p w14:paraId="03D0D6D2" w14:textId="5E3C092C"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כיצד לחפש פתרונות לבעיות</w:t>
      </w:r>
      <w:r w:rsidR="007F2C7A">
        <w:rPr>
          <w:rFonts w:ascii="Calibri" w:hAnsi="Calibri" w:cs="Calibri" w:hint="cs"/>
          <w:sz w:val="26"/>
          <w:szCs w:val="26"/>
          <w:rtl/>
        </w:rPr>
        <w:t xml:space="preserve"> </w:t>
      </w:r>
      <w:r>
        <w:rPr>
          <w:rFonts w:ascii="Calibri" w:hAnsi="Calibri" w:cs="Calibri"/>
          <w:sz w:val="26"/>
          <w:szCs w:val="26"/>
          <w:rtl/>
        </w:rPr>
        <w:t>במרחב האינטרנטי</w:t>
      </w:r>
      <w:r w:rsidR="007F2C7A">
        <w:rPr>
          <w:rStyle w:val="ab"/>
          <w:rFonts w:ascii="Calibri" w:hAnsi="Calibri" w:cs="Calibri"/>
          <w:sz w:val="26"/>
          <w:szCs w:val="26"/>
          <w:rtl/>
        </w:rPr>
        <w:footnoteReference w:id="24"/>
      </w:r>
      <w:r>
        <w:rPr>
          <w:rFonts w:ascii="Calibri" w:hAnsi="Calibri" w:cs="Calibri"/>
          <w:sz w:val="26"/>
          <w:szCs w:val="26"/>
          <w:rtl/>
        </w:rPr>
        <w:t xml:space="preserve"> ומתי וכיצד למצוא פתרון יצירתי עצמאי</w:t>
      </w:r>
      <w:r>
        <w:rPr>
          <w:rFonts w:ascii="Calibri" w:hAnsi="Calibri" w:cs="Calibri"/>
          <w:sz w:val="26"/>
          <w:szCs w:val="26"/>
        </w:rPr>
        <w:t>.</w:t>
      </w:r>
    </w:p>
    <w:p w14:paraId="7DCDDC5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פעמים רבות חשבנו על מספר דרכי פתרון עבור משימה או בעיה שעלתה ונדרשנו לנהל</w:t>
      </w:r>
    </w:p>
    <w:p w14:paraId="4416C169" w14:textId="75508A38"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דיון מושכל עם עצמנו בנוגע ליתרונות ולחסרונות שבכל דרך, ולבצע בחירה מתאימה</w:t>
      </w:r>
      <w:r w:rsidR="007F2C7A">
        <w:rPr>
          <w:rFonts w:ascii="Calibri" w:hAnsi="Calibri" w:cs="Calibri" w:hint="cs"/>
          <w:sz w:val="26"/>
          <w:szCs w:val="26"/>
          <w:rtl/>
        </w:rPr>
        <w:t>, על אף ש</w:t>
      </w:r>
      <w:r>
        <w:rPr>
          <w:rFonts w:ascii="Calibri" w:hAnsi="Calibri" w:cs="Calibri"/>
          <w:sz w:val="26"/>
          <w:szCs w:val="26"/>
          <w:rtl/>
        </w:rPr>
        <w:t xml:space="preserve">בפעמים מסוימות </w:t>
      </w:r>
      <w:r w:rsidR="007F2C7A">
        <w:rPr>
          <w:rFonts w:ascii="Calibri" w:hAnsi="Calibri" w:cs="Calibri" w:hint="cs"/>
          <w:sz w:val="26"/>
          <w:szCs w:val="26"/>
          <w:rtl/>
        </w:rPr>
        <w:t>מנכ"ל החברה הכריע על דרך מסוימת.</w:t>
      </w:r>
    </w:p>
    <w:p w14:paraId="17ACD76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העבודה על הפרויקט דרשה מאתנו כישורים נוספים כגון ניהול וחלוקה נכונה של זמן</w:t>
      </w:r>
      <w:r>
        <w:rPr>
          <w:rFonts w:ascii="Calibri" w:hAnsi="Calibri" w:cs="Calibri"/>
          <w:sz w:val="26"/>
          <w:szCs w:val="26"/>
        </w:rPr>
        <w:t>,</w:t>
      </w:r>
    </w:p>
    <w:p w14:paraId="0961F49A"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חשיבה מחוץ לקופסא. </w:t>
      </w:r>
    </w:p>
    <w:p w14:paraId="19418D35" w14:textId="77315E1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בתהליך שעברנו קיבלנו</w:t>
      </w:r>
      <w:r w:rsidR="007F2C7A">
        <w:rPr>
          <w:rFonts w:ascii="Calibri" w:hAnsi="Calibri" w:cs="Calibri" w:hint="cs"/>
          <w:sz w:val="26"/>
          <w:szCs w:val="26"/>
          <w:rtl/>
        </w:rPr>
        <w:t xml:space="preserve"> </w:t>
      </w:r>
      <w:r>
        <w:rPr>
          <w:rFonts w:ascii="Calibri" w:hAnsi="Calibri" w:cs="Calibri"/>
          <w:sz w:val="26"/>
          <w:szCs w:val="26"/>
          <w:rtl/>
        </w:rPr>
        <w:t>מושגים על אופן העבודה בשוק ועל ההתנהלות בתעשיית ההייטק ובפיתוח מיזמים מהשלב</w:t>
      </w:r>
      <w:r w:rsidR="007F2C7A">
        <w:rPr>
          <w:rFonts w:ascii="Calibri" w:hAnsi="Calibri" w:cs="Calibri" w:hint="cs"/>
          <w:sz w:val="26"/>
          <w:szCs w:val="26"/>
          <w:rtl/>
        </w:rPr>
        <w:t xml:space="preserve"> </w:t>
      </w:r>
      <w:r>
        <w:rPr>
          <w:rFonts w:ascii="Calibri" w:hAnsi="Calibri" w:cs="Calibri"/>
          <w:sz w:val="26"/>
          <w:szCs w:val="26"/>
          <w:rtl/>
        </w:rPr>
        <w:t>הרעיוני ועד לתוצר הסופי</w:t>
      </w:r>
      <w:r>
        <w:rPr>
          <w:rFonts w:ascii="Calibri" w:hAnsi="Calibri" w:cs="Calibri"/>
          <w:sz w:val="26"/>
          <w:szCs w:val="26"/>
        </w:rPr>
        <w:t>.</w:t>
      </w:r>
    </w:p>
    <w:p w14:paraId="02D2E1EE"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להעמיד את עצמנו בנעליהם של הלקוחות הפוטנציאלים, בכל שלב ערכנו תשאול לו</w:t>
      </w:r>
    </w:p>
    <w:p w14:paraId="65AC3089" w14:textId="7786CA23" w:rsidR="00CE062A" w:rsidRPr="00CE062A" w:rsidRDefault="005115E8" w:rsidP="0090232D">
      <w:pPr>
        <w:autoSpaceDE w:val="0"/>
        <w:autoSpaceDN w:val="0"/>
        <w:adjustRightInd w:val="0"/>
        <w:spacing w:after="0" w:line="240" w:lineRule="auto"/>
        <w:jc w:val="both"/>
      </w:pPr>
      <w:r>
        <w:rPr>
          <w:rFonts w:ascii="Calibri" w:hAnsi="Calibri" w:cs="Calibri"/>
          <w:sz w:val="26"/>
          <w:szCs w:val="26"/>
          <w:rtl/>
        </w:rPr>
        <w:t>הינו המשתמש</w:t>
      </w:r>
      <w:r w:rsidR="007F2C7A">
        <w:rPr>
          <w:rFonts w:ascii="Calibri" w:hAnsi="Calibri" w:cs="Calibri" w:hint="cs"/>
          <w:sz w:val="26"/>
          <w:szCs w:val="26"/>
          <w:rtl/>
        </w:rPr>
        <w:t xml:space="preserve"> איך הינו רוצים שזה יראה, מה </w:t>
      </w:r>
      <w:proofErr w:type="spellStart"/>
      <w:r w:rsidR="007F2C7A">
        <w:rPr>
          <w:rFonts w:ascii="Calibri" w:hAnsi="Calibri" w:cs="Calibri" w:hint="cs"/>
          <w:sz w:val="26"/>
          <w:szCs w:val="26"/>
          <w:rtl/>
        </w:rPr>
        <w:t>תיהיה</w:t>
      </w:r>
      <w:proofErr w:type="spellEnd"/>
      <w:r w:rsidR="007F2C7A">
        <w:rPr>
          <w:rFonts w:ascii="Calibri" w:hAnsi="Calibri" w:cs="Calibri" w:hint="cs"/>
          <w:sz w:val="26"/>
          <w:szCs w:val="26"/>
          <w:rtl/>
        </w:rPr>
        <w:t xml:space="preserve"> הפונקציונאליות, אילו דברים חסרים, אלו דברים מיותר</w:t>
      </w:r>
      <w:r w:rsidR="002A1ACC">
        <w:rPr>
          <w:rFonts w:ascii="Calibri" w:hAnsi="Calibri" w:cs="Calibri" w:hint="cs"/>
          <w:sz w:val="26"/>
          <w:szCs w:val="26"/>
          <w:rtl/>
        </w:rPr>
        <w:t>ים</w:t>
      </w:r>
      <w:r w:rsidR="007F2C7A">
        <w:rPr>
          <w:rFonts w:ascii="Calibri" w:hAnsi="Calibri" w:cs="Calibri" w:hint="cs"/>
          <w:sz w:val="26"/>
          <w:szCs w:val="26"/>
          <w:rtl/>
        </w:rPr>
        <w:t xml:space="preserve"> </w:t>
      </w:r>
      <w:proofErr w:type="spellStart"/>
      <w:r w:rsidR="007F2C7A">
        <w:rPr>
          <w:rFonts w:ascii="Calibri" w:hAnsi="Calibri" w:cs="Calibri" w:hint="cs"/>
          <w:sz w:val="26"/>
          <w:szCs w:val="26"/>
          <w:rtl/>
        </w:rPr>
        <w:t>וכו</w:t>
      </w:r>
      <w:proofErr w:type="spellEnd"/>
      <w:r w:rsidR="007F2C7A">
        <w:rPr>
          <w:rFonts w:ascii="Calibri" w:hAnsi="Calibri" w:cs="Calibri" w:hint="cs"/>
          <w:sz w:val="26"/>
          <w:szCs w:val="26"/>
          <w:rtl/>
        </w:rPr>
        <w:t>.</w:t>
      </w:r>
    </w:p>
    <w:p w14:paraId="61C8AFE5" w14:textId="412BE2A1" w:rsidR="00D772B6" w:rsidRDefault="00C013AB" w:rsidP="0090232D">
      <w:pPr>
        <w:pStyle w:val="1"/>
        <w:jc w:val="both"/>
        <w:rPr>
          <w:rtl/>
        </w:rPr>
      </w:pPr>
      <w:bookmarkStart w:id="153" w:name="_Toc4588484"/>
      <w:r>
        <w:rPr>
          <w:rFonts w:hint="cs"/>
          <w:rtl/>
        </w:rPr>
        <w:t xml:space="preserve">6. </w:t>
      </w:r>
      <w:r w:rsidR="004C3DF2">
        <w:rPr>
          <w:rFonts w:hint="cs"/>
          <w:rtl/>
        </w:rPr>
        <w:t>סיכום</w:t>
      </w:r>
      <w:bookmarkEnd w:id="153"/>
    </w:p>
    <w:p w14:paraId="4BA1FF1F" w14:textId="3716514B" w:rsidR="00281751" w:rsidRDefault="00281751" w:rsidP="0090232D">
      <w:pPr>
        <w:jc w:val="both"/>
        <w:rPr>
          <w:rtl/>
        </w:rPr>
      </w:pPr>
    </w:p>
    <w:p w14:paraId="6936C5CC" w14:textId="2B563C7B" w:rsidR="00281751" w:rsidRDefault="00293480" w:rsidP="0090232D">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 xml:space="preserve">ב"ה </w:t>
      </w:r>
      <w:r w:rsidR="00281751">
        <w:rPr>
          <w:rFonts w:ascii="Calibri" w:hAnsi="Calibri" w:cs="Calibri"/>
          <w:sz w:val="26"/>
          <w:szCs w:val="26"/>
          <w:rtl/>
        </w:rPr>
        <w:t>הפרויקט הגיע לסיומו ועמד בציפיות ובמטרות שיועדו לאחר מאמצים</w:t>
      </w:r>
      <w:r w:rsidR="0024592F">
        <w:rPr>
          <w:rFonts w:ascii="Calibri" w:hAnsi="Calibri" w:cs="Calibri" w:hint="cs"/>
          <w:sz w:val="26"/>
          <w:szCs w:val="26"/>
          <w:rtl/>
        </w:rPr>
        <w:t xml:space="preserve"> </w:t>
      </w:r>
      <w:r w:rsidR="00281751">
        <w:rPr>
          <w:rFonts w:ascii="Calibri" w:hAnsi="Calibri" w:cs="Calibri"/>
          <w:sz w:val="26"/>
          <w:szCs w:val="26"/>
          <w:rtl/>
        </w:rPr>
        <w:t>והשקעה רבה. לכל אורך הפיתוח נעשו מאמצים לייצר מערכת איכותית, שימושית ונוחה</w:t>
      </w:r>
    </w:p>
    <w:p w14:paraId="754F12AD"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לתפעול תוך מימוש מודלי תכנות נאותים ויישום עקרונות ונושאים אשר נרכשו במהלך</w:t>
      </w:r>
    </w:p>
    <w:p w14:paraId="758C627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התואר</w:t>
      </w:r>
      <w:r>
        <w:rPr>
          <w:rFonts w:ascii="Calibri" w:hAnsi="Calibri" w:cs="Calibri"/>
          <w:sz w:val="26"/>
          <w:szCs w:val="26"/>
        </w:rPr>
        <w:t xml:space="preserve"> .</w:t>
      </w:r>
    </w:p>
    <w:p w14:paraId="25A982F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מכל שלב במהלך הפיתוח למדנו רבות, העשרנו את הידע הטכנולוגי וההנדסי שלנו בתחום</w:t>
      </w:r>
    </w:p>
    <w:p w14:paraId="7311DF38"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הפיתוח בכלל ובפיתוח מערכת ושרת בפרט</w:t>
      </w:r>
      <w:r>
        <w:rPr>
          <w:rFonts w:ascii="Calibri" w:hAnsi="Calibri" w:cs="Calibri"/>
          <w:sz w:val="26"/>
          <w:szCs w:val="26"/>
        </w:rPr>
        <w:t>.</w:t>
      </w:r>
    </w:p>
    <w:p w14:paraId="0FAD6EF8" w14:textId="77777777" w:rsidR="00281751" w:rsidRDefault="00281751" w:rsidP="0090232D">
      <w:pPr>
        <w:autoSpaceDE w:val="0"/>
        <w:autoSpaceDN w:val="0"/>
        <w:adjustRightInd w:val="0"/>
        <w:spacing w:after="0" w:line="240" w:lineRule="auto"/>
        <w:jc w:val="both"/>
        <w:rPr>
          <w:rFonts w:ascii="ArialMT" w:hAnsi="Calibri" w:cs="ArialMT"/>
        </w:rPr>
      </w:pPr>
      <w:r>
        <w:rPr>
          <w:rFonts w:ascii="Calibri" w:hAnsi="Calibri" w:cs="Calibri"/>
          <w:sz w:val="26"/>
          <w:szCs w:val="26"/>
          <w:rtl/>
        </w:rPr>
        <w:t>במסגרת הפרויקט הוענק לנו ידע רב בנושאים שונים מעולם ההיי טק ומשוק העבודה</w:t>
      </w:r>
      <w:r>
        <w:rPr>
          <w:rFonts w:ascii="Calibri" w:hAnsi="Calibri" w:cs="Calibri"/>
          <w:sz w:val="26"/>
          <w:szCs w:val="26"/>
        </w:rPr>
        <w:t xml:space="preserve">. </w:t>
      </w:r>
      <w:r>
        <w:rPr>
          <w:rFonts w:ascii="ArialMT" w:hAnsi="Calibri" w:cs="ArialMT"/>
        </w:rPr>
        <w:t>-</w:t>
      </w:r>
    </w:p>
    <w:p w14:paraId="0B86CAE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במהלך הפיתוח למדנו רבות על חשיבות העמידה בדרישות הלקוח ויכולת להתמודד עם</w:t>
      </w:r>
    </w:p>
    <w:p w14:paraId="4D21E8B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שינויים לא צפויים, שימוש בטכנולוגיות חדשות, עמידה בלוח זמנים משתנה ויכולת למידה</w:t>
      </w:r>
    </w:p>
    <w:p w14:paraId="28E9793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עצמית</w:t>
      </w:r>
      <w:r>
        <w:rPr>
          <w:rFonts w:ascii="Calibri" w:hAnsi="Calibri" w:cs="Calibri"/>
          <w:sz w:val="26"/>
          <w:szCs w:val="26"/>
        </w:rPr>
        <w:t>.</w:t>
      </w:r>
    </w:p>
    <w:p w14:paraId="7ABF736D" w14:textId="77777777" w:rsidR="00281751" w:rsidRDefault="00281751"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במהלך הפרויקט הועלו קשיים אשר את פתרונם</w:t>
      </w:r>
      <w:r>
        <w:rPr>
          <w:rFonts w:ascii="Calibri" w:hAnsi="Calibri" w:cs="Calibri" w:hint="cs"/>
          <w:sz w:val="26"/>
          <w:szCs w:val="26"/>
          <w:rtl/>
        </w:rPr>
        <w:t xml:space="preserve"> </w:t>
      </w:r>
      <w:r>
        <w:rPr>
          <w:rFonts w:ascii="Calibri" w:hAnsi="Calibri" w:cs="Calibri"/>
          <w:sz w:val="26"/>
          <w:szCs w:val="26"/>
          <w:rtl/>
        </w:rPr>
        <w:t xml:space="preserve">מצאנו על ידי חיפוש </w:t>
      </w:r>
      <w:r>
        <w:rPr>
          <w:rFonts w:ascii="Calibri" w:hAnsi="Calibri" w:cs="Calibri" w:hint="cs"/>
          <w:sz w:val="26"/>
          <w:szCs w:val="26"/>
          <w:rtl/>
        </w:rPr>
        <w:t>רחב ברחבי האינטרנט (מתוך הכוונה לעולם תעשיית ההיי-טק ששם כל החיפושים נעשים ברחבי האינטרנט ולא ע"י ספרים)</w:t>
      </w:r>
      <w:r>
        <w:rPr>
          <w:rFonts w:ascii="Calibri" w:hAnsi="Calibri" w:cs="Calibri"/>
          <w:sz w:val="26"/>
          <w:szCs w:val="26"/>
          <w:rtl/>
        </w:rPr>
        <w:t xml:space="preserve">. </w:t>
      </w:r>
    </w:p>
    <w:p w14:paraId="2202E2B3" w14:textId="292ED195"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עשינו את מירב</w:t>
      </w:r>
      <w:r>
        <w:rPr>
          <w:rFonts w:ascii="Calibri" w:hAnsi="Calibri" w:cs="Calibri"/>
          <w:sz w:val="26"/>
          <w:szCs w:val="26"/>
        </w:rPr>
        <w:t xml:space="preserve"> </w:t>
      </w:r>
      <w:r>
        <w:rPr>
          <w:rFonts w:ascii="Calibri" w:hAnsi="Calibri" w:cs="Calibri"/>
          <w:sz w:val="26"/>
          <w:szCs w:val="26"/>
          <w:rtl/>
        </w:rPr>
        <w:t>המאמצים על מנת לצלוח את האתגרים והקשיים בכוחות עצמנו בכדי לרכוש ניסיון</w:t>
      </w:r>
      <w:r>
        <w:rPr>
          <w:rFonts w:ascii="Calibri" w:hAnsi="Calibri" w:cs="Calibri" w:hint="cs"/>
          <w:sz w:val="26"/>
          <w:szCs w:val="26"/>
          <w:rtl/>
        </w:rPr>
        <w:t xml:space="preserve"> </w:t>
      </w:r>
      <w:r>
        <w:rPr>
          <w:rFonts w:ascii="Calibri" w:hAnsi="Calibri" w:cs="Calibri"/>
          <w:sz w:val="26"/>
          <w:szCs w:val="26"/>
          <w:rtl/>
        </w:rPr>
        <w:t>בהתמודדות בפרויקט מסדר גודל כזה</w:t>
      </w:r>
      <w:r>
        <w:rPr>
          <w:rFonts w:ascii="Calibri" w:hAnsi="Calibri" w:cs="Calibri" w:hint="cs"/>
          <w:sz w:val="26"/>
          <w:szCs w:val="26"/>
          <w:rtl/>
        </w:rPr>
        <w:t xml:space="preserve"> ובסייעתא דשמיא עמדנו בכולם ללא עזרה</w:t>
      </w:r>
      <w:r>
        <w:rPr>
          <w:rFonts w:ascii="Calibri" w:hAnsi="Calibri" w:cs="Calibri"/>
          <w:sz w:val="26"/>
          <w:szCs w:val="26"/>
          <w:rtl/>
        </w:rPr>
        <w:t xml:space="preserve">. </w:t>
      </w:r>
    </w:p>
    <w:p w14:paraId="63BFABD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בפרויקט יישמנו את הידע שנרכש במהלך התואר. הבנו את הקשר בין הקורסים השונים</w:t>
      </w:r>
    </w:p>
    <w:p w14:paraId="4B2F530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ואת תפקידם בניהול פרויקט כולל. הידע והניסיון שנרכש במהלך הפרויקט עתיד לתרום לנו</w:t>
      </w:r>
    </w:p>
    <w:p w14:paraId="719044A5"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רבות בהמשך</w:t>
      </w:r>
      <w:r>
        <w:rPr>
          <w:rFonts w:ascii="Calibri" w:hAnsi="Calibri" w:cs="Calibri"/>
          <w:sz w:val="26"/>
          <w:szCs w:val="26"/>
        </w:rPr>
        <w:t xml:space="preserve"> .</w:t>
      </w:r>
    </w:p>
    <w:p w14:paraId="6E398548" w14:textId="1712B4DC" w:rsidR="00281751" w:rsidRPr="00281751" w:rsidRDefault="00281751" w:rsidP="0090232D">
      <w:pPr>
        <w:autoSpaceDE w:val="0"/>
        <w:autoSpaceDN w:val="0"/>
        <w:adjustRightInd w:val="0"/>
        <w:spacing w:after="0" w:line="240" w:lineRule="auto"/>
        <w:jc w:val="both"/>
      </w:pPr>
      <w:r>
        <w:rPr>
          <w:rFonts w:ascii="Calibri" w:hAnsi="Calibri" w:cs="Calibri"/>
          <w:sz w:val="26"/>
          <w:szCs w:val="26"/>
          <w:rtl/>
        </w:rPr>
        <w:t xml:space="preserve">נסכם ונאמר, </w:t>
      </w:r>
      <w:r>
        <w:rPr>
          <w:rFonts w:ascii="Calibri" w:hAnsi="Calibri" w:cs="Calibri" w:hint="cs"/>
          <w:sz w:val="26"/>
          <w:szCs w:val="26"/>
          <w:rtl/>
        </w:rPr>
        <w:t>כי אנחנו מרגישים כי הפרויקט תרם המון ליכולות הלמידה העצמית שלנו וההתמודדות עם הקשיים באופן עצמאי וכמובן תרם גם לניסיון שצברנו בתחום מבוקש בתעשייה.</w:t>
      </w:r>
    </w:p>
    <w:p w14:paraId="7A57A0E3" w14:textId="30402810" w:rsidR="00843CFA" w:rsidRDefault="00C013AB" w:rsidP="0090232D">
      <w:pPr>
        <w:pStyle w:val="1"/>
        <w:jc w:val="both"/>
      </w:pPr>
      <w:bookmarkStart w:id="154" w:name="_Toc4588485"/>
      <w:r>
        <w:rPr>
          <w:rFonts w:hint="cs"/>
          <w:rtl/>
        </w:rPr>
        <w:t xml:space="preserve">7. </w:t>
      </w:r>
      <w:proofErr w:type="spellStart"/>
      <w:r w:rsidR="004C3DF2">
        <w:rPr>
          <w:rFonts w:hint="cs"/>
          <w:rtl/>
        </w:rPr>
        <w:t>ביביליוגרפיה</w:t>
      </w:r>
      <w:bookmarkEnd w:id="154"/>
      <w:proofErr w:type="spellEnd"/>
    </w:p>
    <w:p w14:paraId="120861E7" w14:textId="77777777" w:rsidR="006D45A9" w:rsidRDefault="006D45A9" w:rsidP="0090232D">
      <w:pPr>
        <w:pStyle w:val="a7"/>
        <w:jc w:val="both"/>
        <w:rPr>
          <w:rFonts w:cstheme="minorHAnsi"/>
          <w:sz w:val="24"/>
          <w:szCs w:val="24"/>
          <w:rtl/>
        </w:rPr>
      </w:pPr>
    </w:p>
    <w:p w14:paraId="63E8B7D0" w14:textId="751E1C6F" w:rsidR="00B05902" w:rsidRPr="00B05902" w:rsidRDefault="00364E97" w:rsidP="00B05902">
      <w:pPr>
        <w:pStyle w:val="a7"/>
        <w:numPr>
          <w:ilvl w:val="0"/>
          <w:numId w:val="18"/>
        </w:numPr>
        <w:bidi w:val="0"/>
        <w:jc w:val="both"/>
        <w:rPr>
          <w:rFonts w:cstheme="minorHAnsi"/>
          <w:sz w:val="24"/>
          <w:szCs w:val="24"/>
        </w:rPr>
      </w:pPr>
      <w:hyperlink r:id="rId90" w:history="1">
        <w:r w:rsidR="00B05902" w:rsidRPr="00B05902">
          <w:rPr>
            <w:rStyle w:val="Hyperlink"/>
            <w:rFonts w:cstheme="minorHAnsi"/>
            <w:sz w:val="24"/>
            <w:szCs w:val="24"/>
          </w:rPr>
          <w:t>https://www.synerion.co.il/hr_recruitment</w:t>
        </w:r>
        <w:r w:rsidR="00B05902" w:rsidRPr="00B05902">
          <w:rPr>
            <w:rStyle w:val="Hyperlink"/>
            <w:rFonts w:cs="Calibri"/>
            <w:sz w:val="24"/>
            <w:szCs w:val="24"/>
            <w:rtl/>
          </w:rPr>
          <w:t>/</w:t>
        </w:r>
      </w:hyperlink>
    </w:p>
    <w:p w14:paraId="37796968" w14:textId="51FD52B7" w:rsidR="00B05902" w:rsidRPr="00B05902" w:rsidRDefault="00364E97" w:rsidP="00B05902">
      <w:pPr>
        <w:pStyle w:val="a7"/>
        <w:numPr>
          <w:ilvl w:val="0"/>
          <w:numId w:val="18"/>
        </w:numPr>
        <w:bidi w:val="0"/>
        <w:jc w:val="both"/>
        <w:rPr>
          <w:rFonts w:cstheme="minorHAnsi"/>
          <w:sz w:val="24"/>
          <w:szCs w:val="24"/>
        </w:rPr>
      </w:pPr>
      <w:hyperlink r:id="rId91" w:history="1">
        <w:r w:rsidR="00B05902" w:rsidRPr="00B05902">
          <w:rPr>
            <w:rStyle w:val="Hyperlink"/>
            <w:rFonts w:cstheme="minorHAnsi"/>
            <w:sz w:val="24"/>
            <w:szCs w:val="24"/>
          </w:rPr>
          <w:t>https://g-rafa.co.il/60131-2ai-is-now-analyzing-candidates-facial-expressions-during-video-job-interviews</w:t>
        </w:r>
        <w:r w:rsidR="00B05902" w:rsidRPr="00B05902">
          <w:rPr>
            <w:rStyle w:val="Hyperlink"/>
            <w:rFonts w:cstheme="minorHAnsi"/>
            <w:sz w:val="24"/>
            <w:szCs w:val="24"/>
            <w:rtl/>
          </w:rPr>
          <w:t>/</w:t>
        </w:r>
      </w:hyperlink>
    </w:p>
    <w:p w14:paraId="47CD9E96" w14:textId="2C6644EF" w:rsidR="00B05902" w:rsidRPr="00B05902" w:rsidRDefault="00364E97" w:rsidP="00B05902">
      <w:pPr>
        <w:pStyle w:val="a7"/>
        <w:numPr>
          <w:ilvl w:val="0"/>
          <w:numId w:val="18"/>
        </w:numPr>
        <w:bidi w:val="0"/>
        <w:jc w:val="both"/>
        <w:rPr>
          <w:rFonts w:cstheme="minorHAnsi"/>
          <w:sz w:val="24"/>
          <w:szCs w:val="24"/>
        </w:rPr>
      </w:pPr>
      <w:hyperlink r:id="rId92" w:history="1">
        <w:r w:rsidR="00B05902" w:rsidRPr="00B05902">
          <w:rPr>
            <w:rStyle w:val="Hyperlink"/>
            <w:rFonts w:cstheme="minorHAnsi"/>
            <w:sz w:val="24"/>
            <w:szCs w:val="24"/>
          </w:rPr>
          <w:t>https://www.ibm.com/support/knowledgecenter/en/SSAL2T_9.1.0/com.ibm.cics.tx.doc/concepts/c_clnt_sevr_model.html</w:t>
        </w:r>
      </w:hyperlink>
    </w:p>
    <w:p w14:paraId="3649B83C" w14:textId="68CFAFD0" w:rsidR="00B05902" w:rsidRPr="00B05902" w:rsidRDefault="00364E97" w:rsidP="00B05902">
      <w:pPr>
        <w:pStyle w:val="a7"/>
        <w:numPr>
          <w:ilvl w:val="0"/>
          <w:numId w:val="18"/>
        </w:numPr>
        <w:bidi w:val="0"/>
        <w:jc w:val="both"/>
        <w:rPr>
          <w:rFonts w:cstheme="minorHAnsi"/>
          <w:sz w:val="24"/>
          <w:szCs w:val="24"/>
        </w:rPr>
      </w:pPr>
      <w:hyperlink r:id="rId93" w:history="1">
        <w:r w:rsidR="00B05902" w:rsidRPr="00B05902">
          <w:rPr>
            <w:rStyle w:val="Hyperlink"/>
            <w:rFonts w:cstheme="minorHAnsi"/>
            <w:sz w:val="24"/>
            <w:szCs w:val="24"/>
          </w:rPr>
          <w:t>https://en.wikipedia.org/wiki/Client%E2%80%93server_model</w:t>
        </w:r>
      </w:hyperlink>
      <w:r w:rsidR="00B05902" w:rsidRPr="00B05902">
        <w:rPr>
          <w:rFonts w:cstheme="minorHAnsi"/>
          <w:sz w:val="24"/>
          <w:szCs w:val="24"/>
          <w:rtl/>
        </w:rPr>
        <w:t xml:space="preserve"> </w:t>
      </w:r>
    </w:p>
    <w:p w14:paraId="452DA42C" w14:textId="2F7CD88F" w:rsidR="00B05902" w:rsidRPr="00B05902" w:rsidRDefault="00364E97" w:rsidP="00B05902">
      <w:pPr>
        <w:pStyle w:val="a7"/>
        <w:numPr>
          <w:ilvl w:val="0"/>
          <w:numId w:val="18"/>
        </w:numPr>
        <w:bidi w:val="0"/>
        <w:jc w:val="both"/>
        <w:rPr>
          <w:rFonts w:cstheme="minorHAnsi"/>
          <w:sz w:val="24"/>
          <w:szCs w:val="24"/>
        </w:rPr>
      </w:pPr>
      <w:hyperlink r:id="rId94" w:history="1">
        <w:r w:rsidR="00B05902" w:rsidRPr="00B05902">
          <w:rPr>
            <w:rStyle w:val="Hyperlink"/>
            <w:rFonts w:cstheme="minorHAnsi"/>
            <w:sz w:val="24"/>
            <w:szCs w:val="24"/>
          </w:rPr>
          <w:t>http://webmaster.org.il/articles/how-does-server-side-works</w:t>
        </w:r>
      </w:hyperlink>
      <w:r w:rsidR="00B05902" w:rsidRPr="00B05902">
        <w:rPr>
          <w:rFonts w:cstheme="minorHAnsi"/>
          <w:sz w:val="24"/>
          <w:szCs w:val="24"/>
          <w:rtl/>
        </w:rPr>
        <w:t xml:space="preserve"> </w:t>
      </w:r>
    </w:p>
    <w:p w14:paraId="030005AD" w14:textId="56E30F1F" w:rsidR="00B05902" w:rsidRPr="00B05902" w:rsidRDefault="00364E97" w:rsidP="00B05902">
      <w:pPr>
        <w:pStyle w:val="a7"/>
        <w:numPr>
          <w:ilvl w:val="0"/>
          <w:numId w:val="18"/>
        </w:numPr>
        <w:bidi w:val="0"/>
        <w:jc w:val="both"/>
        <w:rPr>
          <w:rFonts w:cstheme="minorHAnsi"/>
          <w:sz w:val="24"/>
          <w:szCs w:val="24"/>
        </w:rPr>
      </w:pPr>
      <w:hyperlink r:id="rId95" w:history="1">
        <w:r w:rsidR="00B05902" w:rsidRPr="00B05902">
          <w:rPr>
            <w:rStyle w:val="Hyperlink"/>
            <w:rFonts w:cstheme="minorHAnsi"/>
            <w:sz w:val="24"/>
            <w:szCs w:val="24"/>
          </w:rPr>
          <w:t>https://en.wikipedia.org/wiki/Client-side</w:t>
        </w:r>
      </w:hyperlink>
    </w:p>
    <w:p w14:paraId="32E68195" w14:textId="0005A0B7" w:rsidR="00B05902" w:rsidRPr="00B05902" w:rsidRDefault="00364E97" w:rsidP="00B05902">
      <w:pPr>
        <w:pStyle w:val="a7"/>
        <w:numPr>
          <w:ilvl w:val="0"/>
          <w:numId w:val="18"/>
        </w:numPr>
        <w:bidi w:val="0"/>
        <w:jc w:val="both"/>
        <w:rPr>
          <w:rFonts w:cstheme="minorHAnsi"/>
          <w:sz w:val="24"/>
          <w:szCs w:val="24"/>
        </w:rPr>
      </w:pPr>
      <w:hyperlink r:id="rId96" w:history="1">
        <w:r w:rsidR="00B05902" w:rsidRPr="00B05902">
          <w:rPr>
            <w:rStyle w:val="Hyperlink"/>
            <w:rFonts w:cstheme="minorHAnsi"/>
            <w:sz w:val="24"/>
            <w:szCs w:val="24"/>
          </w:rPr>
          <w:t>https://skillcrush.com/2012/07/30/client-side-vs-server-side</w:t>
        </w:r>
        <w:r w:rsidR="00B05902" w:rsidRPr="00B05902">
          <w:rPr>
            <w:rStyle w:val="Hyperlink"/>
            <w:rFonts w:cstheme="minorHAnsi"/>
            <w:sz w:val="24"/>
            <w:szCs w:val="24"/>
            <w:rtl/>
          </w:rPr>
          <w:t>/</w:t>
        </w:r>
      </w:hyperlink>
    </w:p>
    <w:p w14:paraId="500612C3" w14:textId="398AEFF2" w:rsidR="00B05902" w:rsidRPr="00B05902" w:rsidRDefault="00364E97" w:rsidP="00B05902">
      <w:pPr>
        <w:pStyle w:val="a7"/>
        <w:numPr>
          <w:ilvl w:val="0"/>
          <w:numId w:val="18"/>
        </w:numPr>
        <w:bidi w:val="0"/>
        <w:jc w:val="both"/>
        <w:rPr>
          <w:rFonts w:cstheme="minorHAnsi"/>
          <w:sz w:val="24"/>
          <w:szCs w:val="24"/>
        </w:rPr>
      </w:pPr>
      <w:hyperlink r:id="rId97" w:history="1">
        <w:r w:rsidR="00B05902" w:rsidRPr="00B05902">
          <w:rPr>
            <w:rStyle w:val="Hyperlink"/>
            <w:rFonts w:cstheme="minorHAnsi"/>
            <w:sz w:val="24"/>
            <w:szCs w:val="24"/>
          </w:rPr>
          <w:t>https://confluence.jetbrains.com/display/PYH/Getting+Started+with+PyCharm</w:t>
        </w:r>
      </w:hyperlink>
    </w:p>
    <w:p w14:paraId="140AA752" w14:textId="46F16DA1" w:rsidR="00B05902" w:rsidRPr="00B05902" w:rsidRDefault="00364E97" w:rsidP="00B05902">
      <w:pPr>
        <w:pStyle w:val="a7"/>
        <w:numPr>
          <w:ilvl w:val="0"/>
          <w:numId w:val="18"/>
        </w:numPr>
        <w:bidi w:val="0"/>
        <w:jc w:val="both"/>
        <w:rPr>
          <w:rFonts w:cstheme="minorHAnsi"/>
          <w:sz w:val="24"/>
          <w:szCs w:val="24"/>
        </w:rPr>
      </w:pPr>
      <w:hyperlink r:id="rId98" w:history="1">
        <w:r w:rsidR="00B05902" w:rsidRPr="00B05902">
          <w:rPr>
            <w:rStyle w:val="Hyperlink"/>
            <w:rFonts w:cstheme="minorHAnsi"/>
            <w:sz w:val="24"/>
            <w:szCs w:val="24"/>
          </w:rPr>
          <w:t>https://he.wikipedia.org/wiki/Notepad%2B%2B</w:t>
        </w:r>
      </w:hyperlink>
    </w:p>
    <w:p w14:paraId="77C1BE84" w14:textId="4AFE1A75" w:rsidR="00B05902" w:rsidRPr="00B05902" w:rsidRDefault="00364E97" w:rsidP="00B05902">
      <w:pPr>
        <w:pStyle w:val="a7"/>
        <w:numPr>
          <w:ilvl w:val="0"/>
          <w:numId w:val="18"/>
        </w:numPr>
        <w:bidi w:val="0"/>
        <w:jc w:val="both"/>
        <w:rPr>
          <w:rFonts w:cstheme="minorHAnsi"/>
          <w:sz w:val="24"/>
          <w:szCs w:val="24"/>
        </w:rPr>
      </w:pPr>
      <w:hyperlink r:id="rId99" w:history="1">
        <w:r w:rsidR="00B05902" w:rsidRPr="00B05902">
          <w:rPr>
            <w:rStyle w:val="Hyperlink"/>
            <w:rFonts w:cstheme="minorHAnsi"/>
            <w:sz w:val="24"/>
            <w:szCs w:val="24"/>
          </w:rPr>
          <w:t>http://www.sitqad.co.il/%D7%90%D7%A0%D7%9C%D7%99%D7%A1%D7%98-%D7%9E%D7%A0%D7%94%D7%9C-bi-%D7%9E%D7%97%D7%A4%D7%A9-%D7%9C%D7%A2%D7%A0%D7%95%D7%AA-%D7%A2%D7%9C-%D7%A9%D7%90%D7%9C%D7%95%D7%AA-%D7%91%D7%9E%D7%94%D7%99%D7%A8</w:t>
        </w:r>
        <w:r w:rsidR="00B05902" w:rsidRPr="00B05902">
          <w:rPr>
            <w:rStyle w:val="Hyperlink"/>
            <w:rFonts w:cstheme="minorHAnsi"/>
            <w:sz w:val="24"/>
            <w:szCs w:val="24"/>
            <w:rtl/>
          </w:rPr>
          <w:t>/</w:t>
        </w:r>
      </w:hyperlink>
    </w:p>
    <w:p w14:paraId="5EB6C3F7" w14:textId="59CAA07C" w:rsidR="00B05902" w:rsidRPr="00B05902" w:rsidRDefault="00364E97" w:rsidP="00B05902">
      <w:pPr>
        <w:pStyle w:val="a7"/>
        <w:numPr>
          <w:ilvl w:val="0"/>
          <w:numId w:val="18"/>
        </w:numPr>
        <w:bidi w:val="0"/>
        <w:jc w:val="both"/>
        <w:rPr>
          <w:rFonts w:cstheme="minorHAnsi"/>
          <w:sz w:val="24"/>
          <w:szCs w:val="24"/>
        </w:rPr>
      </w:pPr>
      <w:hyperlink r:id="rId100" w:history="1">
        <w:r w:rsidR="00B05902" w:rsidRPr="00B05902">
          <w:rPr>
            <w:rStyle w:val="Hyperlink"/>
            <w:rFonts w:cstheme="minorHAnsi"/>
            <w:sz w:val="24"/>
            <w:szCs w:val="24"/>
          </w:rPr>
          <w:t>https://www.naya-college.co.il/%D7%9E%D7%94-%D7%96%D7%94-tableau</w:t>
        </w:r>
        <w:r w:rsidR="00B05902" w:rsidRPr="00B05902">
          <w:rPr>
            <w:rStyle w:val="Hyperlink"/>
            <w:rFonts w:cstheme="minorHAnsi"/>
            <w:sz w:val="24"/>
            <w:szCs w:val="24"/>
            <w:rtl/>
          </w:rPr>
          <w:t>/</w:t>
        </w:r>
      </w:hyperlink>
    </w:p>
    <w:p w14:paraId="2488B7DE" w14:textId="598C1C51" w:rsidR="00B05902" w:rsidRPr="00B05902" w:rsidRDefault="00364E97" w:rsidP="00B05902">
      <w:pPr>
        <w:pStyle w:val="a7"/>
        <w:numPr>
          <w:ilvl w:val="0"/>
          <w:numId w:val="18"/>
        </w:numPr>
        <w:bidi w:val="0"/>
        <w:jc w:val="both"/>
        <w:rPr>
          <w:rFonts w:cstheme="minorHAnsi"/>
          <w:sz w:val="24"/>
          <w:szCs w:val="24"/>
        </w:rPr>
      </w:pPr>
      <w:hyperlink r:id="rId101" w:history="1">
        <w:r w:rsidR="00B05902" w:rsidRPr="00B05902">
          <w:rPr>
            <w:rStyle w:val="Hyperlink"/>
            <w:rFonts w:cstheme="minorHAnsi"/>
            <w:sz w:val="24"/>
            <w:szCs w:val="24"/>
          </w:rPr>
          <w:t>https://he.wikipedia.org/wiki/%D7%90%D7%AA%D7%A8_%D7%90%D7%99%D7%A0%D7%98%D7%A8%D7%A0%D7%98</w:t>
        </w:r>
      </w:hyperlink>
    </w:p>
    <w:p w14:paraId="2C029106" w14:textId="05AF6F0B" w:rsidR="00B05902" w:rsidRPr="00B05902" w:rsidRDefault="00364E97" w:rsidP="00B05902">
      <w:pPr>
        <w:pStyle w:val="a7"/>
        <w:numPr>
          <w:ilvl w:val="0"/>
          <w:numId w:val="18"/>
        </w:numPr>
        <w:bidi w:val="0"/>
        <w:jc w:val="both"/>
        <w:rPr>
          <w:rFonts w:cstheme="minorHAnsi"/>
          <w:sz w:val="24"/>
          <w:szCs w:val="24"/>
        </w:rPr>
      </w:pPr>
      <w:hyperlink r:id="rId102"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798250B1" w14:textId="542FB550" w:rsidR="00B05902" w:rsidRPr="00B05902" w:rsidRDefault="00364E97" w:rsidP="00B05902">
      <w:pPr>
        <w:pStyle w:val="a7"/>
        <w:numPr>
          <w:ilvl w:val="0"/>
          <w:numId w:val="18"/>
        </w:numPr>
        <w:bidi w:val="0"/>
        <w:jc w:val="both"/>
        <w:rPr>
          <w:rFonts w:cstheme="minorHAnsi"/>
          <w:sz w:val="24"/>
          <w:szCs w:val="24"/>
        </w:rPr>
      </w:pPr>
      <w:hyperlink r:id="rId103" w:history="1">
        <w:r w:rsidR="00B05902" w:rsidRPr="00B05902">
          <w:rPr>
            <w:rStyle w:val="Hyperlink"/>
            <w:rFonts w:cstheme="minorHAnsi"/>
            <w:sz w:val="24"/>
            <w:szCs w:val="24"/>
          </w:rPr>
          <w:t>https://internet-israel.com/category/%D7%9E%D7%93%D7%A8%D7%99%D7%9B%D7%99%D7%9D/node-js-%D7%9E%D7%93%D7%A8%D7%99%D7%9B%D7%99%D7%9D</w:t>
        </w:r>
        <w:r w:rsidR="00B05902" w:rsidRPr="00B05902">
          <w:rPr>
            <w:rStyle w:val="Hyperlink"/>
            <w:rFonts w:cstheme="minorHAnsi"/>
            <w:sz w:val="24"/>
            <w:szCs w:val="24"/>
            <w:rtl/>
          </w:rPr>
          <w:t>/</w:t>
        </w:r>
      </w:hyperlink>
    </w:p>
    <w:p w14:paraId="175E9B60" w14:textId="3E5A0B2E" w:rsidR="00B05902" w:rsidRPr="00B05902" w:rsidRDefault="00364E97" w:rsidP="00B05902">
      <w:pPr>
        <w:pStyle w:val="a7"/>
        <w:numPr>
          <w:ilvl w:val="0"/>
          <w:numId w:val="18"/>
        </w:numPr>
        <w:bidi w:val="0"/>
        <w:jc w:val="both"/>
        <w:rPr>
          <w:rFonts w:cstheme="minorHAnsi"/>
          <w:sz w:val="24"/>
          <w:szCs w:val="24"/>
        </w:rPr>
      </w:pPr>
      <w:hyperlink r:id="rId104" w:history="1">
        <w:r w:rsidR="00B05902" w:rsidRPr="00B05902">
          <w:rPr>
            <w:rStyle w:val="Hyperlink"/>
            <w:rFonts w:cstheme="minorHAnsi"/>
            <w:sz w:val="24"/>
            <w:szCs w:val="24"/>
          </w:rPr>
          <w:t>https://en.wikipedia.org/wiki/Firebase</w:t>
        </w:r>
      </w:hyperlink>
    </w:p>
    <w:p w14:paraId="237B7C22" w14:textId="62CC250C" w:rsidR="00B05902" w:rsidRPr="00B05902" w:rsidRDefault="00364E97" w:rsidP="00B05902">
      <w:pPr>
        <w:pStyle w:val="a7"/>
        <w:numPr>
          <w:ilvl w:val="0"/>
          <w:numId w:val="18"/>
        </w:numPr>
        <w:bidi w:val="0"/>
        <w:jc w:val="both"/>
        <w:rPr>
          <w:rFonts w:cstheme="minorHAnsi"/>
          <w:sz w:val="24"/>
          <w:szCs w:val="24"/>
        </w:rPr>
      </w:pPr>
      <w:hyperlink r:id="rId105" w:history="1">
        <w:r w:rsidR="00B05902" w:rsidRPr="00B05902">
          <w:rPr>
            <w:rStyle w:val="Hyperlink"/>
            <w:rFonts w:cstheme="minorHAnsi"/>
            <w:sz w:val="24"/>
            <w:szCs w:val="24"/>
          </w:rPr>
          <w:t>http://meta-pa.blogspot.com/2017/08/firebase.html</w:t>
        </w:r>
      </w:hyperlink>
    </w:p>
    <w:p w14:paraId="5355D80D" w14:textId="72363F6A" w:rsidR="00B05902" w:rsidRPr="00B05902" w:rsidRDefault="00364E97" w:rsidP="00B05902">
      <w:pPr>
        <w:pStyle w:val="a7"/>
        <w:numPr>
          <w:ilvl w:val="0"/>
          <w:numId w:val="18"/>
        </w:numPr>
        <w:bidi w:val="0"/>
        <w:jc w:val="both"/>
        <w:rPr>
          <w:rFonts w:cstheme="minorHAnsi"/>
          <w:sz w:val="24"/>
          <w:szCs w:val="24"/>
        </w:rPr>
      </w:pPr>
      <w:hyperlink r:id="rId106" w:history="1">
        <w:r w:rsidR="00B05902" w:rsidRPr="00B05902">
          <w:rPr>
            <w:rStyle w:val="Hyperlink"/>
            <w:rFonts w:cstheme="minorHAnsi"/>
            <w:sz w:val="24"/>
            <w:szCs w:val="24"/>
          </w:rPr>
          <w:t>https://www.israelclouds.com/glossary</w:t>
        </w:r>
      </w:hyperlink>
    </w:p>
    <w:p w14:paraId="1F4E514D" w14:textId="4A812526" w:rsidR="00B05902" w:rsidRPr="00B05902" w:rsidRDefault="00364E97" w:rsidP="00B05902">
      <w:pPr>
        <w:pStyle w:val="a7"/>
        <w:numPr>
          <w:ilvl w:val="0"/>
          <w:numId w:val="18"/>
        </w:numPr>
        <w:bidi w:val="0"/>
        <w:jc w:val="both"/>
        <w:rPr>
          <w:rFonts w:cstheme="minorHAnsi"/>
          <w:sz w:val="24"/>
          <w:szCs w:val="24"/>
        </w:rPr>
      </w:pPr>
      <w:hyperlink r:id="rId107" w:history="1">
        <w:r w:rsidR="00B05902" w:rsidRPr="00B05902">
          <w:rPr>
            <w:rStyle w:val="Hyperlink"/>
            <w:rFonts w:cstheme="minorHAnsi"/>
            <w:sz w:val="24"/>
            <w:szCs w:val="24"/>
          </w:rPr>
          <w:t>https://aws.amazon.com/rds</w:t>
        </w:r>
        <w:r w:rsidR="00B05902" w:rsidRPr="00B05902">
          <w:rPr>
            <w:rStyle w:val="Hyperlink"/>
            <w:rFonts w:cstheme="minorHAnsi"/>
            <w:sz w:val="24"/>
            <w:szCs w:val="24"/>
            <w:rtl/>
          </w:rPr>
          <w:t>/</w:t>
        </w:r>
      </w:hyperlink>
    </w:p>
    <w:p w14:paraId="1A91C400" w14:textId="1D12CAB0" w:rsidR="00B05902" w:rsidRPr="00B05902" w:rsidRDefault="00364E97" w:rsidP="00B05902">
      <w:pPr>
        <w:pStyle w:val="a7"/>
        <w:numPr>
          <w:ilvl w:val="0"/>
          <w:numId w:val="18"/>
        </w:numPr>
        <w:bidi w:val="0"/>
        <w:jc w:val="both"/>
        <w:rPr>
          <w:rFonts w:cstheme="minorHAnsi"/>
          <w:sz w:val="24"/>
          <w:szCs w:val="24"/>
        </w:rPr>
      </w:pPr>
      <w:hyperlink r:id="rId108" w:history="1">
        <w:r w:rsidR="00B05902" w:rsidRPr="00B05902">
          <w:rPr>
            <w:rStyle w:val="Hyperlink"/>
            <w:rFonts w:cstheme="minorHAnsi"/>
            <w:sz w:val="24"/>
            <w:szCs w:val="24"/>
          </w:rPr>
          <w:t>https://he.wikipedia.org/wiki/Amazon_Web_Services</w:t>
        </w:r>
      </w:hyperlink>
    </w:p>
    <w:p w14:paraId="65190359" w14:textId="52E5FB8A" w:rsidR="00B05902" w:rsidRPr="00B05902" w:rsidRDefault="00364E97" w:rsidP="00B05902">
      <w:pPr>
        <w:pStyle w:val="a7"/>
        <w:numPr>
          <w:ilvl w:val="0"/>
          <w:numId w:val="18"/>
        </w:numPr>
        <w:bidi w:val="0"/>
        <w:jc w:val="both"/>
        <w:rPr>
          <w:rFonts w:cstheme="minorHAnsi"/>
          <w:sz w:val="24"/>
          <w:szCs w:val="24"/>
        </w:rPr>
      </w:pPr>
      <w:hyperlink r:id="rId109" w:history="1">
        <w:r w:rsidR="00B05902" w:rsidRPr="00B05902">
          <w:rPr>
            <w:rStyle w:val="Hyperlink"/>
            <w:rFonts w:cstheme="minorHAnsi"/>
            <w:sz w:val="24"/>
            <w:szCs w:val="24"/>
          </w:rPr>
          <w:t>https://dapps.co.il/%D7%A9%D7%99%D7%A8%D7%95%D7%AA%D7%99-%D7%94%D7%A2%D7%A0%D7%9F-%D7%A9%D7%9C-amazon-%D7%A9%D7%90%D7%AA%D7%9D-%D7%97%D7%99%D7%99%D7%91%D7%99%D7%9D-%D7%9C%D7%94%D7%9B%D7%99%D7%A8-%D7%95%D7%93%D7%A8%D7%9B</w:t>
        </w:r>
        <w:r w:rsidR="00B05902" w:rsidRPr="00B05902">
          <w:rPr>
            <w:rStyle w:val="Hyperlink"/>
            <w:rFonts w:cstheme="minorHAnsi"/>
            <w:sz w:val="24"/>
            <w:szCs w:val="24"/>
            <w:rtl/>
          </w:rPr>
          <w:t>/</w:t>
        </w:r>
      </w:hyperlink>
    </w:p>
    <w:p w14:paraId="0BA254E3" w14:textId="621892D3" w:rsidR="00B05902" w:rsidRPr="00B05902" w:rsidRDefault="00364E97" w:rsidP="00B05902">
      <w:pPr>
        <w:pStyle w:val="a7"/>
        <w:numPr>
          <w:ilvl w:val="0"/>
          <w:numId w:val="18"/>
        </w:numPr>
        <w:bidi w:val="0"/>
        <w:jc w:val="both"/>
        <w:rPr>
          <w:rFonts w:cstheme="minorHAnsi"/>
          <w:sz w:val="24"/>
          <w:szCs w:val="24"/>
        </w:rPr>
      </w:pPr>
      <w:hyperlink r:id="rId110" w:history="1">
        <w:r w:rsidR="00B05902" w:rsidRPr="00B05902">
          <w:rPr>
            <w:rStyle w:val="Hyperlink"/>
            <w:rFonts w:cstheme="minorHAnsi"/>
            <w:sz w:val="24"/>
            <w:szCs w:val="24"/>
          </w:rPr>
          <w:t>https://www.matrix.co.il/About/Pages/amazon.aspx</w:t>
        </w:r>
      </w:hyperlink>
    </w:p>
    <w:p w14:paraId="6D9F3CFD" w14:textId="0F966B22" w:rsidR="00B05902" w:rsidRPr="00B05902" w:rsidRDefault="00364E97" w:rsidP="00B05902">
      <w:pPr>
        <w:pStyle w:val="a7"/>
        <w:numPr>
          <w:ilvl w:val="0"/>
          <w:numId w:val="18"/>
        </w:numPr>
        <w:bidi w:val="0"/>
        <w:jc w:val="both"/>
        <w:rPr>
          <w:rFonts w:cstheme="minorHAnsi"/>
          <w:sz w:val="24"/>
          <w:szCs w:val="24"/>
        </w:rPr>
      </w:pPr>
      <w:hyperlink r:id="rId111" w:history="1">
        <w:r w:rsidR="00B05902" w:rsidRPr="00B05902">
          <w:rPr>
            <w:rStyle w:val="Hyperlink"/>
            <w:rFonts w:cstheme="minorHAnsi"/>
            <w:sz w:val="24"/>
            <w:szCs w:val="24"/>
          </w:rPr>
          <w:t>https://www.mrcoral.co.il/%D7%9E%D7%94-%D7%96%D7%94-git-%D7%92%D7%99%D7%98</w:t>
        </w:r>
        <w:r w:rsidR="00B05902" w:rsidRPr="00B05902">
          <w:rPr>
            <w:rStyle w:val="Hyperlink"/>
            <w:rFonts w:cstheme="minorHAnsi"/>
            <w:sz w:val="24"/>
            <w:szCs w:val="24"/>
            <w:rtl/>
          </w:rPr>
          <w:t>/</w:t>
        </w:r>
      </w:hyperlink>
    </w:p>
    <w:p w14:paraId="10F39C6A" w14:textId="17ABBCAB" w:rsidR="00B05902" w:rsidRPr="00B05902" w:rsidRDefault="00364E97" w:rsidP="00B05902">
      <w:pPr>
        <w:pStyle w:val="a7"/>
        <w:numPr>
          <w:ilvl w:val="0"/>
          <w:numId w:val="18"/>
        </w:numPr>
        <w:bidi w:val="0"/>
        <w:jc w:val="both"/>
        <w:rPr>
          <w:rFonts w:cstheme="minorHAnsi"/>
          <w:sz w:val="24"/>
          <w:szCs w:val="24"/>
        </w:rPr>
      </w:pPr>
      <w:hyperlink r:id="rId112" w:history="1">
        <w:r w:rsidR="00B05902" w:rsidRPr="00B05902">
          <w:rPr>
            <w:rStyle w:val="Hyperlink"/>
            <w:rFonts w:cstheme="minorHAnsi"/>
            <w:sz w:val="24"/>
            <w:szCs w:val="24"/>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00B05902" w:rsidRPr="00B05902">
          <w:rPr>
            <w:rStyle w:val="Hyperlink"/>
            <w:rFonts w:cstheme="minorHAnsi"/>
            <w:sz w:val="24"/>
            <w:szCs w:val="24"/>
            <w:rtl/>
          </w:rPr>
          <w:t>/</w:t>
        </w:r>
      </w:hyperlink>
    </w:p>
    <w:p w14:paraId="6CC45490" w14:textId="720E7B9B" w:rsidR="00B05902" w:rsidRPr="00B05902" w:rsidRDefault="00364E97" w:rsidP="00B05902">
      <w:pPr>
        <w:pStyle w:val="a7"/>
        <w:numPr>
          <w:ilvl w:val="0"/>
          <w:numId w:val="18"/>
        </w:numPr>
        <w:bidi w:val="0"/>
        <w:jc w:val="both"/>
        <w:rPr>
          <w:rFonts w:cstheme="minorHAnsi"/>
          <w:sz w:val="24"/>
          <w:szCs w:val="24"/>
        </w:rPr>
      </w:pPr>
      <w:hyperlink r:id="rId113" w:history="1">
        <w:r w:rsidR="00B05902" w:rsidRPr="00B05902">
          <w:rPr>
            <w:rStyle w:val="Hyperlink"/>
            <w:rFonts w:cstheme="minorHAnsi"/>
            <w:sz w:val="24"/>
            <w:szCs w:val="24"/>
          </w:rPr>
          <w:t>https://he.wikipedia.org/wiki/%D7%A7%D7%A0%D7%91%D7%9F</w:t>
        </w:r>
      </w:hyperlink>
    </w:p>
    <w:p w14:paraId="42ED1225" w14:textId="4EA496AE" w:rsidR="00B05902" w:rsidRPr="00B05902" w:rsidRDefault="00364E97" w:rsidP="00B05902">
      <w:pPr>
        <w:pStyle w:val="a7"/>
        <w:numPr>
          <w:ilvl w:val="0"/>
          <w:numId w:val="18"/>
        </w:numPr>
        <w:bidi w:val="0"/>
        <w:jc w:val="both"/>
        <w:rPr>
          <w:rFonts w:cstheme="minorHAnsi"/>
          <w:sz w:val="24"/>
          <w:szCs w:val="24"/>
        </w:rPr>
      </w:pPr>
      <w:hyperlink r:id="rId114" w:history="1">
        <w:r w:rsidR="00B05902" w:rsidRPr="00B05902">
          <w:rPr>
            <w:rStyle w:val="Hyperlink"/>
            <w:rFonts w:cstheme="minorHAnsi"/>
            <w:sz w:val="24"/>
            <w:szCs w:val="24"/>
          </w:rPr>
          <w:t>https://business-excellence.co.il/blog/513-kanban-system</w:t>
        </w:r>
      </w:hyperlink>
    </w:p>
    <w:p w14:paraId="1BDDFCC5" w14:textId="1AFCEDB6" w:rsidR="00B05902" w:rsidRPr="00B05902" w:rsidRDefault="00364E97" w:rsidP="00B05902">
      <w:pPr>
        <w:pStyle w:val="a7"/>
        <w:numPr>
          <w:ilvl w:val="0"/>
          <w:numId w:val="18"/>
        </w:numPr>
        <w:bidi w:val="0"/>
        <w:jc w:val="both"/>
        <w:rPr>
          <w:rFonts w:cstheme="minorHAnsi"/>
          <w:sz w:val="24"/>
          <w:szCs w:val="24"/>
        </w:rPr>
      </w:pPr>
      <w:hyperlink r:id="rId115" w:history="1">
        <w:r w:rsidR="00B05902" w:rsidRPr="00B05902">
          <w:rPr>
            <w:rStyle w:val="Hyperlink"/>
            <w:rFonts w:cstheme="minorHAnsi"/>
            <w:sz w:val="24"/>
            <w:szCs w:val="24"/>
          </w:rPr>
          <w:t>https://he.wikipedia.org/wiki/%D7%A7%D7%A0%D7%91%D7%9F</w:t>
        </w:r>
      </w:hyperlink>
    </w:p>
    <w:p w14:paraId="2E36D78D" w14:textId="264E1E12" w:rsidR="00B05902" w:rsidRPr="00B05902" w:rsidRDefault="00364E97" w:rsidP="00B05902">
      <w:pPr>
        <w:pStyle w:val="a7"/>
        <w:numPr>
          <w:ilvl w:val="0"/>
          <w:numId w:val="18"/>
        </w:numPr>
        <w:bidi w:val="0"/>
        <w:jc w:val="both"/>
        <w:rPr>
          <w:rFonts w:cstheme="minorHAnsi"/>
          <w:sz w:val="24"/>
          <w:szCs w:val="24"/>
        </w:rPr>
      </w:pPr>
      <w:hyperlink r:id="rId116" w:history="1">
        <w:r w:rsidR="00B05902" w:rsidRPr="00B05902">
          <w:rPr>
            <w:rStyle w:val="Hyperlink"/>
            <w:rFonts w:cstheme="minorHAnsi"/>
            <w:sz w:val="24"/>
            <w:szCs w:val="24"/>
          </w:rPr>
          <w:t>https://en.wikipedia.org/wiki/Kanban_(development</w:t>
        </w:r>
        <w:r w:rsidR="00B05902" w:rsidRPr="00B05902">
          <w:rPr>
            <w:rStyle w:val="Hyperlink"/>
            <w:rFonts w:cstheme="minorHAnsi"/>
            <w:sz w:val="24"/>
            <w:szCs w:val="24"/>
            <w:rtl/>
          </w:rPr>
          <w:t>)</w:t>
        </w:r>
      </w:hyperlink>
    </w:p>
    <w:p w14:paraId="08F808BA" w14:textId="70BC2B8A" w:rsidR="00B05902" w:rsidRPr="00B05902" w:rsidRDefault="00364E97" w:rsidP="00B05902">
      <w:pPr>
        <w:pStyle w:val="a7"/>
        <w:numPr>
          <w:ilvl w:val="0"/>
          <w:numId w:val="18"/>
        </w:numPr>
        <w:bidi w:val="0"/>
        <w:jc w:val="both"/>
        <w:rPr>
          <w:rFonts w:cstheme="minorHAnsi"/>
          <w:sz w:val="24"/>
          <w:szCs w:val="24"/>
        </w:rPr>
      </w:pPr>
      <w:hyperlink r:id="rId117" w:history="1">
        <w:r w:rsidR="00B05902" w:rsidRPr="00B05902">
          <w:rPr>
            <w:rStyle w:val="Hyperlink"/>
            <w:rFonts w:cstheme="minorHAnsi"/>
            <w:sz w:val="24"/>
            <w:szCs w:val="24"/>
          </w:rPr>
          <w:t>https://developers.google.com/web/tools/chrome-devtools</w:t>
        </w:r>
        <w:r w:rsidR="00B05902" w:rsidRPr="00B05902">
          <w:rPr>
            <w:rStyle w:val="Hyperlink"/>
            <w:rFonts w:cstheme="minorHAnsi"/>
            <w:sz w:val="24"/>
            <w:szCs w:val="24"/>
            <w:rtl/>
          </w:rPr>
          <w:t>/</w:t>
        </w:r>
      </w:hyperlink>
    </w:p>
    <w:p w14:paraId="2E738C81" w14:textId="205E657B" w:rsidR="00B05902" w:rsidRPr="00B05902" w:rsidRDefault="00364E97" w:rsidP="00B05902">
      <w:pPr>
        <w:pStyle w:val="a7"/>
        <w:numPr>
          <w:ilvl w:val="0"/>
          <w:numId w:val="18"/>
        </w:numPr>
        <w:bidi w:val="0"/>
        <w:jc w:val="both"/>
        <w:rPr>
          <w:rFonts w:cstheme="minorHAnsi"/>
          <w:sz w:val="24"/>
          <w:szCs w:val="24"/>
        </w:rPr>
      </w:pPr>
      <w:hyperlink r:id="rId118" w:history="1">
        <w:r w:rsidR="00B05902" w:rsidRPr="00B05902">
          <w:rPr>
            <w:rStyle w:val="Hyperlink"/>
            <w:rFonts w:cstheme="minorHAnsi"/>
            <w:sz w:val="24"/>
            <w:szCs w:val="24"/>
          </w:rPr>
          <w:t>http://www.bekaloot.co.il/%D7%9E%D7%93%D7%A8%D7%99%D7%9A-2321-%D7%90%D7%99%D7%9A%20%D7%9C%D7%93%D7%91%D7%92%20%D7%90%D7%AA%D7%A8%20%D7%90%D7%99%D7%A0%D7%98%D7%A8%D7%A0%D7%98%20%D7%91%D7%A2%D7%96%D7%A8%D7%AA%20%D7%92%D7%95%D7%92%D7%9C%20%D7%9B%D7%A8%D7%95%D7%9D.aspx</w:t>
        </w:r>
      </w:hyperlink>
    </w:p>
    <w:p w14:paraId="21E20EE7" w14:textId="747ABE32" w:rsidR="00B05902" w:rsidRPr="00B05902" w:rsidRDefault="00364E97" w:rsidP="00B05902">
      <w:pPr>
        <w:pStyle w:val="a7"/>
        <w:numPr>
          <w:ilvl w:val="0"/>
          <w:numId w:val="18"/>
        </w:numPr>
        <w:bidi w:val="0"/>
        <w:jc w:val="both"/>
        <w:rPr>
          <w:rFonts w:cstheme="minorHAnsi"/>
          <w:sz w:val="24"/>
          <w:szCs w:val="24"/>
        </w:rPr>
      </w:pPr>
      <w:hyperlink r:id="rId119" w:history="1">
        <w:r w:rsidR="00B05902" w:rsidRPr="00B05902">
          <w:rPr>
            <w:rStyle w:val="Hyperlink"/>
            <w:rFonts w:cstheme="minorHAnsi"/>
            <w:sz w:val="24"/>
            <w:szCs w:val="24"/>
          </w:rPr>
          <w:t>https://he.wikipedia.org/wiki/%D7%91%D7%A1%D7%99%D7%A1_%D7%A0%D7%AA%D7%95%D7%A0%D7%99%D7%9D</w:t>
        </w:r>
      </w:hyperlink>
    </w:p>
    <w:p w14:paraId="786265D1" w14:textId="340CE872" w:rsidR="00B05902" w:rsidRPr="00B05902" w:rsidRDefault="00364E97" w:rsidP="00B05902">
      <w:pPr>
        <w:pStyle w:val="a7"/>
        <w:numPr>
          <w:ilvl w:val="0"/>
          <w:numId w:val="18"/>
        </w:numPr>
        <w:bidi w:val="0"/>
        <w:jc w:val="both"/>
        <w:rPr>
          <w:rFonts w:cstheme="minorHAnsi"/>
          <w:sz w:val="24"/>
          <w:szCs w:val="24"/>
        </w:rPr>
      </w:pPr>
      <w:hyperlink r:id="rId120" w:history="1">
        <w:r w:rsidR="00B05902" w:rsidRPr="00B05902">
          <w:rPr>
            <w:rStyle w:val="Hyperlink"/>
            <w:rFonts w:cstheme="minorHAnsi"/>
            <w:sz w:val="24"/>
            <w:szCs w:val="24"/>
          </w:rPr>
          <w:t>https://en.wikipedia.org/wiki/Database</w:t>
        </w:r>
      </w:hyperlink>
    </w:p>
    <w:p w14:paraId="71E90214" w14:textId="115BA0DD" w:rsidR="00B05902" w:rsidRPr="00B05902" w:rsidRDefault="00364E97" w:rsidP="00B05902">
      <w:pPr>
        <w:pStyle w:val="a7"/>
        <w:numPr>
          <w:ilvl w:val="0"/>
          <w:numId w:val="18"/>
        </w:numPr>
        <w:bidi w:val="0"/>
        <w:jc w:val="both"/>
        <w:rPr>
          <w:rFonts w:cstheme="minorHAnsi"/>
          <w:sz w:val="24"/>
          <w:szCs w:val="24"/>
        </w:rPr>
      </w:pPr>
      <w:hyperlink r:id="rId121" w:history="1">
        <w:r w:rsidR="00B05902" w:rsidRPr="00B05902">
          <w:rPr>
            <w:rStyle w:val="Hyperlink"/>
            <w:rFonts w:cstheme="minorHAnsi"/>
            <w:sz w:val="24"/>
            <w:szCs w:val="24"/>
          </w:rPr>
          <w:t>https://searchsqlserver.techtarget.com/definition/database</w:t>
        </w:r>
      </w:hyperlink>
    </w:p>
    <w:p w14:paraId="13019C8C" w14:textId="1EAE7683" w:rsidR="00B05902" w:rsidRPr="00B05902" w:rsidRDefault="00364E97" w:rsidP="00B05902">
      <w:pPr>
        <w:pStyle w:val="a7"/>
        <w:numPr>
          <w:ilvl w:val="0"/>
          <w:numId w:val="18"/>
        </w:numPr>
        <w:bidi w:val="0"/>
        <w:jc w:val="both"/>
        <w:rPr>
          <w:rFonts w:cstheme="minorHAnsi"/>
          <w:sz w:val="24"/>
          <w:szCs w:val="24"/>
        </w:rPr>
      </w:pPr>
      <w:hyperlink r:id="rId122" w:history="1">
        <w:r w:rsidR="00B05902" w:rsidRPr="00B05902">
          <w:rPr>
            <w:rStyle w:val="Hyperlink"/>
            <w:rFonts w:cstheme="minorHAnsi"/>
            <w:sz w:val="24"/>
            <w:szCs w:val="24"/>
          </w:rPr>
          <w:t>https://www.postgresql.org/about</w:t>
        </w:r>
        <w:r w:rsidR="00B05902" w:rsidRPr="00B05902">
          <w:rPr>
            <w:rStyle w:val="Hyperlink"/>
            <w:rFonts w:cstheme="minorHAnsi"/>
            <w:sz w:val="24"/>
            <w:szCs w:val="24"/>
            <w:rtl/>
          </w:rPr>
          <w:t>/</w:t>
        </w:r>
      </w:hyperlink>
    </w:p>
    <w:p w14:paraId="3FDF7443" w14:textId="5D52C7B8" w:rsidR="00B05902" w:rsidRPr="00B05902" w:rsidRDefault="00364E97" w:rsidP="00B05902">
      <w:pPr>
        <w:pStyle w:val="a7"/>
        <w:numPr>
          <w:ilvl w:val="0"/>
          <w:numId w:val="18"/>
        </w:numPr>
        <w:bidi w:val="0"/>
        <w:jc w:val="both"/>
        <w:rPr>
          <w:rFonts w:cstheme="minorHAnsi"/>
          <w:sz w:val="24"/>
          <w:szCs w:val="24"/>
        </w:rPr>
      </w:pPr>
      <w:hyperlink r:id="rId123" w:history="1">
        <w:r w:rsidR="00B05902" w:rsidRPr="00B05902">
          <w:rPr>
            <w:rStyle w:val="Hyperlink"/>
            <w:rFonts w:cstheme="minorHAnsi"/>
            <w:sz w:val="24"/>
            <w:szCs w:val="24"/>
          </w:rPr>
          <w:t>http://www.json.org/json-he.html</w:t>
        </w:r>
      </w:hyperlink>
    </w:p>
    <w:p w14:paraId="7A7BFA2A" w14:textId="54DC6C4C" w:rsidR="00B05902" w:rsidRPr="00B05902" w:rsidRDefault="00364E97" w:rsidP="00B05902">
      <w:pPr>
        <w:pStyle w:val="a7"/>
        <w:numPr>
          <w:ilvl w:val="0"/>
          <w:numId w:val="18"/>
        </w:numPr>
        <w:bidi w:val="0"/>
        <w:jc w:val="both"/>
        <w:rPr>
          <w:rFonts w:cstheme="minorHAnsi"/>
          <w:sz w:val="24"/>
          <w:szCs w:val="24"/>
        </w:rPr>
      </w:pPr>
      <w:hyperlink r:id="rId124" w:history="1">
        <w:r w:rsidR="00B05902" w:rsidRPr="00B05902">
          <w:rPr>
            <w:rStyle w:val="Hyperlink"/>
            <w:rFonts w:cstheme="minorHAnsi"/>
            <w:sz w:val="24"/>
            <w:szCs w:val="24"/>
          </w:rPr>
          <w:t>https://he.wikipedia.org/wiki/JSON</w:t>
        </w:r>
      </w:hyperlink>
    </w:p>
    <w:p w14:paraId="01391692" w14:textId="7D0FAD9E" w:rsidR="00B05902" w:rsidRPr="00B05902" w:rsidRDefault="00364E97" w:rsidP="00B05902">
      <w:pPr>
        <w:pStyle w:val="a7"/>
        <w:numPr>
          <w:ilvl w:val="0"/>
          <w:numId w:val="18"/>
        </w:numPr>
        <w:bidi w:val="0"/>
        <w:jc w:val="both"/>
        <w:rPr>
          <w:rFonts w:cstheme="minorHAnsi"/>
          <w:sz w:val="24"/>
          <w:szCs w:val="24"/>
        </w:rPr>
      </w:pPr>
      <w:hyperlink r:id="rId125" w:history="1">
        <w:r w:rsidR="00B05902" w:rsidRPr="00B05902">
          <w:rPr>
            <w:rStyle w:val="Hyperlink"/>
            <w:rFonts w:cstheme="minorHAnsi"/>
            <w:sz w:val="24"/>
            <w:szCs w:val="24"/>
          </w:rPr>
          <w:t>https://en.wikipedia.org/wiki/Hypertext_Transfer_Protocol</w:t>
        </w:r>
      </w:hyperlink>
    </w:p>
    <w:p w14:paraId="06239584" w14:textId="73E9A3F5" w:rsidR="00B05902" w:rsidRPr="00B05902" w:rsidRDefault="00364E97" w:rsidP="00B05902">
      <w:pPr>
        <w:pStyle w:val="a7"/>
        <w:numPr>
          <w:ilvl w:val="0"/>
          <w:numId w:val="18"/>
        </w:numPr>
        <w:bidi w:val="0"/>
        <w:jc w:val="both"/>
        <w:rPr>
          <w:rFonts w:cstheme="minorHAnsi"/>
          <w:sz w:val="24"/>
          <w:szCs w:val="24"/>
        </w:rPr>
      </w:pPr>
      <w:hyperlink r:id="rId126" w:history="1">
        <w:r w:rsidR="00B05902" w:rsidRPr="00B05902">
          <w:rPr>
            <w:rStyle w:val="Hyperlink"/>
            <w:rFonts w:cstheme="minorHAnsi"/>
            <w:sz w:val="24"/>
            <w:szCs w:val="24"/>
          </w:rPr>
          <w:t>https://he.wikipedia.org/wiki/Hypertext_Transfer_Protocol</w:t>
        </w:r>
      </w:hyperlink>
    </w:p>
    <w:p w14:paraId="1E2B9E75" w14:textId="73952AFE" w:rsidR="00B05902" w:rsidRPr="00B05902" w:rsidRDefault="00364E97" w:rsidP="00B05902">
      <w:pPr>
        <w:pStyle w:val="a7"/>
        <w:numPr>
          <w:ilvl w:val="0"/>
          <w:numId w:val="18"/>
        </w:numPr>
        <w:bidi w:val="0"/>
        <w:jc w:val="both"/>
        <w:rPr>
          <w:rFonts w:cstheme="minorHAnsi"/>
          <w:sz w:val="24"/>
          <w:szCs w:val="24"/>
        </w:rPr>
      </w:pPr>
      <w:hyperlink r:id="rId127" w:history="1">
        <w:r w:rsidR="00B05902" w:rsidRPr="00B05902">
          <w:rPr>
            <w:rStyle w:val="Hyperlink"/>
            <w:rFonts w:cstheme="minorHAnsi"/>
            <w:sz w:val="24"/>
            <w:szCs w:val="24"/>
          </w:rPr>
          <w:t>https://he.wikipedia.org/wiki/%D7%90%D7%AA%D7%A8_%D7%90%D7%99%D7%A0%D7%98%D7%A8%D7%A0%D7%98</w:t>
        </w:r>
      </w:hyperlink>
    </w:p>
    <w:p w14:paraId="0A6AA1A4" w14:textId="0A063F9D" w:rsidR="00B05902" w:rsidRPr="00B05902" w:rsidRDefault="00364E97" w:rsidP="00B05902">
      <w:pPr>
        <w:pStyle w:val="a7"/>
        <w:numPr>
          <w:ilvl w:val="0"/>
          <w:numId w:val="18"/>
        </w:numPr>
        <w:bidi w:val="0"/>
        <w:jc w:val="both"/>
        <w:rPr>
          <w:rFonts w:cstheme="minorHAnsi"/>
          <w:sz w:val="24"/>
          <w:szCs w:val="24"/>
        </w:rPr>
      </w:pPr>
      <w:hyperlink r:id="rId128"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37C7CE6F" w14:textId="14099254" w:rsidR="00B05902" w:rsidRPr="00B05902" w:rsidRDefault="00364E97" w:rsidP="00B05902">
      <w:pPr>
        <w:pStyle w:val="a7"/>
        <w:numPr>
          <w:ilvl w:val="0"/>
          <w:numId w:val="18"/>
        </w:numPr>
        <w:bidi w:val="0"/>
        <w:jc w:val="both"/>
        <w:rPr>
          <w:rFonts w:cstheme="minorHAnsi"/>
          <w:sz w:val="24"/>
          <w:szCs w:val="24"/>
        </w:rPr>
      </w:pPr>
      <w:hyperlink r:id="rId129" w:history="1">
        <w:r w:rsidR="00B05902" w:rsidRPr="00B05902">
          <w:rPr>
            <w:rStyle w:val="Hyperlink"/>
            <w:rFonts w:cstheme="minorHAnsi"/>
            <w:sz w:val="24"/>
            <w:szCs w:val="24"/>
          </w:rPr>
          <w:t>https://en.wikipedia.org/wiki/HTML</w:t>
        </w:r>
      </w:hyperlink>
    </w:p>
    <w:p w14:paraId="07473CDA" w14:textId="20E22A68" w:rsidR="00B05902" w:rsidRPr="00B05902" w:rsidRDefault="00364E97" w:rsidP="00B05902">
      <w:pPr>
        <w:pStyle w:val="a7"/>
        <w:numPr>
          <w:ilvl w:val="0"/>
          <w:numId w:val="18"/>
        </w:numPr>
        <w:bidi w:val="0"/>
        <w:jc w:val="both"/>
        <w:rPr>
          <w:rFonts w:cstheme="minorHAnsi"/>
          <w:sz w:val="24"/>
          <w:szCs w:val="24"/>
        </w:rPr>
      </w:pPr>
      <w:hyperlink r:id="rId130" w:history="1">
        <w:r w:rsidR="00B05902" w:rsidRPr="00B05902">
          <w:rPr>
            <w:rStyle w:val="Hyperlink"/>
            <w:rFonts w:cstheme="minorHAnsi"/>
            <w:sz w:val="24"/>
            <w:szCs w:val="24"/>
          </w:rPr>
          <w:t>https://www.w3schools.com/html/html_intro.asp</w:t>
        </w:r>
      </w:hyperlink>
    </w:p>
    <w:p w14:paraId="52F61BC2" w14:textId="1F5D2C7A" w:rsidR="00B05902" w:rsidRPr="00B05902" w:rsidRDefault="00364E97" w:rsidP="00B05902">
      <w:pPr>
        <w:pStyle w:val="a7"/>
        <w:numPr>
          <w:ilvl w:val="0"/>
          <w:numId w:val="18"/>
        </w:numPr>
        <w:bidi w:val="0"/>
        <w:jc w:val="both"/>
        <w:rPr>
          <w:rFonts w:cstheme="minorHAnsi"/>
          <w:sz w:val="24"/>
          <w:szCs w:val="24"/>
        </w:rPr>
      </w:pPr>
      <w:hyperlink r:id="rId131" w:history="1">
        <w:r w:rsidR="00B05902" w:rsidRPr="00B05902">
          <w:rPr>
            <w:rStyle w:val="Hyperlink"/>
            <w:rFonts w:cstheme="minorHAnsi"/>
            <w:sz w:val="24"/>
            <w:szCs w:val="24"/>
          </w:rPr>
          <w:t>https://he.wikipedia.org/wiki/%D7%A4%D7%99%D7%99%D7%AA%D7%95%D7%9F</w:t>
        </w:r>
      </w:hyperlink>
    </w:p>
    <w:p w14:paraId="4693D3E4" w14:textId="16A1B452" w:rsidR="00B05902" w:rsidRPr="00B05902" w:rsidRDefault="00364E97" w:rsidP="00B05902">
      <w:pPr>
        <w:pStyle w:val="a7"/>
        <w:numPr>
          <w:ilvl w:val="0"/>
          <w:numId w:val="18"/>
        </w:numPr>
        <w:bidi w:val="0"/>
        <w:jc w:val="both"/>
        <w:rPr>
          <w:rFonts w:cstheme="minorHAnsi"/>
          <w:sz w:val="24"/>
          <w:szCs w:val="24"/>
        </w:rPr>
      </w:pPr>
      <w:hyperlink r:id="rId132" w:history="1">
        <w:r w:rsidR="00B05902" w:rsidRPr="00B05902">
          <w:rPr>
            <w:rStyle w:val="Hyperlink"/>
            <w:rFonts w:cstheme="minorHAnsi"/>
            <w:sz w:val="24"/>
            <w:szCs w:val="24"/>
          </w:rPr>
          <w:t>https://he.wikipedia.org/wiki/%D7%9E%D7%AA%D7%95%D7%93%D7%95%D7%9C%D7%95%D7%92%D7%99%D7%99%D7%AA_%D7%A4%D7%99%D7%AA%D7%95%D7%97_%D7%AA%D7%95%D7%9B%D7%A0%D7%94#Scrum</w:t>
        </w:r>
      </w:hyperlink>
    </w:p>
    <w:p w14:paraId="3034B9AE" w14:textId="42CDCAFA" w:rsidR="00B05902" w:rsidRPr="00B05902" w:rsidRDefault="00364E97" w:rsidP="00B05902">
      <w:pPr>
        <w:pStyle w:val="a7"/>
        <w:numPr>
          <w:ilvl w:val="0"/>
          <w:numId w:val="18"/>
        </w:numPr>
        <w:bidi w:val="0"/>
        <w:jc w:val="both"/>
        <w:rPr>
          <w:rFonts w:cstheme="minorHAnsi"/>
          <w:sz w:val="24"/>
          <w:szCs w:val="24"/>
        </w:rPr>
      </w:pPr>
      <w:hyperlink r:id="rId133" w:history="1">
        <w:r w:rsidR="00B05902" w:rsidRPr="00B05902">
          <w:rPr>
            <w:rStyle w:val="Hyperlink"/>
            <w:rFonts w:cstheme="minorHAnsi"/>
            <w:sz w:val="24"/>
            <w:szCs w:val="24"/>
          </w:rPr>
          <w:t>http://www.methodacloud.com/content/pages/kit_agile/H_Guide.htm</w:t>
        </w:r>
      </w:hyperlink>
    </w:p>
    <w:p w14:paraId="71C4189B" w14:textId="622931BA" w:rsidR="00B05902" w:rsidRPr="00B05902" w:rsidRDefault="00364E97" w:rsidP="00B05902">
      <w:pPr>
        <w:pStyle w:val="a7"/>
        <w:numPr>
          <w:ilvl w:val="0"/>
          <w:numId w:val="18"/>
        </w:numPr>
        <w:bidi w:val="0"/>
        <w:jc w:val="both"/>
        <w:rPr>
          <w:rFonts w:cstheme="minorHAnsi"/>
          <w:sz w:val="24"/>
          <w:szCs w:val="24"/>
        </w:rPr>
      </w:pPr>
      <w:hyperlink r:id="rId134" w:history="1">
        <w:r w:rsidR="00B05902" w:rsidRPr="00B05902">
          <w:rPr>
            <w:rStyle w:val="Hyperlink"/>
            <w:rFonts w:cstheme="minorHAnsi"/>
            <w:sz w:val="24"/>
            <w:szCs w:val="24"/>
          </w:rPr>
          <w:t>https://en.wikipedia.org/wiki/Software_development_process</w:t>
        </w:r>
      </w:hyperlink>
    </w:p>
    <w:p w14:paraId="0AF0EEB1" w14:textId="0A7EC9A6" w:rsidR="00B05902" w:rsidRPr="00B05902" w:rsidRDefault="00364E97" w:rsidP="00B05902">
      <w:pPr>
        <w:pStyle w:val="a7"/>
        <w:numPr>
          <w:ilvl w:val="0"/>
          <w:numId w:val="18"/>
        </w:numPr>
        <w:bidi w:val="0"/>
        <w:jc w:val="both"/>
        <w:rPr>
          <w:rFonts w:cstheme="minorHAnsi"/>
          <w:sz w:val="24"/>
          <w:szCs w:val="24"/>
        </w:rPr>
      </w:pPr>
      <w:hyperlink r:id="rId135" w:history="1">
        <w:r w:rsidR="00B05902" w:rsidRPr="00B05902">
          <w:rPr>
            <w:rStyle w:val="Hyperlink"/>
            <w:rFonts w:cstheme="minorHAnsi"/>
            <w:sz w:val="24"/>
            <w:szCs w:val="24"/>
          </w:rPr>
          <w:t>https://he.wikipedia.org/wiki/CVSS</w:t>
        </w:r>
      </w:hyperlink>
    </w:p>
    <w:p w14:paraId="5801C3DB" w14:textId="56556CFB" w:rsidR="00B05902" w:rsidRPr="00B05902" w:rsidRDefault="00364E97" w:rsidP="00B05902">
      <w:pPr>
        <w:pStyle w:val="a7"/>
        <w:numPr>
          <w:ilvl w:val="0"/>
          <w:numId w:val="18"/>
        </w:numPr>
        <w:bidi w:val="0"/>
        <w:jc w:val="both"/>
        <w:rPr>
          <w:rFonts w:cstheme="minorHAnsi"/>
          <w:sz w:val="24"/>
          <w:szCs w:val="24"/>
        </w:rPr>
      </w:pPr>
      <w:hyperlink r:id="rId136" w:history="1">
        <w:r w:rsidR="00B05902" w:rsidRPr="00B05902">
          <w:rPr>
            <w:rStyle w:val="Hyperlink"/>
            <w:rFonts w:cstheme="minorHAnsi"/>
            <w:sz w:val="24"/>
            <w:szCs w:val="24"/>
          </w:rPr>
          <w:t>https://www.veracode.com/security/sql-injection</w:t>
        </w:r>
      </w:hyperlink>
    </w:p>
    <w:p w14:paraId="56C3944E" w14:textId="5543284F" w:rsidR="00B05902" w:rsidRPr="00B05902" w:rsidRDefault="00364E97" w:rsidP="00B05902">
      <w:pPr>
        <w:pStyle w:val="a7"/>
        <w:numPr>
          <w:ilvl w:val="0"/>
          <w:numId w:val="18"/>
        </w:numPr>
        <w:bidi w:val="0"/>
        <w:jc w:val="both"/>
        <w:rPr>
          <w:rFonts w:cstheme="minorHAnsi"/>
          <w:sz w:val="24"/>
          <w:szCs w:val="24"/>
        </w:rPr>
      </w:pPr>
      <w:hyperlink r:id="rId137" w:history="1">
        <w:r w:rsidR="00B05902" w:rsidRPr="00B05902">
          <w:rPr>
            <w:rStyle w:val="Hyperlink"/>
            <w:rFonts w:cstheme="minorHAnsi"/>
            <w:sz w:val="24"/>
            <w:szCs w:val="24"/>
          </w:rPr>
          <w:t>https://portswigger.net/web-security/sql-injection</w:t>
        </w:r>
      </w:hyperlink>
    </w:p>
    <w:p w14:paraId="281D55D2" w14:textId="6060A97B" w:rsidR="00B05902" w:rsidRPr="00B05902" w:rsidRDefault="00364E97" w:rsidP="00B05902">
      <w:pPr>
        <w:pStyle w:val="a7"/>
        <w:numPr>
          <w:ilvl w:val="0"/>
          <w:numId w:val="18"/>
        </w:numPr>
        <w:bidi w:val="0"/>
        <w:jc w:val="both"/>
        <w:rPr>
          <w:rFonts w:cstheme="minorHAnsi"/>
          <w:sz w:val="24"/>
          <w:szCs w:val="24"/>
        </w:rPr>
      </w:pPr>
      <w:hyperlink r:id="rId138" w:history="1">
        <w:r w:rsidR="00B05902" w:rsidRPr="00B05902">
          <w:rPr>
            <w:rStyle w:val="Hyperlink"/>
            <w:rFonts w:cstheme="minorHAnsi"/>
            <w:sz w:val="24"/>
            <w:szCs w:val="24"/>
          </w:rPr>
          <w:t>https://www.owasp.org/images/7/72/OWASP_Top_10-2017_%28en%29.pdf.pdf</w:t>
        </w:r>
      </w:hyperlink>
    </w:p>
    <w:p w14:paraId="087218D5" w14:textId="2DB3A3A3" w:rsidR="00B05902" w:rsidRPr="00B05902" w:rsidRDefault="00364E97" w:rsidP="00B05902">
      <w:pPr>
        <w:pStyle w:val="a7"/>
        <w:numPr>
          <w:ilvl w:val="0"/>
          <w:numId w:val="18"/>
        </w:numPr>
        <w:bidi w:val="0"/>
        <w:jc w:val="both"/>
        <w:rPr>
          <w:rFonts w:cstheme="minorHAnsi"/>
          <w:sz w:val="24"/>
          <w:szCs w:val="24"/>
        </w:rPr>
      </w:pPr>
      <w:hyperlink r:id="rId139" w:history="1">
        <w:r w:rsidR="00B05902" w:rsidRPr="00B05902">
          <w:rPr>
            <w:rStyle w:val="Hyperlink"/>
            <w:rFonts w:cstheme="minorHAnsi"/>
            <w:sz w:val="24"/>
            <w:szCs w:val="24"/>
          </w:rPr>
          <w:t>https://stackoverflow.com/questions/14458160/while-replacing-using-regex-how-to-keep-a-part-of-matched-string</w:t>
        </w:r>
      </w:hyperlink>
    </w:p>
    <w:p w14:paraId="1C2F580E" w14:textId="6BF0EB2D" w:rsidR="00B05902" w:rsidRPr="00B05902" w:rsidRDefault="00364E97" w:rsidP="00B05902">
      <w:pPr>
        <w:pStyle w:val="a7"/>
        <w:numPr>
          <w:ilvl w:val="0"/>
          <w:numId w:val="18"/>
        </w:numPr>
        <w:bidi w:val="0"/>
        <w:jc w:val="both"/>
        <w:rPr>
          <w:rFonts w:cstheme="minorHAnsi"/>
          <w:sz w:val="24"/>
          <w:szCs w:val="24"/>
        </w:rPr>
      </w:pPr>
      <w:hyperlink r:id="rId140" w:history="1">
        <w:r w:rsidR="00B05902" w:rsidRPr="00B05902">
          <w:rPr>
            <w:rStyle w:val="Hyperlink"/>
            <w:rFonts w:cstheme="minorHAnsi"/>
            <w:sz w:val="24"/>
            <w:szCs w:val="24"/>
          </w:rPr>
          <w:t>https://stackoverflow.com/questions/38668477/firebase-invalid-json-data-or-key-values-key-values-can-t-contain-o</w:t>
        </w:r>
      </w:hyperlink>
    </w:p>
    <w:p w14:paraId="5F51DF29" w14:textId="14C4FD64" w:rsidR="00B05902" w:rsidRPr="00B05902" w:rsidRDefault="00364E97" w:rsidP="00B05902">
      <w:pPr>
        <w:pStyle w:val="a7"/>
        <w:numPr>
          <w:ilvl w:val="0"/>
          <w:numId w:val="18"/>
        </w:numPr>
        <w:bidi w:val="0"/>
        <w:jc w:val="both"/>
        <w:rPr>
          <w:rFonts w:cstheme="minorHAnsi"/>
          <w:sz w:val="24"/>
          <w:szCs w:val="24"/>
        </w:rPr>
      </w:pPr>
      <w:hyperlink r:id="rId141" w:history="1">
        <w:r w:rsidR="00B05902" w:rsidRPr="00B05902">
          <w:rPr>
            <w:rStyle w:val="Hyperlink"/>
            <w:rFonts w:cstheme="minorHAnsi"/>
            <w:sz w:val="24"/>
            <w:szCs w:val="24"/>
          </w:rPr>
          <w:t>http://www.firebirdfaq.org/faq285</w:t>
        </w:r>
        <w:r w:rsidR="00B05902" w:rsidRPr="00B05902">
          <w:rPr>
            <w:rStyle w:val="Hyperlink"/>
            <w:rFonts w:cstheme="minorHAnsi"/>
            <w:sz w:val="24"/>
            <w:szCs w:val="24"/>
            <w:rtl/>
          </w:rPr>
          <w:t>/</w:t>
        </w:r>
      </w:hyperlink>
      <w:r w:rsidR="00B05902" w:rsidRPr="00B05902">
        <w:rPr>
          <w:rFonts w:cstheme="minorHAnsi"/>
          <w:sz w:val="24"/>
          <w:szCs w:val="24"/>
          <w:rtl/>
        </w:rPr>
        <w:t xml:space="preserve"> </w:t>
      </w:r>
    </w:p>
    <w:p w14:paraId="62EB0C12" w14:textId="77777777" w:rsidR="00B05902" w:rsidRPr="00B05902" w:rsidRDefault="00B05902" w:rsidP="00B05902">
      <w:pPr>
        <w:pStyle w:val="a7"/>
        <w:bidi w:val="0"/>
        <w:jc w:val="both"/>
        <w:rPr>
          <w:rFonts w:cstheme="minorHAnsi"/>
          <w:sz w:val="24"/>
          <w:szCs w:val="24"/>
          <w:rtl/>
        </w:rPr>
      </w:pPr>
    </w:p>
    <w:p w14:paraId="6E3B091F" w14:textId="77777777" w:rsidR="00B05902" w:rsidRPr="00B05902" w:rsidRDefault="00B05902" w:rsidP="00B05902">
      <w:pPr>
        <w:pStyle w:val="a7"/>
        <w:bidi w:val="0"/>
        <w:jc w:val="both"/>
        <w:rPr>
          <w:rFonts w:cstheme="minorHAnsi"/>
          <w:sz w:val="24"/>
          <w:szCs w:val="24"/>
          <w:rtl/>
        </w:rPr>
      </w:pPr>
    </w:p>
    <w:p w14:paraId="69D9CA64" w14:textId="77777777" w:rsidR="00B05902" w:rsidRPr="00B05902" w:rsidRDefault="00B05902" w:rsidP="00B05902">
      <w:pPr>
        <w:pStyle w:val="a7"/>
        <w:bidi w:val="0"/>
        <w:jc w:val="both"/>
        <w:rPr>
          <w:rFonts w:cstheme="minorHAnsi"/>
          <w:sz w:val="24"/>
          <w:szCs w:val="24"/>
          <w:rtl/>
        </w:rPr>
      </w:pPr>
    </w:p>
    <w:p w14:paraId="66A090A4" w14:textId="6AC05CA2" w:rsidR="006D45A9" w:rsidRDefault="006D45A9" w:rsidP="0090232D">
      <w:pPr>
        <w:pStyle w:val="a7"/>
        <w:jc w:val="both"/>
        <w:rPr>
          <w:rFonts w:cstheme="minorHAnsi"/>
          <w:sz w:val="24"/>
          <w:szCs w:val="24"/>
        </w:rPr>
      </w:pPr>
    </w:p>
    <w:p w14:paraId="34A0A137" w14:textId="11557A00" w:rsidR="00590B70" w:rsidRDefault="00590B70" w:rsidP="0090232D">
      <w:pPr>
        <w:pStyle w:val="a7"/>
        <w:jc w:val="both"/>
        <w:rPr>
          <w:rFonts w:cstheme="minorHAnsi"/>
          <w:sz w:val="24"/>
          <w:szCs w:val="24"/>
        </w:rPr>
      </w:pPr>
    </w:p>
    <w:p w14:paraId="1735FC43" w14:textId="09824C8F" w:rsidR="00590B70" w:rsidRPr="00CD7833" w:rsidRDefault="008E4768" w:rsidP="0090232D">
      <w:pPr>
        <w:pStyle w:val="a7"/>
        <w:jc w:val="both"/>
        <w:rPr>
          <w:rFonts w:cstheme="minorHAnsi"/>
          <w:sz w:val="24"/>
          <w:szCs w:val="24"/>
        </w:rPr>
      </w:pPr>
      <w:r>
        <w:rPr>
          <w:noProof/>
        </w:rPr>
        <w:drawing>
          <wp:inline distT="0" distB="0" distL="0" distR="0" wp14:anchorId="27C3DAE2" wp14:editId="5F6AE937">
            <wp:extent cx="5274310" cy="27114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274310" cy="2711450"/>
                    </a:xfrm>
                    <a:prstGeom prst="rect">
                      <a:avLst/>
                    </a:prstGeom>
                    <a:noFill/>
                    <a:ln>
                      <a:noFill/>
                    </a:ln>
                  </pic:spPr>
                </pic:pic>
              </a:graphicData>
            </a:graphic>
          </wp:inline>
        </w:drawing>
      </w:r>
    </w:p>
    <w:sectPr w:rsidR="00590B70" w:rsidRPr="00CD7833" w:rsidSect="00D63B93">
      <w:headerReference w:type="default" r:id="rId143"/>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גמליאל" w:date="2019-03-26T20:53:00Z" w:initials="ג">
    <w:p w14:paraId="22F66191" w14:textId="1C5E43E6" w:rsidR="00364E97" w:rsidRDefault="00364E97">
      <w:pPr>
        <w:pStyle w:val="ae"/>
      </w:pPr>
      <w:r>
        <w:rPr>
          <w:rStyle w:val="ad"/>
        </w:rPr>
        <w:annotationRef/>
      </w:r>
      <w:r>
        <w:rPr>
          <w:rFonts w:hint="cs"/>
          <w:rtl/>
        </w:rPr>
        <w:t>מקווה שזה ביטוי מובן</w:t>
      </w:r>
    </w:p>
  </w:comment>
  <w:comment w:id="4" w:author="גמליאל" w:date="2019-03-26T20:51:00Z" w:initials="ג">
    <w:p w14:paraId="448A3FDE" w14:textId="4384427D" w:rsidR="00364E97" w:rsidRDefault="00364E97">
      <w:pPr>
        <w:pStyle w:val="ae"/>
      </w:pPr>
      <w:r>
        <w:rPr>
          <w:rStyle w:val="ad"/>
        </w:rPr>
        <w:annotationRef/>
      </w:r>
      <w:r>
        <w:rPr>
          <w:rFonts w:hint="cs"/>
          <w:rtl/>
        </w:rPr>
        <w:t>מה זאת אומרת?</w:t>
      </w:r>
    </w:p>
  </w:comment>
  <w:comment w:id="6" w:author="גמליאל" w:date="2019-03-26T20:52:00Z" w:initials="ג">
    <w:p w14:paraId="15384C86" w14:textId="2E4D03D7" w:rsidR="00364E97" w:rsidRDefault="00364E97">
      <w:pPr>
        <w:pStyle w:val="ae"/>
      </w:pPr>
      <w:r>
        <w:rPr>
          <w:rStyle w:val="ad"/>
        </w:rPr>
        <w:annotationRef/>
      </w:r>
      <w:r>
        <w:rPr>
          <w:rFonts w:hint="cs"/>
          <w:rtl/>
        </w:rPr>
        <w:t>מקובל?</w:t>
      </w:r>
    </w:p>
  </w:comment>
  <w:comment w:id="7" w:author="גמליאל" w:date="2019-03-26T20:57:00Z" w:initials="ג">
    <w:p w14:paraId="6EFB5B2A" w14:textId="05E30634" w:rsidR="00364E97" w:rsidRDefault="00364E97">
      <w:pPr>
        <w:pStyle w:val="ae"/>
        <w:rPr>
          <w:rtl/>
        </w:rPr>
      </w:pPr>
      <w:r>
        <w:rPr>
          <w:rStyle w:val="ad"/>
        </w:rPr>
        <w:annotationRef/>
      </w:r>
      <w:r>
        <w:rPr>
          <w:rFonts w:hint="cs"/>
          <w:rtl/>
        </w:rPr>
        <w:t>לא מספיק ברור. אם החברה שלכם מתבססת על מחקרים של שנים ארוכות לגבי פרופילים ברשתות החברתיות, אז קופצות שתי שאלות:</w:t>
      </w:r>
    </w:p>
    <w:p w14:paraId="71719CA1" w14:textId="0B919966" w:rsidR="00364E97" w:rsidRDefault="00364E97" w:rsidP="002F6754">
      <w:pPr>
        <w:pStyle w:val="ae"/>
        <w:numPr>
          <w:ilvl w:val="0"/>
          <w:numId w:val="17"/>
        </w:numPr>
      </w:pPr>
      <w:r>
        <w:rPr>
          <w:rFonts w:hint="cs"/>
          <w:rtl/>
        </w:rPr>
        <w:t>למה אתם מתחילים קודם בשלב של שאלונים? הרי את המחקרים כבר עשיתם!</w:t>
      </w:r>
    </w:p>
    <w:p w14:paraId="6BB68ED5" w14:textId="4C0E196E" w:rsidR="00364E97" w:rsidRDefault="00364E97" w:rsidP="002F6754">
      <w:pPr>
        <w:pStyle w:val="ae"/>
        <w:numPr>
          <w:ilvl w:val="0"/>
          <w:numId w:val="17"/>
        </w:numPr>
      </w:pPr>
      <w:r>
        <w:rPr>
          <w:rFonts w:hint="cs"/>
          <w:rtl/>
        </w:rPr>
        <w:t xml:space="preserve"> למה אתם קופצים ישר ל</w:t>
      </w:r>
      <w:r>
        <w:t>ML</w:t>
      </w:r>
      <w:r>
        <w:rPr>
          <w:rFonts w:hint="cs"/>
          <w:rtl/>
        </w:rPr>
        <w:t>? איפה כל המחקרים המכובדים שעשיתם? זרקתם אותם לפח?</w:t>
      </w:r>
    </w:p>
  </w:comment>
  <w:comment w:id="15" w:author="גמליאל" w:date="2019-03-26T21:00:00Z" w:initials="ג">
    <w:p w14:paraId="06538E06" w14:textId="54BCAF00" w:rsidR="00364E97" w:rsidRDefault="00364E97">
      <w:pPr>
        <w:pStyle w:val="ae"/>
      </w:pPr>
      <w:r>
        <w:rPr>
          <w:rStyle w:val="ad"/>
        </w:rPr>
        <w:annotationRef/>
      </w:r>
      <w:r>
        <w:rPr>
          <w:rFonts w:hint="cs"/>
          <w:rtl/>
        </w:rPr>
        <w:t>זה לא קשור ל"תסופק". זה קשור לזה שנאסוף מידע מתוך ההגדרות האישיות שהלקוחות שלנו בחרו להגדיר, ועל בסיס זה נוכל להתעדכן. הנקודה החשובה היא לא שנחלק לבתי חולים. הנקודה היא שאחרי שיהיו בתי חולים שישתמשו בכלי שלנו, הכלי ידווח לנו מה ההעדפות שלהם (יכול להיות כפתור כזה, שאומר ללקוח אם הוא רוצה לשתף את ההגדרות שלו בצורה אנונימית לטובת המחקרים של החברה)</w:t>
      </w:r>
    </w:p>
  </w:comment>
  <w:comment w:id="28" w:author="גמליאל" w:date="2019-03-26T23:12:00Z" w:initials="ג">
    <w:p w14:paraId="25E98764" w14:textId="45B0C79E" w:rsidR="00364E97" w:rsidRDefault="00364E97">
      <w:pPr>
        <w:pStyle w:val="ae"/>
      </w:pPr>
      <w:r>
        <w:rPr>
          <w:rStyle w:val="ad"/>
        </w:rPr>
        <w:annotationRef/>
      </w:r>
      <w:r>
        <w:rPr>
          <w:rFonts w:hint="cs"/>
          <w:rtl/>
        </w:rPr>
        <w:t>מאחור?</w:t>
      </w:r>
    </w:p>
  </w:comment>
  <w:comment w:id="29" w:author="גמליאל" w:date="2019-03-27T14:16:00Z" w:initials="ג">
    <w:p w14:paraId="6E0DDF6D" w14:textId="00E5DD1F" w:rsidR="00364E97" w:rsidRDefault="00364E97">
      <w:pPr>
        <w:pStyle w:val="ae"/>
      </w:pPr>
      <w:r>
        <w:rPr>
          <w:rStyle w:val="ad"/>
        </w:rPr>
        <w:annotationRef/>
      </w:r>
      <w:r>
        <w:rPr>
          <w:rFonts w:hint="cs"/>
          <w:rtl/>
        </w:rPr>
        <w:t>"מודל" ו"אחד" זה לשון זכר. "תצורות נפוצות" זה לשון נקבה. ממה עושים?</w:t>
      </w:r>
    </w:p>
  </w:comment>
  <w:comment w:id="31" w:author="גמליאל" w:date="2019-03-27T14:20:00Z" w:initials="ג">
    <w:p w14:paraId="2214FA99" w14:textId="7F5773F2" w:rsidR="00364E97" w:rsidRDefault="00364E97">
      <w:pPr>
        <w:pStyle w:val="ae"/>
      </w:pPr>
      <w:r>
        <w:rPr>
          <w:rStyle w:val="ad"/>
        </w:rPr>
        <w:annotationRef/>
      </w:r>
      <w:r>
        <w:rPr>
          <w:rFonts w:hint="cs"/>
          <w:rtl/>
        </w:rPr>
        <w:t>מה אתה אומר? טוב?</w:t>
      </w:r>
    </w:p>
  </w:comment>
  <w:comment w:id="32" w:author="גמליאל" w:date="2019-03-27T15:16:00Z" w:initials="ג">
    <w:p w14:paraId="32D95576" w14:textId="5568921B" w:rsidR="00364E97" w:rsidRDefault="00364E97">
      <w:pPr>
        <w:pStyle w:val="ae"/>
      </w:pPr>
      <w:r>
        <w:rPr>
          <w:rStyle w:val="ad"/>
        </w:rPr>
        <w:annotationRef/>
      </w:r>
      <w:r>
        <w:rPr>
          <w:rFonts w:hint="cs"/>
          <w:rtl/>
        </w:rPr>
        <w:t>אולי כדאי פשוט להפנות לסעיף שבו פירטנו על הפרוטוקול?</w:t>
      </w:r>
    </w:p>
  </w:comment>
  <w:comment w:id="41" w:author="גמליאל" w:date="2019-03-27T15:16:00Z" w:initials="ג">
    <w:p w14:paraId="6F0AA2BB" w14:textId="20C64251" w:rsidR="00364E97" w:rsidRDefault="00364E97">
      <w:pPr>
        <w:pStyle w:val="ae"/>
      </w:pPr>
      <w:r>
        <w:rPr>
          <w:rStyle w:val="ad"/>
        </w:rPr>
        <w:annotationRef/>
      </w:r>
      <w:r>
        <w:rPr>
          <w:rFonts w:hint="cs"/>
          <w:rtl/>
        </w:rPr>
        <w:t>אולי "קונבנציית"? זאת קונבנציה אחת, לא?</w:t>
      </w:r>
    </w:p>
  </w:comment>
  <w:comment w:id="43" w:author="גמליאל" w:date="2019-03-27T16:12:00Z" w:initials="ג">
    <w:p w14:paraId="1376C795" w14:textId="1D9BC465" w:rsidR="00364E97" w:rsidRDefault="00364E97">
      <w:pPr>
        <w:pStyle w:val="ae"/>
      </w:pPr>
      <w:r>
        <w:rPr>
          <w:rStyle w:val="ad"/>
        </w:rPr>
        <w:annotationRef/>
      </w:r>
      <w:r>
        <w:rPr>
          <w:rFonts w:hint="cs"/>
          <w:rtl/>
        </w:rPr>
        <w:t>?</w:t>
      </w:r>
    </w:p>
  </w:comment>
  <w:comment w:id="45" w:author="גמליאל" w:date="2019-03-27T16:26:00Z" w:initials="ג">
    <w:p w14:paraId="05CF96B5" w14:textId="20183966" w:rsidR="00364E97" w:rsidRDefault="00364E97">
      <w:pPr>
        <w:pStyle w:val="ae"/>
      </w:pPr>
      <w:r>
        <w:rPr>
          <w:rStyle w:val="ad"/>
        </w:rPr>
        <w:annotationRef/>
      </w:r>
      <w:r>
        <w:rPr>
          <w:rFonts w:hint="cs"/>
          <w:rtl/>
        </w:rPr>
        <w:t>?</w:t>
      </w:r>
    </w:p>
  </w:comment>
  <w:comment w:id="47" w:author="Daniel Danan" w:date="2019-03-06T22:07:00Z" w:initials="DD">
    <w:p w14:paraId="3F0F5FE7" w14:textId="55BFC2D1" w:rsidR="00364E97" w:rsidRDefault="00364E97">
      <w:pPr>
        <w:pStyle w:val="ae"/>
      </w:pPr>
      <w:r>
        <w:rPr>
          <w:rStyle w:val="ad"/>
        </w:rPr>
        <w:annotationRef/>
      </w:r>
      <w:r>
        <w:rPr>
          <w:rFonts w:hint="cs"/>
          <w:rtl/>
        </w:rPr>
        <w:t xml:space="preserve">זכור לי שאמרת שיש לך רעיון איך לכתוב כאן מודלים ולאחר מכן את שיטת העבודה שלנו </w:t>
      </w:r>
    </w:p>
  </w:comment>
  <w:comment w:id="50" w:author="גמליאל" w:date="2019-03-27T16:56:00Z" w:initials="ג">
    <w:p w14:paraId="417221E0" w14:textId="313AA998" w:rsidR="008F4012" w:rsidRDefault="008F4012">
      <w:pPr>
        <w:pStyle w:val="ae"/>
      </w:pPr>
      <w:r>
        <w:rPr>
          <w:rStyle w:val="ad"/>
        </w:rPr>
        <w:annotationRef/>
      </w:r>
      <w:r>
        <w:rPr>
          <w:rFonts w:hint="cs"/>
          <w:rtl/>
        </w:rPr>
        <w:t>אבל בכותרת כתוב שיש יחידת מסירה אחת</w:t>
      </w:r>
    </w:p>
  </w:comment>
  <w:comment w:id="54" w:author="גמליאל" w:date="2019-03-27T16:59:00Z" w:initials="ג">
    <w:p w14:paraId="181EAA44" w14:textId="52037462" w:rsidR="008268F7" w:rsidRDefault="008268F7">
      <w:pPr>
        <w:pStyle w:val="ae"/>
      </w:pPr>
      <w:r>
        <w:rPr>
          <w:rStyle w:val="ad"/>
        </w:rPr>
        <w:annotationRef/>
      </w:r>
      <w:r>
        <w:rPr>
          <w:rFonts w:hint="cs"/>
          <w:rtl/>
        </w:rPr>
        <w:t>מה זה "תחרות הלקוח"?</w:t>
      </w:r>
    </w:p>
  </w:comment>
  <w:comment w:id="55" w:author="גמליאל" w:date="2019-03-27T17:04:00Z" w:initials="ג">
    <w:p w14:paraId="66E885FB" w14:textId="49028F9A" w:rsidR="00FE1951" w:rsidRDefault="00FE1951">
      <w:pPr>
        <w:pStyle w:val="ae"/>
        <w:rPr>
          <w:rFonts w:hint="cs"/>
          <w:rtl/>
        </w:rPr>
      </w:pPr>
      <w:r>
        <w:rPr>
          <w:rStyle w:val="ad"/>
        </w:rPr>
        <w:annotationRef/>
      </w:r>
      <w:r>
        <w:rPr>
          <w:rFonts w:hint="cs"/>
          <w:rtl/>
        </w:rPr>
        <w:t>מי זה "אספקה" ולמה היא עובדת כל כך הרבה? מה הקשר בין תדיר (קבוע) לבין מספר שבועות עד מספר חודשים (משהו נקודתי)?</w:t>
      </w:r>
    </w:p>
    <w:p w14:paraId="024BDB18" w14:textId="0E6C0001" w:rsidR="00FE1951" w:rsidRDefault="00FE1951">
      <w:pPr>
        <w:pStyle w:val="ae"/>
      </w:pPr>
      <w:r>
        <w:rPr>
          <w:rFonts w:hint="cs"/>
          <w:rtl/>
        </w:rPr>
        <w:t>מרגיש שאין קשר בין חלקי המשפט</w:t>
      </w:r>
    </w:p>
  </w:comment>
  <w:comment w:id="56" w:author="גמליאל" w:date="2019-03-27T17:05:00Z" w:initials="ג">
    <w:p w14:paraId="6048EF1E" w14:textId="795BBE79" w:rsidR="00FE1951" w:rsidRDefault="00FE1951">
      <w:pPr>
        <w:pStyle w:val="ae"/>
      </w:pPr>
      <w:r>
        <w:rPr>
          <w:rStyle w:val="ad"/>
        </w:rPr>
        <w:annotationRef/>
      </w:r>
      <w:r>
        <w:rPr>
          <w:rFonts w:hint="cs"/>
          <w:rtl/>
        </w:rPr>
        <w:t>הכוונה ללקוח העסקי?</w:t>
      </w:r>
    </w:p>
  </w:comment>
  <w:comment w:id="66" w:author="Daniel Danan" w:date="2019-03-06T13:15:00Z" w:initials="DD">
    <w:p w14:paraId="6A3056AE" w14:textId="2E8ED83B" w:rsidR="00364E97" w:rsidRPr="0068070B" w:rsidRDefault="00364E97">
      <w:pPr>
        <w:pStyle w:val="ae"/>
        <w:rPr>
          <w:rFonts w:cs="Arial"/>
          <w:rtl/>
        </w:rPr>
      </w:pPr>
      <w:r>
        <w:rPr>
          <w:rStyle w:val="ad"/>
        </w:rPr>
        <w:annotationRef/>
      </w:r>
      <w:r>
        <w:rPr>
          <w:rFonts w:hint="cs"/>
          <w:rtl/>
        </w:rPr>
        <w:t xml:space="preserve">אני חושב שכאן יוני יוכל לעזור הרבה, אני מניח שהוא בנה </w:t>
      </w:r>
      <w:proofErr w:type="spellStart"/>
      <w:r>
        <w:t>usecase&amp;user</w:t>
      </w:r>
      <w:proofErr w:type="spellEnd"/>
      <w:r>
        <w:t xml:space="preserve">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proofErr w:type="spellStart"/>
      <w:r>
        <w:rPr>
          <w:rFonts w:ascii="Segoe UI Emoji" w:eastAsia="Segoe UI Emoji" w:hAnsi="Segoe UI Emoji" w:cs="Arial" w:hint="cs"/>
          <w:rtl/>
        </w:rPr>
        <w:t>פונ</w:t>
      </w:r>
      <w:proofErr w:type="spellEnd"/>
      <w:r>
        <w:rPr>
          <w:rFonts w:ascii="Segoe UI Emoji" w:eastAsia="Segoe UI Emoji" w:hAnsi="Segoe UI Emoji" w:cs="Arial" w:hint="cs"/>
          <w:rtl/>
        </w:rPr>
        <w:t xml:space="preserve">' של כלל המערכת </w:t>
      </w:r>
    </w:p>
  </w:comment>
  <w:comment w:id="70" w:author="Daniel Danan" w:date="2019-03-06T13:18:00Z" w:initials="DD">
    <w:p w14:paraId="0B4097B4" w14:textId="77777777" w:rsidR="00364E97" w:rsidRDefault="00364E97">
      <w:pPr>
        <w:pStyle w:val="ae"/>
        <w:rPr>
          <w:rtl/>
        </w:rPr>
      </w:pPr>
      <w:r>
        <w:rPr>
          <w:rStyle w:val="ad"/>
        </w:rPr>
        <w:annotationRef/>
      </w:r>
      <w:r>
        <w:rPr>
          <w:rFonts w:hint="cs"/>
          <w:rtl/>
        </w:rPr>
        <w:t>בסעיף הזה ובסעיף הבא אנחנו פשוט צריכים להוריד למעשה את כל מה שנגזר מהסעיף הקודם (דרישות כלליות)</w:t>
      </w:r>
    </w:p>
    <w:p w14:paraId="7A66F133" w14:textId="77777777" w:rsidR="00364E97" w:rsidRDefault="00364E97">
      <w:pPr>
        <w:pStyle w:val="ae"/>
        <w:rPr>
          <w:rtl/>
        </w:rPr>
      </w:pPr>
      <w:r>
        <w:rPr>
          <w:rFonts w:hint="cs"/>
          <w:rtl/>
        </w:rPr>
        <w:t xml:space="preserve">למשל אם הוגדר </w:t>
      </w:r>
      <w:proofErr w:type="spellStart"/>
      <w:r>
        <w:rPr>
          <w:rFonts w:hint="cs"/>
          <w:rtl/>
        </w:rPr>
        <w:t>שתיהיה</w:t>
      </w:r>
      <w:proofErr w:type="spellEnd"/>
      <w:r>
        <w:rPr>
          <w:rFonts w:hint="cs"/>
          <w:rtl/>
        </w:rPr>
        <w:t xml:space="preserve"> אפשרות לעדכן תפקיד קיים, אז בצד השרת צריך להסביר את הפעולות הנדרשות לכך, כמו למשל צריך </w:t>
      </w:r>
      <w:proofErr w:type="spellStart"/>
      <w:r>
        <w:rPr>
          <w:rFonts w:hint="cs"/>
          <w:rtl/>
        </w:rPr>
        <w:t>שתיהיה</w:t>
      </w:r>
      <w:proofErr w:type="spellEnd"/>
      <w:r>
        <w:rPr>
          <w:rFonts w:hint="cs"/>
          <w:rtl/>
        </w:rPr>
        <w:t xml:space="preserve"> גישה לבסיס הנתונים ולבצע חיפוש וכו'</w:t>
      </w:r>
    </w:p>
    <w:p w14:paraId="42AB93C4" w14:textId="6A5C292A" w:rsidR="00364E97" w:rsidRDefault="00364E97">
      <w:pPr>
        <w:pStyle w:val="ae"/>
      </w:pPr>
      <w:r>
        <w:rPr>
          <w:rFonts w:hint="cs"/>
          <w:rtl/>
        </w:rPr>
        <w:t xml:space="preserve">מצד הלקוח צריך </w:t>
      </w:r>
      <w:proofErr w:type="spellStart"/>
      <w:r>
        <w:rPr>
          <w:rFonts w:hint="cs"/>
          <w:rtl/>
        </w:rPr>
        <w:t>שתיהיה</w:t>
      </w:r>
      <w:proofErr w:type="spellEnd"/>
      <w:r>
        <w:rPr>
          <w:rFonts w:hint="cs"/>
          <w:rtl/>
        </w:rPr>
        <w:t xml:space="preserve"> חלונית שבה הלקוח יוכל להכניס את שם התפקיד ומשם זה </w:t>
      </w:r>
      <w:proofErr w:type="spellStart"/>
      <w:r>
        <w:rPr>
          <w:rFonts w:hint="cs"/>
          <w:rtl/>
        </w:rPr>
        <w:t>ילקח</w:t>
      </w:r>
      <w:proofErr w:type="spellEnd"/>
      <w:r>
        <w:rPr>
          <w:rFonts w:hint="cs"/>
          <w:rtl/>
        </w:rPr>
        <w:t xml:space="preserve"> לחיפוש בצד השרת וכו'</w:t>
      </w:r>
    </w:p>
  </w:comment>
  <w:comment w:id="71" w:author="גמליאל" w:date="2019-03-27T17:16:00Z" w:initials="ג">
    <w:p w14:paraId="2CF99E44" w14:textId="3C8DDE96" w:rsidR="00ED2882" w:rsidRDefault="00ED2882">
      <w:pPr>
        <w:pStyle w:val="ae"/>
      </w:pPr>
      <w:r>
        <w:rPr>
          <w:rStyle w:val="ad"/>
        </w:rPr>
        <w:annotationRef/>
      </w:r>
      <w:r>
        <w:rPr>
          <w:rFonts w:hint="cs"/>
          <w:rtl/>
        </w:rPr>
        <w:t>זה ממש לא מה שיש עכשיו. כרגע יש רק תיאור כללי. הכוונה שככה זה אמור להיראות בסוף?</w:t>
      </w:r>
    </w:p>
  </w:comment>
  <w:comment w:id="73" w:author="גמליאל" w:date="2019-03-27T17:18:00Z" w:initials="ג">
    <w:p w14:paraId="7C246EB4" w14:textId="2454F9B3" w:rsidR="00175B68" w:rsidRDefault="00175B68">
      <w:pPr>
        <w:pStyle w:val="ae"/>
      </w:pPr>
      <w:r>
        <w:rPr>
          <w:rStyle w:val="ad"/>
        </w:rPr>
        <w:annotationRef/>
      </w:r>
      <w:r>
        <w:rPr>
          <w:rFonts w:hint="cs"/>
          <w:rtl/>
        </w:rPr>
        <w:t>מה כתוב כאן?</w:t>
      </w:r>
    </w:p>
  </w:comment>
  <w:comment w:id="74" w:author="גמליאל" w:date="2019-03-27T17:18:00Z" w:initials="ג">
    <w:p w14:paraId="2B5BBEA7" w14:textId="4C733E28" w:rsidR="00175B68" w:rsidRPr="00175B68" w:rsidRDefault="00175B68">
      <w:pPr>
        <w:pStyle w:val="ae"/>
        <w:rPr>
          <w:b/>
          <w:bCs/>
        </w:rPr>
      </w:pPr>
      <w:r>
        <w:rPr>
          <w:rStyle w:val="ad"/>
        </w:rPr>
        <w:annotationRef/>
      </w:r>
      <w:r w:rsidRPr="00175B68">
        <w:rPr>
          <w:rFonts w:hint="cs"/>
          <w:b/>
          <w:bCs/>
          <w:rtl/>
        </w:rPr>
        <w:t>"נמל אשדוד"?</w:t>
      </w:r>
    </w:p>
  </w:comment>
  <w:comment w:id="76" w:author="Daniel Danan" w:date="2019-03-06T13:23:00Z" w:initials="DD">
    <w:p w14:paraId="0E6AC283" w14:textId="7327B7B6" w:rsidR="00364E97" w:rsidRDefault="00364E97">
      <w:pPr>
        <w:pStyle w:val="ae"/>
      </w:pPr>
      <w:r>
        <w:rPr>
          <w:rStyle w:val="ad"/>
        </w:rPr>
        <w:annotationRef/>
      </w:r>
      <w:r>
        <w:rPr>
          <w:rFonts w:hint="cs"/>
          <w:rtl/>
        </w:rPr>
        <w:t xml:space="preserve">לגבי אפיון המערכת זכור לי שראיתי משהו אצל יוני מסודר בנושא </w:t>
      </w:r>
    </w:p>
  </w:comment>
  <w:comment w:id="77" w:author="גמליאל" w:date="2019-03-27T17:20:00Z" w:initials="ג">
    <w:p w14:paraId="41CCAB09" w14:textId="479DD02C" w:rsidR="00175B68" w:rsidRDefault="00175B68">
      <w:pPr>
        <w:pStyle w:val="ae"/>
      </w:pPr>
      <w:r>
        <w:rPr>
          <w:rStyle w:val="ad"/>
        </w:rPr>
        <w:annotationRef/>
      </w:r>
      <w:r>
        <w:rPr>
          <w:rFonts w:hint="cs"/>
          <w:rtl/>
        </w:rPr>
        <w:t>עכשיו זה כבר עונה לדרישה?</w:t>
      </w:r>
    </w:p>
  </w:comment>
  <w:comment w:id="80" w:author="Daniel Danan" w:date="2019-03-06T13:14:00Z" w:initials="DD">
    <w:p w14:paraId="22B2B1E9" w14:textId="1872E909" w:rsidR="00364E97" w:rsidRDefault="00364E97">
      <w:pPr>
        <w:pStyle w:val="ae"/>
      </w:pPr>
      <w:r>
        <w:rPr>
          <w:rStyle w:val="ad"/>
        </w:rPr>
        <w:annotationRef/>
      </w:r>
      <w:r>
        <w:rPr>
          <w:rFonts w:hint="cs"/>
          <w:rtl/>
        </w:rPr>
        <w:t>אולי כדאי להוסיף כאן שרטוט</w:t>
      </w:r>
    </w:p>
  </w:comment>
  <w:comment w:id="83" w:author="Daniel Danan" w:date="2019-03-06T13:25:00Z" w:initials="DD">
    <w:p w14:paraId="185A1598" w14:textId="77777777" w:rsidR="00364E97" w:rsidRDefault="00364E97">
      <w:pPr>
        <w:pStyle w:val="ae"/>
        <w:rPr>
          <w:rtl/>
        </w:rPr>
      </w:pPr>
      <w:r>
        <w:rPr>
          <w:rStyle w:val="ad"/>
        </w:rPr>
        <w:annotationRef/>
      </w:r>
      <w:r>
        <w:rPr>
          <w:rFonts w:hint="cs"/>
          <w:rtl/>
        </w:rPr>
        <w:t xml:space="preserve">אולי כדאי כאן להתחיל בחשבנו לעבוד עם הכלים וכו' או שקיבלנו הוראה ממנכ"ל החברה להשתמש בכלים </w:t>
      </w:r>
      <w:proofErr w:type="spellStart"/>
      <w:r>
        <w:rPr>
          <w:rFonts w:hint="cs"/>
          <w:rtl/>
        </w:rPr>
        <w:t>וכו</w:t>
      </w:r>
      <w:proofErr w:type="spellEnd"/>
      <w:r>
        <w:rPr>
          <w:rFonts w:hint="cs"/>
          <w:rtl/>
        </w:rPr>
        <w:t xml:space="preserve">', ראינו שישנה בעיה לבצע תוסף </w:t>
      </w:r>
      <w:proofErr w:type="spellStart"/>
      <w:r>
        <w:rPr>
          <w:rFonts w:hint="cs"/>
          <w:rtl/>
        </w:rPr>
        <w:t>לטבלאו</w:t>
      </w:r>
      <w:proofErr w:type="spellEnd"/>
      <w:r>
        <w:rPr>
          <w:rFonts w:hint="cs"/>
          <w:rtl/>
        </w:rPr>
        <w:t xml:space="preserve"> ישבנו עם המנכל ושנינו כיוון ל...</w:t>
      </w:r>
    </w:p>
    <w:p w14:paraId="1263DBA3" w14:textId="5D431FCC" w:rsidR="00364E97" w:rsidRDefault="00364E97">
      <w:pPr>
        <w:pStyle w:val="ae"/>
      </w:pPr>
    </w:p>
  </w:comment>
  <w:comment w:id="87" w:author="Daniel Danan" w:date="2019-03-06T13:33:00Z" w:initials="DD">
    <w:p w14:paraId="6F41CAB2" w14:textId="77777777" w:rsidR="00364E97" w:rsidRDefault="00364E97">
      <w:pPr>
        <w:pStyle w:val="ae"/>
        <w:rPr>
          <w:rtl/>
        </w:rPr>
      </w:pPr>
      <w:r>
        <w:rPr>
          <w:rStyle w:val="ad"/>
        </w:rPr>
        <w:annotationRef/>
      </w:r>
      <w:r>
        <w:rPr>
          <w:rFonts w:hint="cs"/>
          <w:rtl/>
        </w:rPr>
        <w:t>אולי כדאי להוסיף קצת על הקמת השרת וקביעת הפורט וכו'</w:t>
      </w:r>
    </w:p>
    <w:p w14:paraId="7D623DFB" w14:textId="77777777" w:rsidR="00364E97" w:rsidRDefault="00364E97">
      <w:pPr>
        <w:pStyle w:val="ae"/>
        <w:rPr>
          <w:rtl/>
        </w:rPr>
      </w:pPr>
    </w:p>
    <w:p w14:paraId="562092E0" w14:textId="77777777" w:rsidR="00364E97" w:rsidRDefault="00364E97">
      <w:pPr>
        <w:pStyle w:val="ae"/>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64E64CEC" w14:textId="4E5C6F69" w:rsidR="00364E97" w:rsidRDefault="00364E97">
      <w:pPr>
        <w:pStyle w:val="ae"/>
      </w:pPr>
      <w:r>
        <w:rPr>
          <w:rFonts w:hint="cs"/>
          <w:rtl/>
        </w:rPr>
        <w:t>-צריך איפשהו להכניס את ה</w:t>
      </w:r>
      <w:r>
        <w:t xml:space="preserve"> </w:t>
      </w:r>
      <w:proofErr w:type="spellStart"/>
      <w:r>
        <w:t>SQLinjection</w:t>
      </w:r>
      <w:proofErr w:type="spellEnd"/>
    </w:p>
  </w:comment>
  <w:comment w:id="144" w:author="Daniel Danan" w:date="2019-03-06T13:37:00Z" w:initials="DD">
    <w:p w14:paraId="4B2AE649" w14:textId="67151C8E" w:rsidR="00364E97" w:rsidRDefault="00364E97">
      <w:pPr>
        <w:pStyle w:val="ae"/>
      </w:pPr>
      <w:r>
        <w:rPr>
          <w:rStyle w:val="ad"/>
          <w:rFonts w:hint="cs"/>
        </w:rPr>
        <w:annotationRef/>
      </w:r>
      <w:r>
        <w:rPr>
          <w:rFonts w:hint="cs"/>
          <w:rtl/>
        </w:rPr>
        <w:t>אולי זה יהיה מחובר עם דרישות המערכת</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0F5FE7" w15:done="0"/>
  <w15:commentEx w15:paraId="6A3056AE" w15:done="0"/>
  <w15:commentEx w15:paraId="42AB93C4" w15:done="0"/>
  <w15:commentEx w15:paraId="0E6AC283" w15:done="0"/>
  <w15:commentEx w15:paraId="22B2B1E9" w15:done="0"/>
  <w15:commentEx w15:paraId="1263DBA3" w15:done="0"/>
  <w15:commentEx w15:paraId="64E64CEC" w15:done="0"/>
  <w15:commentEx w15:paraId="4B2AE64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0F5FE7" w16cid:durableId="202AC332"/>
  <w16cid:commentId w16cid:paraId="6A3056AE" w16cid:durableId="202A467A"/>
  <w16cid:commentId w16cid:paraId="42AB93C4" w16cid:durableId="202A4738"/>
  <w16cid:commentId w16cid:paraId="0E6AC283" w16cid:durableId="202A483E"/>
  <w16cid:commentId w16cid:paraId="22B2B1E9" w16cid:durableId="202A462B"/>
  <w16cid:commentId w16cid:paraId="1263DBA3" w16cid:durableId="202A48E2"/>
  <w16cid:commentId w16cid:paraId="64E64CEC" w16cid:durableId="202A4AA9"/>
  <w16cid:commentId w16cid:paraId="4B2AE649" w16cid:durableId="202A4BA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4CB1B5" w14:textId="77777777" w:rsidR="006740DC" w:rsidRDefault="006740DC" w:rsidP="001159A7">
      <w:pPr>
        <w:spacing w:after="0" w:line="240" w:lineRule="auto"/>
      </w:pPr>
      <w:r>
        <w:separator/>
      </w:r>
    </w:p>
  </w:endnote>
  <w:endnote w:type="continuationSeparator" w:id="0">
    <w:p w14:paraId="6DCBF65F" w14:textId="77777777" w:rsidR="006740DC" w:rsidRDefault="006740DC" w:rsidP="001159A7">
      <w:pPr>
        <w:spacing w:after="0" w:line="240" w:lineRule="auto"/>
      </w:pPr>
      <w:r>
        <w:continuationSeparator/>
      </w:r>
    </w:p>
  </w:endnote>
  <w:endnote w:type="continuationNotice" w:id="1">
    <w:p w14:paraId="4FF4100A" w14:textId="77777777" w:rsidR="006740DC" w:rsidRDefault="006740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Open Sans Hebrew">
    <w:altName w:val="Segoe UI"/>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B1"/>
    <w:family w:val="auto"/>
    <w:notTrueType/>
    <w:pitch w:val="default"/>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D1C620" w14:textId="77777777" w:rsidR="006740DC" w:rsidRDefault="006740DC" w:rsidP="001159A7">
      <w:pPr>
        <w:spacing w:after="0" w:line="240" w:lineRule="auto"/>
      </w:pPr>
      <w:r>
        <w:separator/>
      </w:r>
    </w:p>
  </w:footnote>
  <w:footnote w:type="continuationSeparator" w:id="0">
    <w:p w14:paraId="40407C01" w14:textId="77777777" w:rsidR="006740DC" w:rsidRDefault="006740DC" w:rsidP="001159A7">
      <w:pPr>
        <w:spacing w:after="0" w:line="240" w:lineRule="auto"/>
      </w:pPr>
      <w:r>
        <w:continuationSeparator/>
      </w:r>
    </w:p>
  </w:footnote>
  <w:footnote w:type="continuationNotice" w:id="1">
    <w:p w14:paraId="6DB6272C" w14:textId="77777777" w:rsidR="006740DC" w:rsidRDefault="006740DC">
      <w:pPr>
        <w:spacing w:after="0" w:line="240" w:lineRule="auto"/>
      </w:pPr>
    </w:p>
  </w:footnote>
  <w:footnote w:id="2">
    <w:p w14:paraId="1B069D74" w14:textId="1B35D988" w:rsidR="00364E97" w:rsidRDefault="00364E97">
      <w:pPr>
        <w:pStyle w:val="a9"/>
      </w:pPr>
      <w:r w:rsidRPr="00340A69">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364E97" w:rsidRPr="008C034B" w:rsidRDefault="00364E97" w:rsidP="008C034B">
      <w:pPr>
        <w:pStyle w:val="a7"/>
        <w:rPr>
          <w:rFonts w:cstheme="minorHAnsi"/>
          <w:sz w:val="16"/>
          <w:szCs w:val="16"/>
        </w:rPr>
      </w:pPr>
      <w:r w:rsidRPr="00340A69">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364E97" w:rsidRDefault="00364E97" w:rsidP="008C034B">
      <w:pPr>
        <w:pStyle w:val="a7"/>
        <w:rPr>
          <w:rFonts w:cstheme="minorHAnsi"/>
          <w:sz w:val="24"/>
          <w:szCs w:val="24"/>
          <w:rtl/>
        </w:rPr>
      </w:pPr>
      <w:r w:rsidRPr="00AD28E9">
        <w:rPr>
          <w:rFonts w:cstheme="minorHAnsi"/>
          <w:sz w:val="24"/>
          <w:szCs w:val="24"/>
        </w:rPr>
        <w:t xml:space="preserve"> </w:t>
      </w:r>
    </w:p>
    <w:p w14:paraId="3427BFD6" w14:textId="77777777" w:rsidR="00364E97" w:rsidRPr="008C034B" w:rsidRDefault="00364E97" w:rsidP="008C034B">
      <w:pPr>
        <w:pStyle w:val="a7"/>
        <w:rPr>
          <w:rStyle w:val="Hyperlink"/>
          <w:sz w:val="16"/>
          <w:szCs w:val="16"/>
        </w:rPr>
      </w:pPr>
      <w:hyperlink r:id="rId2" w:history="1">
        <w:r w:rsidRPr="008C034B">
          <w:rPr>
            <w:rStyle w:val="Hyperlink"/>
            <w:rFonts w:cstheme="minorHAnsi"/>
            <w:sz w:val="16"/>
            <w:szCs w:val="16"/>
          </w:rPr>
          <w:t>https://en.wikipedia.org/wiki/Client%E2%80%93server_model</w:t>
        </w:r>
      </w:hyperlink>
      <w:r w:rsidRPr="008C034B">
        <w:rPr>
          <w:rStyle w:val="Hyperlink"/>
          <w:sz w:val="16"/>
          <w:szCs w:val="16"/>
        </w:rPr>
        <w:t xml:space="preserve"> </w:t>
      </w:r>
    </w:p>
    <w:p w14:paraId="73F734CE" w14:textId="77777777" w:rsidR="00364E97" w:rsidRDefault="00364E97" w:rsidP="008C034B">
      <w:pPr>
        <w:pStyle w:val="a7"/>
        <w:rPr>
          <w:rFonts w:cstheme="minorHAnsi"/>
          <w:sz w:val="24"/>
          <w:szCs w:val="24"/>
        </w:rPr>
      </w:pPr>
    </w:p>
    <w:p w14:paraId="6DB1A849" w14:textId="77777777" w:rsidR="00364E97" w:rsidRDefault="00364E97" w:rsidP="008C034B">
      <w:pPr>
        <w:pStyle w:val="a7"/>
        <w:rPr>
          <w:rFonts w:cstheme="minorHAnsi"/>
          <w:sz w:val="24"/>
          <w:szCs w:val="24"/>
        </w:rPr>
      </w:pPr>
      <w:hyperlink r:id="rId3" w:history="1">
        <w:r w:rsidRPr="008C034B">
          <w:rPr>
            <w:rStyle w:val="Hyperlink"/>
            <w:rFonts w:cstheme="minorHAnsi"/>
            <w:sz w:val="16"/>
            <w:szCs w:val="16"/>
          </w:rPr>
          <w:t>http://webmaster.org.il/articles/how-does-server-side-works</w:t>
        </w:r>
      </w:hyperlink>
      <w:r w:rsidRPr="00AD28E9">
        <w:rPr>
          <w:rFonts w:cstheme="minorHAnsi"/>
          <w:sz w:val="24"/>
          <w:szCs w:val="24"/>
        </w:rPr>
        <w:t xml:space="preserve"> </w:t>
      </w:r>
    </w:p>
    <w:p w14:paraId="5391F679" w14:textId="77777777" w:rsidR="00364E97" w:rsidRDefault="00364E97" w:rsidP="008C034B">
      <w:pPr>
        <w:pStyle w:val="a7"/>
        <w:rPr>
          <w:rFonts w:cstheme="minorHAnsi"/>
          <w:sz w:val="24"/>
          <w:szCs w:val="24"/>
        </w:rPr>
      </w:pPr>
    </w:p>
    <w:p w14:paraId="21A966D6" w14:textId="77777777" w:rsidR="00364E97" w:rsidRPr="008C034B" w:rsidRDefault="00364E97" w:rsidP="008C034B">
      <w:pPr>
        <w:pStyle w:val="a7"/>
        <w:rPr>
          <w:rStyle w:val="Hyperlink"/>
          <w:sz w:val="16"/>
          <w:szCs w:val="16"/>
        </w:rPr>
      </w:pPr>
      <w:hyperlink r:id="rId4" w:history="1">
        <w:r w:rsidRPr="008C034B">
          <w:rPr>
            <w:rStyle w:val="Hyperlink"/>
            <w:rFonts w:cstheme="minorHAnsi"/>
            <w:sz w:val="16"/>
            <w:szCs w:val="16"/>
          </w:rPr>
          <w:t>https://en.wikipedia.org/wiki/Client-side</w:t>
        </w:r>
      </w:hyperlink>
    </w:p>
    <w:p w14:paraId="7ADAE246" w14:textId="77777777" w:rsidR="00364E97" w:rsidRPr="008C034B" w:rsidRDefault="00364E97" w:rsidP="008C034B">
      <w:pPr>
        <w:pStyle w:val="a7"/>
        <w:rPr>
          <w:rStyle w:val="Hyperlink"/>
          <w:sz w:val="16"/>
          <w:szCs w:val="16"/>
          <w:rtl/>
        </w:rPr>
      </w:pPr>
      <w:hyperlink r:id="rId5" w:history="1">
        <w:r w:rsidRPr="008C034B">
          <w:rPr>
            <w:rStyle w:val="Hyperlink"/>
            <w:rFonts w:cstheme="minorHAnsi"/>
            <w:sz w:val="16"/>
            <w:szCs w:val="16"/>
          </w:rPr>
          <w:t>https://skillcrush.com/2012/07/30/client-side-vs-server-side/</w:t>
        </w:r>
      </w:hyperlink>
    </w:p>
    <w:p w14:paraId="3A27A306" w14:textId="77777777" w:rsidR="00364E97" w:rsidRDefault="00364E97" w:rsidP="008C034B">
      <w:pPr>
        <w:pStyle w:val="a7"/>
        <w:bidi w:val="0"/>
        <w:rPr>
          <w:rFonts w:cstheme="minorHAnsi"/>
          <w:sz w:val="24"/>
          <w:szCs w:val="24"/>
        </w:rPr>
      </w:pPr>
    </w:p>
    <w:p w14:paraId="0FBF6925" w14:textId="2B76D8AC" w:rsidR="00364E97" w:rsidRPr="008C034B" w:rsidRDefault="00364E97" w:rsidP="008C034B">
      <w:pPr>
        <w:pStyle w:val="a9"/>
        <w:rPr>
          <w:rtl/>
        </w:rPr>
      </w:pPr>
    </w:p>
  </w:footnote>
  <w:footnote w:id="4">
    <w:p w14:paraId="76FE61A1" w14:textId="77777777" w:rsidR="00364E97" w:rsidRDefault="00364E97" w:rsidP="00DA2458">
      <w:pPr>
        <w:pStyle w:val="a9"/>
      </w:pPr>
      <w:r w:rsidRPr="00340A69">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364E97" w:rsidRDefault="00364E97" w:rsidP="008C034B">
      <w:pPr>
        <w:pStyle w:val="a9"/>
        <w:rPr>
          <w:rtl/>
        </w:rPr>
      </w:pPr>
      <w:r w:rsidRPr="00340A69">
        <w:rPr>
          <w:rStyle w:val="ab"/>
        </w:rPr>
        <w:footnoteRef/>
      </w:r>
      <w:r>
        <w:rPr>
          <w:rtl/>
        </w:rPr>
        <w:t xml:space="preserve"> </w:t>
      </w:r>
      <w:hyperlink r:id="rId7" w:history="1">
        <w:r w:rsidRPr="008C034B">
          <w:rPr>
            <w:rStyle w:val="Hyperlink"/>
          </w:rPr>
          <w:t>https://he.wikipedia.org/wiki/Notepad%2B%2B</w:t>
        </w:r>
      </w:hyperlink>
    </w:p>
  </w:footnote>
  <w:footnote w:id="6">
    <w:p w14:paraId="2906E041" w14:textId="633BEFF9" w:rsidR="00364E97" w:rsidRDefault="00364E97">
      <w:pPr>
        <w:pStyle w:val="a9"/>
        <w:rPr>
          <w:rFonts w:cs="Arial"/>
          <w:rtl/>
        </w:rPr>
      </w:pPr>
      <w:r w:rsidRPr="00340A69">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1C52CF0C" w14:textId="1DE3B2B1" w:rsidR="00364E97" w:rsidRDefault="00364E97" w:rsidP="0050249D">
      <w:pPr>
        <w:pStyle w:val="a9"/>
      </w:pPr>
      <w:hyperlink r:id="rId9" w:history="1">
        <w:r w:rsidRPr="007F0DA5">
          <w:rPr>
            <w:rStyle w:val="Hyperlink"/>
          </w:rPr>
          <w:t>https://www.naya-college.co.il/%D7%9E%D7%94-%D7%96%D7%94-tableau</w:t>
        </w:r>
        <w:r w:rsidRPr="007F0DA5">
          <w:rPr>
            <w:rStyle w:val="Hyperlink"/>
            <w:rFonts w:cs="Arial"/>
            <w:rtl/>
          </w:rPr>
          <w:t>/</w:t>
        </w:r>
      </w:hyperlink>
    </w:p>
  </w:footnote>
  <w:footnote w:id="7">
    <w:p w14:paraId="2A23D739" w14:textId="77777777" w:rsidR="00364E97" w:rsidRPr="00EF5872" w:rsidRDefault="00364E97" w:rsidP="0063082E">
      <w:pPr>
        <w:pStyle w:val="a9"/>
        <w:rPr>
          <w:rtl/>
        </w:rPr>
      </w:pPr>
      <w:r w:rsidRPr="00340A69">
        <w:rPr>
          <w:rStyle w:val="ab"/>
        </w:rPr>
        <w:footnoteRef/>
      </w:r>
      <w:r>
        <w:rPr>
          <w:rtl/>
        </w:rPr>
        <w:t xml:space="preserve"> </w:t>
      </w:r>
      <w:hyperlink r:id="rId10" w:history="1">
        <w:r w:rsidRPr="00EF5872">
          <w:rPr>
            <w:rStyle w:val="Hyperlink"/>
          </w:rPr>
          <w:t>https://he.wikipedia.org/wiki/%D7%90%D7%AA%D7%A8_%D7%90%D7%99%D7%A0%D7%98%D7%A8%D7%A0%D7%98</w:t>
        </w:r>
      </w:hyperlink>
    </w:p>
    <w:p w14:paraId="3C045F1A" w14:textId="77777777" w:rsidR="00364E97" w:rsidRDefault="00364E97" w:rsidP="0063082E">
      <w:pPr>
        <w:pStyle w:val="a9"/>
        <w:rPr>
          <w:rtl/>
        </w:rPr>
      </w:pPr>
      <w:hyperlink r:id="rId11" w:history="1">
        <w:r w:rsidRPr="00EF5872">
          <w:rPr>
            <w:rStyle w:val="Hyperlink"/>
          </w:rPr>
          <w:t>https://skillcrush.com/2012/04/05/javascript/</w:t>
        </w:r>
      </w:hyperlink>
    </w:p>
    <w:p w14:paraId="1F487652" w14:textId="26D36593" w:rsidR="00364E97" w:rsidRPr="00EF5872" w:rsidRDefault="00364E97" w:rsidP="00A975FB">
      <w:pPr>
        <w:pStyle w:val="a9"/>
        <w:rPr>
          <w:rtl/>
        </w:rPr>
      </w:pPr>
      <w:hyperlink r:id="rId12" w:history="1">
        <w:r w:rsidRPr="005F1518">
          <w:rPr>
            <w:rStyle w:val="Hyperlink"/>
          </w:rPr>
          <w:t>https://internet-israel.com/category/%D7%9E%D7%93%D7%A8%D7%99%D7%9B%D7%99%D7%9D/node-js-%D7%9E%D7%93%D7%A8%D7%99%D7%9B%D7%99%D7%9D</w:t>
        </w:r>
        <w:r w:rsidRPr="005F1518">
          <w:rPr>
            <w:rStyle w:val="Hyperlink"/>
            <w:rFonts w:cs="Arial"/>
            <w:rtl/>
          </w:rPr>
          <w:t>/</w:t>
        </w:r>
      </w:hyperlink>
    </w:p>
    <w:p w14:paraId="0EC14788" w14:textId="77777777" w:rsidR="00364E97" w:rsidRDefault="00364E97" w:rsidP="0063082E">
      <w:pPr>
        <w:pStyle w:val="a9"/>
        <w:rPr>
          <w:rtl/>
        </w:rPr>
      </w:pPr>
    </w:p>
  </w:footnote>
  <w:footnote w:id="8">
    <w:p w14:paraId="2D32A84F" w14:textId="77777777" w:rsidR="00364E97" w:rsidRPr="008C034B" w:rsidRDefault="00364E97" w:rsidP="008C034B">
      <w:pPr>
        <w:pStyle w:val="a9"/>
        <w:rPr>
          <w:rtl/>
        </w:rPr>
      </w:pPr>
      <w:r w:rsidRPr="00340A69">
        <w:rPr>
          <w:rStyle w:val="ab"/>
        </w:rPr>
        <w:footnoteRef/>
      </w:r>
      <w:r>
        <w:rPr>
          <w:rtl/>
        </w:rPr>
        <w:t xml:space="preserve"> </w:t>
      </w:r>
      <w:hyperlink r:id="rId13" w:history="1">
        <w:r w:rsidRPr="008C034B">
          <w:rPr>
            <w:rStyle w:val="Hyperlink"/>
          </w:rPr>
          <w:t>https://en.wikipedia.org/wiki/Firebase</w:t>
        </w:r>
      </w:hyperlink>
    </w:p>
    <w:p w14:paraId="41FD001F" w14:textId="48221FAD" w:rsidR="00364E97" w:rsidRDefault="00364E97" w:rsidP="008C034B">
      <w:pPr>
        <w:pStyle w:val="a9"/>
        <w:rPr>
          <w:rtl/>
        </w:rPr>
      </w:pPr>
      <w:hyperlink r:id="rId14" w:history="1">
        <w:r w:rsidRPr="008C034B">
          <w:rPr>
            <w:rStyle w:val="Hyperlink"/>
          </w:rPr>
          <w:t>http://meta-pa.blogspot.com/2017/08/firebase.html</w:t>
        </w:r>
      </w:hyperlink>
    </w:p>
  </w:footnote>
  <w:footnote w:id="9">
    <w:p w14:paraId="70FCAFE5" w14:textId="7656852A" w:rsidR="00364E97" w:rsidRDefault="00364E97">
      <w:pPr>
        <w:pStyle w:val="a9"/>
        <w:rPr>
          <w:rtl/>
        </w:rPr>
      </w:pPr>
      <w:r w:rsidRPr="00340A69">
        <w:rPr>
          <w:rStyle w:val="ab"/>
        </w:rPr>
        <w:footnoteRef/>
      </w:r>
      <w:r>
        <w:rPr>
          <w:rtl/>
        </w:rPr>
        <w:t xml:space="preserve"> </w:t>
      </w:r>
      <w:hyperlink r:id="rId15" w:history="1">
        <w:r w:rsidRPr="001A037D">
          <w:rPr>
            <w:rStyle w:val="Hyperlink"/>
          </w:rPr>
          <w:t>https://www.israelclouds.com/glossary</w:t>
        </w:r>
      </w:hyperlink>
    </w:p>
    <w:p w14:paraId="54F2F5DA" w14:textId="38B6761E" w:rsidR="00364E97" w:rsidRDefault="00364E97">
      <w:pPr>
        <w:pStyle w:val="a9"/>
        <w:rPr>
          <w:rFonts w:cs="Arial"/>
          <w:rtl/>
        </w:rPr>
      </w:pPr>
      <w:hyperlink r:id="rId16" w:history="1">
        <w:r w:rsidRPr="001A037D">
          <w:rPr>
            <w:rStyle w:val="Hyperlink"/>
          </w:rPr>
          <w:t>https://aws.amazon.com/rds</w:t>
        </w:r>
        <w:r w:rsidRPr="001A037D">
          <w:rPr>
            <w:rStyle w:val="Hyperlink"/>
            <w:rFonts w:cs="Arial"/>
            <w:rtl/>
          </w:rPr>
          <w:t>/</w:t>
        </w:r>
      </w:hyperlink>
    </w:p>
    <w:p w14:paraId="7846D0A4" w14:textId="4601FE1E" w:rsidR="00364E97" w:rsidRDefault="00364E97">
      <w:pPr>
        <w:pStyle w:val="a9"/>
        <w:rPr>
          <w:rtl/>
        </w:rPr>
      </w:pPr>
      <w:hyperlink r:id="rId17" w:history="1">
        <w:r w:rsidRPr="001A037D">
          <w:rPr>
            <w:rStyle w:val="Hyperlink"/>
          </w:rPr>
          <w:t>https://he.wikipedia.org/wiki/Amazon_Web_Services</w:t>
        </w:r>
      </w:hyperlink>
    </w:p>
    <w:p w14:paraId="35B9E369" w14:textId="24B41914" w:rsidR="00364E97" w:rsidRDefault="00364E97">
      <w:pPr>
        <w:pStyle w:val="a9"/>
        <w:rPr>
          <w:rFonts w:cs="Arial"/>
          <w:rtl/>
        </w:rPr>
      </w:pPr>
      <w:hyperlink r:id="rId18" w:history="1">
        <w:r w:rsidRPr="001A037D">
          <w:rPr>
            <w:rStyle w:val="Hyperlink"/>
          </w:rPr>
          <w:t>https://dapps.co.il/%D7%A9%D7%99%D7%A8%D7%95%D7%AA%D7%99-%D7%94%D7%A2%D7%A0%D7%9F-%D7%A9%D7%9C-amazon-%D7%A9%D7%90%D7%AA%D7%9D-%D7%97%D7%99%D7%99%D7%91%D7%99%D7%9D-%D7%9C%D7%94%D7%9B%D7%99%D7%A8-%D7%95%D7%93%D7%A8%D7%9B</w:t>
        </w:r>
        <w:r w:rsidRPr="001A037D">
          <w:rPr>
            <w:rStyle w:val="Hyperlink"/>
            <w:rFonts w:cs="Arial"/>
            <w:rtl/>
          </w:rPr>
          <w:t>/</w:t>
        </w:r>
      </w:hyperlink>
    </w:p>
    <w:p w14:paraId="4433AEC1" w14:textId="1FB750A7" w:rsidR="00364E97" w:rsidRDefault="00364E97" w:rsidP="0044541D">
      <w:pPr>
        <w:pStyle w:val="a9"/>
      </w:pPr>
      <w:hyperlink r:id="rId19" w:history="1">
        <w:r w:rsidRPr="001A037D">
          <w:rPr>
            <w:rStyle w:val="Hyperlink"/>
          </w:rPr>
          <w:t>https://www.matrix.co.il/About/Pages/amazon.aspx</w:t>
        </w:r>
      </w:hyperlink>
    </w:p>
  </w:footnote>
  <w:footnote w:id="10">
    <w:p w14:paraId="654A57C7" w14:textId="4DACE14E" w:rsidR="00364E97" w:rsidRDefault="00364E97" w:rsidP="008C034B">
      <w:pPr>
        <w:pStyle w:val="a9"/>
        <w:rPr>
          <w:rtl/>
        </w:rPr>
      </w:pPr>
      <w:r w:rsidRPr="00340A69">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1E31FE66" w14:textId="77777777" w:rsidR="00364E97" w:rsidRPr="004B1B72" w:rsidRDefault="00364E97" w:rsidP="004B1B72">
      <w:pPr>
        <w:pStyle w:val="a9"/>
        <w:rPr>
          <w:rtl/>
        </w:rPr>
      </w:pPr>
      <w:r w:rsidRPr="00340A69">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364E97" w:rsidRDefault="00364E97">
      <w:pPr>
        <w:pStyle w:val="a9"/>
      </w:pPr>
    </w:p>
  </w:footnote>
  <w:footnote w:id="12">
    <w:p w14:paraId="79133920" w14:textId="7AA901E0" w:rsidR="00364E97" w:rsidRPr="004B1B72" w:rsidRDefault="00364E97" w:rsidP="004B1B72">
      <w:pPr>
        <w:pStyle w:val="a9"/>
        <w:rPr>
          <w:rtl/>
        </w:rPr>
      </w:pPr>
      <w:r w:rsidRPr="00340A69">
        <w:rPr>
          <w:rStyle w:val="ab"/>
        </w:rPr>
        <w:footnoteRef/>
      </w:r>
      <w:r>
        <w:rPr>
          <w:rtl/>
        </w:rPr>
        <w:t xml:space="preserve"> </w:t>
      </w:r>
      <w:hyperlink r:id="rId22" w:history="1">
        <w:r w:rsidRPr="004B1B72">
          <w:rPr>
            <w:rStyle w:val="Hyperlink"/>
          </w:rPr>
          <w:t>https://he.wikipedia.org/wiki/%D7%A7%D7%A0%D7%91%D7%9F</w:t>
        </w:r>
      </w:hyperlink>
    </w:p>
    <w:p w14:paraId="5A5CF482" w14:textId="47B7F7BC" w:rsidR="00364E97" w:rsidRPr="004B1B72" w:rsidRDefault="00364E97" w:rsidP="004B1B72">
      <w:pPr>
        <w:pStyle w:val="a9"/>
        <w:rPr>
          <w:rtl/>
        </w:rPr>
      </w:pPr>
      <w:hyperlink r:id="rId23" w:history="1">
        <w:r w:rsidRPr="004B1B72">
          <w:rPr>
            <w:rStyle w:val="Hyperlink"/>
          </w:rPr>
          <w:t>https://business-excellence.co.il/blog/513-kanban-system</w:t>
        </w:r>
      </w:hyperlink>
    </w:p>
    <w:p w14:paraId="3B1CF46C" w14:textId="77777777" w:rsidR="00364E97" w:rsidRPr="004B1B72" w:rsidRDefault="00364E97" w:rsidP="004B1B72">
      <w:pPr>
        <w:pStyle w:val="a9"/>
      </w:pPr>
      <w:hyperlink r:id="rId24" w:history="1">
        <w:r w:rsidRPr="004B1B72">
          <w:rPr>
            <w:rStyle w:val="Hyperlink"/>
          </w:rPr>
          <w:t>https://he.wikipedia.org/wiki/%D7%A7%D7%A0%D7%91%D7%9F</w:t>
        </w:r>
      </w:hyperlink>
    </w:p>
    <w:p w14:paraId="60D99ADD" w14:textId="77777777" w:rsidR="00364E97" w:rsidRPr="004B1B72" w:rsidRDefault="00364E97" w:rsidP="004B1B72">
      <w:pPr>
        <w:pStyle w:val="a9"/>
      </w:pPr>
      <w:hyperlink r:id="rId25" w:history="1">
        <w:r w:rsidRPr="004B1B72">
          <w:rPr>
            <w:rStyle w:val="Hyperlink"/>
          </w:rPr>
          <w:t>https://en.wikipedia.org/wiki/Kanban_(development</w:t>
        </w:r>
        <w:r w:rsidRPr="004B1B72">
          <w:rPr>
            <w:rStyle w:val="Hyperlink"/>
            <w:rtl/>
          </w:rPr>
          <w:t>)</w:t>
        </w:r>
      </w:hyperlink>
    </w:p>
    <w:p w14:paraId="754F8C28" w14:textId="0D1B49E5" w:rsidR="00364E97" w:rsidRPr="004B1B72" w:rsidRDefault="00364E97">
      <w:pPr>
        <w:pStyle w:val="a9"/>
        <w:rPr>
          <w:rtl/>
        </w:rPr>
      </w:pPr>
    </w:p>
  </w:footnote>
  <w:footnote w:id="13">
    <w:p w14:paraId="305230B7" w14:textId="77777777" w:rsidR="00364E97" w:rsidRPr="004B1B72" w:rsidRDefault="00364E97" w:rsidP="004B1B72">
      <w:pPr>
        <w:pStyle w:val="a9"/>
        <w:rPr>
          <w:rtl/>
        </w:rPr>
      </w:pPr>
      <w:r w:rsidRPr="00340A69">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751135BE" w14:textId="77777777" w:rsidR="00364E97" w:rsidRPr="004B1B72" w:rsidRDefault="00364E97" w:rsidP="004B1B72">
      <w:pPr>
        <w:pStyle w:val="a9"/>
        <w:rPr>
          <w:rtl/>
        </w:rPr>
      </w:pPr>
      <w:hyperlink r:id="rId27" w:history="1">
        <w:r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364E97" w:rsidRDefault="00364E97">
      <w:pPr>
        <w:pStyle w:val="a9"/>
        <w:rPr>
          <w:rtl/>
        </w:rPr>
      </w:pPr>
    </w:p>
  </w:footnote>
  <w:footnote w:id="14">
    <w:p w14:paraId="2918ED1A" w14:textId="77777777" w:rsidR="00364E97" w:rsidRDefault="00364E97" w:rsidP="0034470A">
      <w:pPr>
        <w:pStyle w:val="a9"/>
      </w:pPr>
      <w:r w:rsidRPr="00340A69">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3C4CC3FB" w14:textId="77777777" w:rsidR="00364E97" w:rsidRPr="00EF5872" w:rsidRDefault="00364E97" w:rsidP="0034470A">
      <w:pPr>
        <w:pStyle w:val="a9"/>
        <w:rPr>
          <w:rtl/>
        </w:rPr>
      </w:pPr>
      <w:r w:rsidRPr="00340A69">
        <w:rPr>
          <w:rStyle w:val="ab"/>
        </w:rPr>
        <w:footnoteRef/>
      </w:r>
      <w:r>
        <w:rPr>
          <w:rtl/>
        </w:rPr>
        <w:t xml:space="preserve"> </w:t>
      </w:r>
      <w:hyperlink r:id="rId28" w:history="1">
        <w:r w:rsidRPr="00EF5872">
          <w:rPr>
            <w:rStyle w:val="Hyperlink"/>
          </w:rPr>
          <w:t>https://he.wikipedia.org/wiki/%D7%91%D7%A1%D7%99%D7%A1_%D7%A0%D7%AA%D7%95%D7%A0%D7%99%D7%9D</w:t>
        </w:r>
      </w:hyperlink>
    </w:p>
    <w:p w14:paraId="68073D3D" w14:textId="77777777" w:rsidR="00364E97" w:rsidRPr="00EF5872" w:rsidRDefault="00364E97" w:rsidP="0034470A">
      <w:pPr>
        <w:pStyle w:val="a9"/>
        <w:rPr>
          <w:rtl/>
        </w:rPr>
      </w:pPr>
      <w:hyperlink r:id="rId29" w:history="1">
        <w:r w:rsidRPr="00EF5872">
          <w:rPr>
            <w:rStyle w:val="Hyperlink"/>
          </w:rPr>
          <w:t>https://en.wikipedia.org/wiki/Database</w:t>
        </w:r>
      </w:hyperlink>
    </w:p>
    <w:p w14:paraId="78C52AD1" w14:textId="77777777" w:rsidR="00364E97" w:rsidRPr="00EF5872" w:rsidRDefault="00364E97" w:rsidP="0034470A">
      <w:pPr>
        <w:pStyle w:val="a9"/>
        <w:rPr>
          <w:rtl/>
        </w:rPr>
      </w:pPr>
      <w:hyperlink r:id="rId30" w:history="1">
        <w:r w:rsidRPr="00EF5872">
          <w:rPr>
            <w:rStyle w:val="Hyperlink"/>
          </w:rPr>
          <w:t>https://searchsqlserver.techtarget.com/definition/database</w:t>
        </w:r>
      </w:hyperlink>
    </w:p>
  </w:footnote>
  <w:footnote w:id="16">
    <w:p w14:paraId="397A717C" w14:textId="77777777" w:rsidR="00364E97" w:rsidRPr="00EF5872" w:rsidRDefault="00364E97" w:rsidP="0034470A">
      <w:pPr>
        <w:pStyle w:val="a9"/>
      </w:pPr>
      <w:r w:rsidRPr="00340A69">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364E97" w:rsidRPr="00EF5872" w:rsidRDefault="00364E97" w:rsidP="0034470A">
      <w:pPr>
        <w:pStyle w:val="a9"/>
        <w:rPr>
          <w:rtl/>
        </w:rPr>
      </w:pPr>
    </w:p>
  </w:footnote>
  <w:footnote w:id="17">
    <w:p w14:paraId="2FFA2AAA" w14:textId="1241178E" w:rsidR="00364E97" w:rsidRDefault="00364E97">
      <w:pPr>
        <w:pStyle w:val="a9"/>
        <w:rPr>
          <w:rtl/>
        </w:rPr>
      </w:pPr>
      <w:r w:rsidRPr="00340A69">
        <w:rPr>
          <w:rStyle w:val="ab"/>
        </w:rPr>
        <w:footnoteRef/>
      </w:r>
      <w:r>
        <w:rPr>
          <w:rtl/>
        </w:rPr>
        <w:t xml:space="preserve"> </w:t>
      </w:r>
      <w:hyperlink r:id="rId32" w:history="1">
        <w:r w:rsidRPr="005F1518">
          <w:rPr>
            <w:rStyle w:val="Hyperlink"/>
          </w:rPr>
          <w:t>http://www.json.org/json-he.html</w:t>
        </w:r>
      </w:hyperlink>
    </w:p>
    <w:p w14:paraId="70EDF318" w14:textId="16D4AF54" w:rsidR="00364E97" w:rsidRDefault="00364E97" w:rsidP="002658C5">
      <w:pPr>
        <w:pStyle w:val="a9"/>
        <w:rPr>
          <w:rtl/>
        </w:rPr>
      </w:pPr>
      <w:hyperlink r:id="rId33" w:history="1">
        <w:r w:rsidRPr="005F1518">
          <w:rPr>
            <w:rStyle w:val="Hyperlink"/>
          </w:rPr>
          <w:t>https://he.wikipedia.org/wiki/JSON</w:t>
        </w:r>
      </w:hyperlink>
    </w:p>
  </w:footnote>
  <w:footnote w:id="18">
    <w:p w14:paraId="7B91995F" w14:textId="029F3895" w:rsidR="00364E97" w:rsidRDefault="00364E97">
      <w:pPr>
        <w:pStyle w:val="a9"/>
        <w:rPr>
          <w:rtl/>
        </w:rPr>
      </w:pPr>
      <w:r w:rsidRPr="00340A69">
        <w:rPr>
          <w:rStyle w:val="ab"/>
        </w:rPr>
        <w:footnoteRef/>
      </w:r>
      <w:r>
        <w:rPr>
          <w:rtl/>
        </w:rPr>
        <w:t xml:space="preserve"> </w:t>
      </w:r>
      <w:hyperlink r:id="rId34" w:history="1">
        <w:r w:rsidRPr="007F0DA5">
          <w:rPr>
            <w:rStyle w:val="Hyperlink"/>
          </w:rPr>
          <w:t>https://en.wikipedia.org/wiki/Hypertext_Transfer_Protocol</w:t>
        </w:r>
      </w:hyperlink>
    </w:p>
    <w:p w14:paraId="0467C9E1" w14:textId="3F934D4F" w:rsidR="00364E97" w:rsidRDefault="00364E97">
      <w:pPr>
        <w:pStyle w:val="a9"/>
        <w:rPr>
          <w:rtl/>
        </w:rPr>
      </w:pPr>
      <w:hyperlink r:id="rId35" w:history="1">
        <w:r w:rsidRPr="007F0DA5">
          <w:rPr>
            <w:rStyle w:val="Hyperlink"/>
          </w:rPr>
          <w:t>https://he.wikipedia.org/wiki/Hypertext_Transfer_Protocol</w:t>
        </w:r>
      </w:hyperlink>
    </w:p>
    <w:p w14:paraId="78C2A11A" w14:textId="77777777" w:rsidR="00364E97" w:rsidRDefault="00364E97">
      <w:pPr>
        <w:pStyle w:val="a9"/>
      </w:pPr>
    </w:p>
  </w:footnote>
  <w:footnote w:id="19">
    <w:p w14:paraId="12DACEFE" w14:textId="534E9DEA" w:rsidR="00364E97" w:rsidRPr="00EF5872" w:rsidRDefault="00364E97" w:rsidP="00EF5872">
      <w:pPr>
        <w:pStyle w:val="a9"/>
        <w:rPr>
          <w:rtl/>
        </w:rPr>
      </w:pPr>
      <w:r w:rsidRPr="00340A69">
        <w:rPr>
          <w:rStyle w:val="ab"/>
        </w:rPr>
        <w:footnoteRef/>
      </w:r>
      <w:r>
        <w:rPr>
          <w:rtl/>
        </w:rPr>
        <w:t xml:space="preserve"> </w:t>
      </w:r>
      <w:hyperlink r:id="rId36" w:history="1">
        <w:r w:rsidRPr="00EF5872">
          <w:rPr>
            <w:rStyle w:val="Hyperlink"/>
          </w:rPr>
          <w:t>https://he.wikipedia.org/wiki/%D7%90%D7%AA%D7%A8_%D7%90%D7%99%D7%A0%D7%98%D7%A8%D7%A0%D7%98</w:t>
        </w:r>
      </w:hyperlink>
    </w:p>
    <w:p w14:paraId="3F1AF650" w14:textId="77777777" w:rsidR="00364E97" w:rsidRPr="00EF5872" w:rsidRDefault="00364E97" w:rsidP="00EF5872">
      <w:pPr>
        <w:pStyle w:val="a9"/>
        <w:rPr>
          <w:rtl/>
        </w:rPr>
      </w:pPr>
      <w:hyperlink r:id="rId37" w:history="1">
        <w:r w:rsidRPr="00EF5872">
          <w:rPr>
            <w:rStyle w:val="Hyperlink"/>
          </w:rPr>
          <w:t>https://skillcrush.com/2012/04/05/javascript/</w:t>
        </w:r>
      </w:hyperlink>
    </w:p>
    <w:p w14:paraId="11731A83" w14:textId="55B00C57" w:rsidR="00364E97" w:rsidRDefault="00364E97">
      <w:pPr>
        <w:pStyle w:val="a9"/>
        <w:rPr>
          <w:rtl/>
        </w:rPr>
      </w:pPr>
    </w:p>
  </w:footnote>
  <w:footnote w:id="20">
    <w:p w14:paraId="6E831595" w14:textId="77777777" w:rsidR="00364E97" w:rsidRPr="004B1B72" w:rsidRDefault="00364E97" w:rsidP="004B1B72">
      <w:pPr>
        <w:pStyle w:val="a9"/>
        <w:rPr>
          <w:rtl/>
        </w:rPr>
      </w:pPr>
      <w:r w:rsidRPr="00340A69">
        <w:rPr>
          <w:rStyle w:val="ab"/>
        </w:rPr>
        <w:footnoteRef/>
      </w:r>
      <w:r>
        <w:rPr>
          <w:rtl/>
        </w:rPr>
        <w:t xml:space="preserve"> </w:t>
      </w:r>
      <w:hyperlink r:id="rId38" w:history="1">
        <w:r w:rsidRPr="004B1B72">
          <w:rPr>
            <w:rStyle w:val="Hyperlink"/>
          </w:rPr>
          <w:t>https://en.wikipedia.org/wiki/HTML</w:t>
        </w:r>
      </w:hyperlink>
    </w:p>
    <w:p w14:paraId="45EBE944" w14:textId="77777777" w:rsidR="00364E97" w:rsidRPr="004B1B72" w:rsidRDefault="00364E97" w:rsidP="004B1B72">
      <w:pPr>
        <w:pStyle w:val="a9"/>
      </w:pPr>
      <w:hyperlink r:id="rId39" w:history="1">
        <w:r w:rsidRPr="004B1B72">
          <w:rPr>
            <w:rStyle w:val="Hyperlink"/>
          </w:rPr>
          <w:t>https://www.w3schools.com/html/html_intro.asp</w:t>
        </w:r>
      </w:hyperlink>
    </w:p>
    <w:p w14:paraId="5372C4BA" w14:textId="044117E0" w:rsidR="00364E97" w:rsidRPr="004B1B72" w:rsidRDefault="00364E97">
      <w:pPr>
        <w:pStyle w:val="a9"/>
        <w:rPr>
          <w:rtl/>
        </w:rPr>
      </w:pPr>
    </w:p>
  </w:footnote>
  <w:footnote w:id="21">
    <w:p w14:paraId="542B72A1" w14:textId="11945E71" w:rsidR="00364E97" w:rsidRDefault="00364E97" w:rsidP="00D1732C">
      <w:pPr>
        <w:pStyle w:val="a9"/>
      </w:pPr>
      <w:r w:rsidRPr="00340A69">
        <w:rPr>
          <w:rStyle w:val="ab"/>
        </w:rPr>
        <w:footnoteRef/>
      </w:r>
      <w:r>
        <w:rPr>
          <w:rtl/>
        </w:rPr>
        <w:t xml:space="preserve"> </w:t>
      </w:r>
      <w:hyperlink r:id="rId40" w:history="1">
        <w:r w:rsidRPr="005F1518">
          <w:rPr>
            <w:rStyle w:val="Hyperlink"/>
          </w:rPr>
          <w:t>https://he.wikipedia.org/wiki/%D7%A4%D7%99%D7%99%D7%AA%D7%95%D7%9F</w:t>
        </w:r>
      </w:hyperlink>
    </w:p>
  </w:footnote>
  <w:footnote w:id="22">
    <w:p w14:paraId="685DFC14" w14:textId="1039C8E1" w:rsidR="00364E97" w:rsidRPr="00293FA2" w:rsidRDefault="00364E97">
      <w:pPr>
        <w:pStyle w:val="a9"/>
        <w:rPr>
          <w:rtl/>
        </w:rPr>
      </w:pPr>
      <w:ins w:id="108" w:author="גמליאל" w:date="2019-03-23T21:37:00Z">
        <w:r>
          <w:rPr>
            <w:rStyle w:val="ab"/>
          </w:rPr>
          <w:footnoteRef/>
        </w:r>
        <w:r>
          <w:rPr>
            <w:rtl/>
          </w:rPr>
          <w:t xml:space="preserve"> </w:t>
        </w:r>
      </w:ins>
      <w:proofErr w:type="gramStart"/>
      <w:ins w:id="109" w:author="גמליאל" w:date="2019-03-23T21:54:00Z">
        <w:r>
          <w:rPr>
            <w:rFonts w:ascii="Arial" w:hAnsi="Arial" w:cs="Arial"/>
            <w:color w:val="222222"/>
            <w:sz w:val="21"/>
            <w:szCs w:val="21"/>
            <w:shd w:val="clear" w:color="auto" w:fill="FFFFFF"/>
          </w:rPr>
          <w:t xml:space="preserve">CVSS </w:t>
        </w:r>
        <w:r>
          <w:rPr>
            <w:rFonts w:ascii="Arial" w:hAnsi="Arial" w:cs="Arial"/>
            <w:color w:val="222222"/>
            <w:sz w:val="21"/>
            <w:szCs w:val="21"/>
            <w:shd w:val="clear" w:color="auto" w:fill="FFFFFF"/>
            <w:rtl/>
          </w:rPr>
          <w:t xml:space="preserve">מנסה להקצות ציוני סיכון </w:t>
        </w:r>
        <w:proofErr w:type="spellStart"/>
        <w:r>
          <w:rPr>
            <w:rFonts w:ascii="Arial" w:hAnsi="Arial" w:cs="Arial"/>
            <w:color w:val="222222"/>
            <w:sz w:val="21"/>
            <w:szCs w:val="21"/>
            <w:shd w:val="clear" w:color="auto" w:fill="FFFFFF"/>
            <w:rtl/>
          </w:rPr>
          <w:t>לפגיעויות</w:t>
        </w:r>
        <w:proofErr w:type="spellEnd"/>
        <w:r>
          <w:rPr>
            <w:rFonts w:ascii="Arial" w:hAnsi="Arial" w:cs="Arial"/>
            <w:color w:val="222222"/>
            <w:sz w:val="21"/>
            <w:szCs w:val="21"/>
            <w:shd w:val="clear" w:color="auto" w:fill="FFFFFF"/>
            <w:rtl/>
          </w:rPr>
          <w:t xml:space="preserve">, ומאפשר לאנשי אבטחה </w:t>
        </w:r>
        <w:proofErr w:type="spellStart"/>
        <w:r>
          <w:rPr>
            <w:rFonts w:ascii="Arial" w:hAnsi="Arial" w:cs="Arial"/>
            <w:color w:val="222222"/>
            <w:sz w:val="21"/>
            <w:szCs w:val="21"/>
            <w:shd w:val="clear" w:color="auto" w:fill="FFFFFF"/>
            <w:rtl/>
          </w:rPr>
          <w:t>לתעדף</w:t>
        </w:r>
        <w:proofErr w:type="spellEnd"/>
        <w:r>
          <w:rPr>
            <w:rFonts w:ascii="Arial" w:hAnsi="Arial" w:cs="Arial"/>
            <w:color w:val="222222"/>
            <w:sz w:val="21"/>
            <w:szCs w:val="21"/>
            <w:shd w:val="clear" w:color="auto" w:fill="FFFFFF"/>
            <w:rtl/>
          </w:rPr>
          <w:t xml:space="preserve"> תגובות ומשאבים בהתאם לאיום.</w:t>
        </w:r>
        <w:proofErr w:type="gramEnd"/>
        <w:r>
          <w:rPr>
            <w:rFonts w:ascii="Arial" w:hAnsi="Arial" w:cs="Arial"/>
            <w:color w:val="222222"/>
            <w:sz w:val="21"/>
            <w:szCs w:val="21"/>
            <w:shd w:val="clear" w:color="auto" w:fill="FFFFFF"/>
            <w:rtl/>
          </w:rPr>
          <w:t xml:space="preserve"> ציונים מחושבים על בסיס נוסחה התלויה במספר</w:t>
        </w:r>
        <w:r>
          <w:rPr>
            <w:rFonts w:ascii="Arial" w:hAnsi="Arial" w:cs="Arial"/>
            <w:color w:val="222222"/>
            <w:sz w:val="21"/>
            <w:szCs w:val="21"/>
            <w:shd w:val="clear" w:color="auto" w:fill="FFFFFF"/>
          </w:rPr>
          <w:t> </w:t>
        </w:r>
        <w:r>
          <w:fldChar w:fldCharType="begin"/>
        </w:r>
        <w:r>
          <w:instrText xml:space="preserve"> HYPERLINK "https://he.wikipedia.org/wiki/%D7%9E%D7%98%D7%A8%D7%99%D7%A7%D7%AA_%D7%AA%D7%95%D7%9B%D7%A0%D7%94" \o "</w:instrText>
        </w:r>
        <w:r>
          <w:rPr>
            <w:rtl/>
          </w:rPr>
          <w:instrText>מטריקת תוכנה</w:instrText>
        </w:r>
        <w:r>
          <w:instrText xml:space="preserve">" </w:instrText>
        </w:r>
        <w:r>
          <w:fldChar w:fldCharType="separate"/>
        </w:r>
        <w:r>
          <w:rPr>
            <w:rStyle w:val="Hyperlink"/>
            <w:rFonts w:ascii="Arial" w:hAnsi="Arial" w:cs="Arial"/>
            <w:color w:val="5A3696"/>
            <w:sz w:val="21"/>
            <w:szCs w:val="21"/>
            <w:shd w:val="clear" w:color="auto" w:fill="FFFFFF"/>
            <w:rtl/>
          </w:rPr>
          <w:t>מדדים</w:t>
        </w:r>
        <w:r>
          <w:fldChar w:fldCharType="end"/>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שמבוססים על קלות ה</w:t>
        </w:r>
        <w:r>
          <w:fldChar w:fldCharType="begin"/>
        </w:r>
        <w:r>
          <w:instrText xml:space="preserve"> HYPERLINK "https://he.wikipedia.org/wiki/%D7%90%D7%A7%D7%A1%D7%A4%D7%9C%D7%95%D7%99%D7%98" \o "</w:instrText>
        </w:r>
        <w:r>
          <w:rPr>
            <w:rtl/>
          </w:rPr>
          <w:instrText>אקספלויט</w:instrText>
        </w:r>
        <w:r>
          <w:instrText xml:space="preserve">" </w:instrText>
        </w:r>
        <w:r>
          <w:fldChar w:fldCharType="separate"/>
        </w:r>
        <w:r>
          <w:rPr>
            <w:rStyle w:val="Hyperlink"/>
            <w:rFonts w:ascii="Arial" w:hAnsi="Arial" w:cs="Arial"/>
            <w:color w:val="5A3696"/>
            <w:sz w:val="21"/>
            <w:szCs w:val="21"/>
            <w:shd w:val="clear" w:color="auto" w:fill="FFFFFF"/>
            <w:rtl/>
          </w:rPr>
          <w:t>ניצול</w:t>
        </w:r>
        <w:r>
          <w:fldChar w:fldCharType="end"/>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של הפגיעות ועל הנזק הפוטנציאלי. ציוני</w:t>
        </w:r>
        <w:r>
          <w:rPr>
            <w:rFonts w:ascii="Arial" w:hAnsi="Arial" w:cs="Arial"/>
            <w:color w:val="222222"/>
            <w:sz w:val="21"/>
            <w:szCs w:val="21"/>
            <w:shd w:val="clear" w:color="auto" w:fill="FFFFFF"/>
          </w:rPr>
          <w:t xml:space="preserve"> CVSS </w:t>
        </w:r>
        <w:r>
          <w:rPr>
            <w:rFonts w:ascii="Arial" w:hAnsi="Arial" w:cs="Arial"/>
            <w:color w:val="222222"/>
            <w:sz w:val="21"/>
            <w:szCs w:val="21"/>
            <w:shd w:val="clear" w:color="auto" w:fill="FFFFFF"/>
            <w:rtl/>
          </w:rPr>
          <w:t>נעים בין 0 ל 10, כאשר 10 מציין את הסיכון החמור ביותר</w:t>
        </w:r>
        <w:r>
          <w:rPr>
            <w:rFonts w:ascii="Arial" w:hAnsi="Arial" w:cs="Arial"/>
            <w:color w:val="222222"/>
            <w:sz w:val="21"/>
            <w:szCs w:val="21"/>
            <w:shd w:val="clear" w:color="auto" w:fill="FFFFFF"/>
          </w:rPr>
          <w:t>.</w:t>
        </w:r>
        <w:r>
          <w:rPr>
            <w:rFonts w:hint="cs"/>
            <w:rtl/>
          </w:rPr>
          <w:t xml:space="preserve"> </w:t>
        </w:r>
        <w:r>
          <w:fldChar w:fldCharType="begin"/>
        </w:r>
        <w:r>
          <w:instrText xml:space="preserve"> HYPERLINK "</w:instrText>
        </w:r>
        <w:r w:rsidRPr="00293FA2">
          <w:instrText>https://he.wikipedia.org/wiki/CVSS</w:instrText>
        </w:r>
        <w:r>
          <w:instrText xml:space="preserve">" </w:instrText>
        </w:r>
        <w:r>
          <w:fldChar w:fldCharType="separate"/>
        </w:r>
        <w:r w:rsidRPr="0084026E">
          <w:rPr>
            <w:rStyle w:val="Hyperlink"/>
          </w:rPr>
          <w:t>https://he.wikipedia.org/wiki/CVSS</w:t>
        </w:r>
        <w:r>
          <w:fldChar w:fldCharType="end"/>
        </w:r>
        <w:r>
          <w:rPr>
            <w:rFonts w:hint="cs"/>
            <w:rtl/>
          </w:rPr>
          <w:t xml:space="preserve"> - זה ערך שאני יצרתי </w:t>
        </w:r>
        <w:proofErr w:type="spellStart"/>
        <w:r>
          <w:rPr>
            <w:rFonts w:hint="cs"/>
            <w:rtl/>
          </w:rPr>
          <w:t>בויקיפדיה</w:t>
        </w:r>
        <w:proofErr w:type="spellEnd"/>
        <w:r>
          <w:rPr>
            <w:rFonts w:hint="cs"/>
            <w:rtl/>
          </w:rPr>
          <w:t xml:space="preserve"> </w:t>
        </w:r>
      </w:ins>
      <w:ins w:id="110" w:author="גמליאל" w:date="2019-03-23T21:55:00Z">
        <w:r>
          <w:rPr>
            <w:rFonts w:hint="cs"/>
            <w:rtl/>
          </w:rPr>
          <w:t>במיוחד בשבילנו</w:t>
        </w:r>
      </w:ins>
    </w:p>
  </w:footnote>
  <w:footnote w:id="23">
    <w:p w14:paraId="7D9A47E4" w14:textId="795B9DD7" w:rsidR="00364E97" w:rsidRDefault="00364E97">
      <w:pPr>
        <w:pStyle w:val="a9"/>
      </w:pPr>
      <w:r>
        <w:rPr>
          <w:rStyle w:val="ab"/>
          <w:rFonts w:hint="cs"/>
        </w:rPr>
        <w:footnoteRef/>
      </w:r>
      <w:r>
        <w:rPr>
          <w:rtl/>
        </w:rPr>
        <w:t xml:space="preserve"> </w:t>
      </w:r>
      <w:r>
        <w:rPr>
          <w:rFonts w:hint="cs"/>
          <w:rtl/>
        </w:rPr>
        <w:t xml:space="preserve">במקרה הנ"ל מדובר במשאבי אנוש </w:t>
      </w:r>
      <w:r>
        <w:rPr>
          <w:rFonts w:hint="cs"/>
        </w:rPr>
        <w:t>HR</w:t>
      </w:r>
    </w:p>
  </w:footnote>
  <w:footnote w:id="24">
    <w:p w14:paraId="4038CFDA" w14:textId="3F4BD80F" w:rsidR="00364E97" w:rsidRDefault="00364E97">
      <w:pPr>
        <w:pStyle w:val="a9"/>
        <w:rPr>
          <w:rtl/>
        </w:rPr>
      </w:pPr>
      <w:r>
        <w:rPr>
          <w:rStyle w:val="ab"/>
        </w:rPr>
        <w:footnoteRef/>
      </w:r>
      <w:r>
        <w:rPr>
          <w:rtl/>
        </w:rPr>
        <w:t xml:space="preserve"> </w:t>
      </w:r>
      <w:proofErr w:type="spellStart"/>
      <w:r>
        <w:t>Stackoverflow</w:t>
      </w:r>
      <w:proofErr w:type="spellEnd"/>
      <w:r>
        <w:t xml:space="preserve">, </w:t>
      </w:r>
      <w:proofErr w:type="spellStart"/>
      <w:r>
        <w:t>Stackexchange</w:t>
      </w:r>
      <w:proofErr w:type="spellEnd"/>
      <w:r>
        <w:t xml:space="preserve"> 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364E97" w:rsidRDefault="00364E97">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EE154B"/>
    <w:multiLevelType w:val="hybridMultilevel"/>
    <w:tmpl w:val="8AB48B9E"/>
    <w:lvl w:ilvl="0" w:tplc="CD2E04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F66DBB"/>
    <w:multiLevelType w:val="multilevel"/>
    <w:tmpl w:val="D57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3353819"/>
    <w:multiLevelType w:val="hybridMultilevel"/>
    <w:tmpl w:val="CAC0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7">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11"/>
  </w:num>
  <w:num w:numId="3">
    <w:abstractNumId w:val="13"/>
  </w:num>
  <w:num w:numId="4">
    <w:abstractNumId w:val="7"/>
  </w:num>
  <w:num w:numId="5">
    <w:abstractNumId w:val="10"/>
  </w:num>
  <w:num w:numId="6">
    <w:abstractNumId w:val="5"/>
  </w:num>
  <w:num w:numId="7">
    <w:abstractNumId w:val="15"/>
  </w:num>
  <w:num w:numId="8">
    <w:abstractNumId w:val="0"/>
  </w:num>
  <w:num w:numId="9">
    <w:abstractNumId w:val="2"/>
  </w:num>
  <w:num w:numId="10">
    <w:abstractNumId w:val="16"/>
  </w:num>
  <w:num w:numId="11">
    <w:abstractNumId w:val="12"/>
  </w:num>
  <w:num w:numId="12">
    <w:abstractNumId w:val="6"/>
  </w:num>
  <w:num w:numId="13">
    <w:abstractNumId w:val="17"/>
  </w:num>
  <w:num w:numId="14">
    <w:abstractNumId w:val="9"/>
  </w:num>
  <w:num w:numId="15">
    <w:abstractNumId w:val="3"/>
  </w:num>
  <w:num w:numId="16">
    <w:abstractNumId w:val="8"/>
  </w:num>
  <w:num w:numId="17">
    <w:abstractNumId w:val="4"/>
  </w:num>
  <w:num w:numId="1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Danan">
    <w15:presenceInfo w15:providerId="AD" w15:userId="S::DanielD@radware.com::8b35e2de-3a0b-4daa-a933-a9896d192e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0517F"/>
    <w:rsid w:val="00012820"/>
    <w:rsid w:val="00014667"/>
    <w:rsid w:val="00015822"/>
    <w:rsid w:val="00016530"/>
    <w:rsid w:val="00020D77"/>
    <w:rsid w:val="00024D02"/>
    <w:rsid w:val="000375E3"/>
    <w:rsid w:val="000424A4"/>
    <w:rsid w:val="000428E9"/>
    <w:rsid w:val="00044D8D"/>
    <w:rsid w:val="00065254"/>
    <w:rsid w:val="00074E86"/>
    <w:rsid w:val="000765E5"/>
    <w:rsid w:val="0007764D"/>
    <w:rsid w:val="0009074E"/>
    <w:rsid w:val="000907B7"/>
    <w:rsid w:val="000935CE"/>
    <w:rsid w:val="000B2DB9"/>
    <w:rsid w:val="000B5DB3"/>
    <w:rsid w:val="000C457E"/>
    <w:rsid w:val="000D6429"/>
    <w:rsid w:val="000E42E7"/>
    <w:rsid w:val="000E690F"/>
    <w:rsid w:val="000F6B02"/>
    <w:rsid w:val="00107594"/>
    <w:rsid w:val="001159A7"/>
    <w:rsid w:val="0012568A"/>
    <w:rsid w:val="00127758"/>
    <w:rsid w:val="00136424"/>
    <w:rsid w:val="001401A2"/>
    <w:rsid w:val="0014167A"/>
    <w:rsid w:val="001418AF"/>
    <w:rsid w:val="00146BCB"/>
    <w:rsid w:val="00146F06"/>
    <w:rsid w:val="00156F05"/>
    <w:rsid w:val="00166E0F"/>
    <w:rsid w:val="00174DE4"/>
    <w:rsid w:val="00175B68"/>
    <w:rsid w:val="00175BD2"/>
    <w:rsid w:val="00180D99"/>
    <w:rsid w:val="00181B61"/>
    <w:rsid w:val="00183C8E"/>
    <w:rsid w:val="001927A6"/>
    <w:rsid w:val="001A6DB2"/>
    <w:rsid w:val="001B0D62"/>
    <w:rsid w:val="001B1F76"/>
    <w:rsid w:val="001B2552"/>
    <w:rsid w:val="001C0F08"/>
    <w:rsid w:val="001C7332"/>
    <w:rsid w:val="001D1168"/>
    <w:rsid w:val="001D24E8"/>
    <w:rsid w:val="001D6024"/>
    <w:rsid w:val="001E1C50"/>
    <w:rsid w:val="001F667E"/>
    <w:rsid w:val="00201C55"/>
    <w:rsid w:val="00204FEA"/>
    <w:rsid w:val="002072E1"/>
    <w:rsid w:val="00215534"/>
    <w:rsid w:val="00220AB6"/>
    <w:rsid w:val="00222863"/>
    <w:rsid w:val="002323DD"/>
    <w:rsid w:val="00232D88"/>
    <w:rsid w:val="00241358"/>
    <w:rsid w:val="00242CF0"/>
    <w:rsid w:val="0024592F"/>
    <w:rsid w:val="00245EAA"/>
    <w:rsid w:val="00246455"/>
    <w:rsid w:val="00246B83"/>
    <w:rsid w:val="00246BDA"/>
    <w:rsid w:val="00250DA7"/>
    <w:rsid w:val="00253B28"/>
    <w:rsid w:val="0025624F"/>
    <w:rsid w:val="00260323"/>
    <w:rsid w:val="002658C5"/>
    <w:rsid w:val="00277B47"/>
    <w:rsid w:val="00277FC4"/>
    <w:rsid w:val="00281751"/>
    <w:rsid w:val="00286DFB"/>
    <w:rsid w:val="00292C14"/>
    <w:rsid w:val="00292D34"/>
    <w:rsid w:val="00293480"/>
    <w:rsid w:val="00293FA2"/>
    <w:rsid w:val="00295014"/>
    <w:rsid w:val="0029548D"/>
    <w:rsid w:val="00295C66"/>
    <w:rsid w:val="002A1ACC"/>
    <w:rsid w:val="002D105B"/>
    <w:rsid w:val="002D5D67"/>
    <w:rsid w:val="002E639E"/>
    <w:rsid w:val="002F2B7B"/>
    <w:rsid w:val="002F4028"/>
    <w:rsid w:val="002F4848"/>
    <w:rsid w:val="002F55BA"/>
    <w:rsid w:val="002F6754"/>
    <w:rsid w:val="0030458A"/>
    <w:rsid w:val="0031045E"/>
    <w:rsid w:val="00310D09"/>
    <w:rsid w:val="003145E2"/>
    <w:rsid w:val="00320E2B"/>
    <w:rsid w:val="00321DB2"/>
    <w:rsid w:val="00321E05"/>
    <w:rsid w:val="003327C6"/>
    <w:rsid w:val="00340A69"/>
    <w:rsid w:val="00340E33"/>
    <w:rsid w:val="0034470A"/>
    <w:rsid w:val="00344B05"/>
    <w:rsid w:val="0035220D"/>
    <w:rsid w:val="00357DA9"/>
    <w:rsid w:val="00364E97"/>
    <w:rsid w:val="00367EDF"/>
    <w:rsid w:val="0037221B"/>
    <w:rsid w:val="00381453"/>
    <w:rsid w:val="00385BAB"/>
    <w:rsid w:val="003923A4"/>
    <w:rsid w:val="00395DFE"/>
    <w:rsid w:val="003A2DBF"/>
    <w:rsid w:val="003A41F2"/>
    <w:rsid w:val="003B044E"/>
    <w:rsid w:val="003B6050"/>
    <w:rsid w:val="003D2C06"/>
    <w:rsid w:val="003D474C"/>
    <w:rsid w:val="003E30A4"/>
    <w:rsid w:val="003E698D"/>
    <w:rsid w:val="0040150A"/>
    <w:rsid w:val="00412B11"/>
    <w:rsid w:val="004231CE"/>
    <w:rsid w:val="00424F66"/>
    <w:rsid w:val="004265E7"/>
    <w:rsid w:val="00427C70"/>
    <w:rsid w:val="00440528"/>
    <w:rsid w:val="004436CD"/>
    <w:rsid w:val="0044541D"/>
    <w:rsid w:val="00445688"/>
    <w:rsid w:val="00446EAE"/>
    <w:rsid w:val="00450B62"/>
    <w:rsid w:val="0045215D"/>
    <w:rsid w:val="00452F54"/>
    <w:rsid w:val="00473452"/>
    <w:rsid w:val="004738BA"/>
    <w:rsid w:val="00482D91"/>
    <w:rsid w:val="004925F1"/>
    <w:rsid w:val="004954AC"/>
    <w:rsid w:val="004A3B97"/>
    <w:rsid w:val="004A760B"/>
    <w:rsid w:val="004B1B72"/>
    <w:rsid w:val="004B3AD5"/>
    <w:rsid w:val="004B3FA2"/>
    <w:rsid w:val="004B73A2"/>
    <w:rsid w:val="004C3DF2"/>
    <w:rsid w:val="004C60D9"/>
    <w:rsid w:val="004D1619"/>
    <w:rsid w:val="004D182C"/>
    <w:rsid w:val="004E0B9E"/>
    <w:rsid w:val="0050249D"/>
    <w:rsid w:val="00502F80"/>
    <w:rsid w:val="00503E94"/>
    <w:rsid w:val="00505596"/>
    <w:rsid w:val="00510580"/>
    <w:rsid w:val="005115E8"/>
    <w:rsid w:val="005211BC"/>
    <w:rsid w:val="0053146A"/>
    <w:rsid w:val="005336D4"/>
    <w:rsid w:val="0053699D"/>
    <w:rsid w:val="0053793F"/>
    <w:rsid w:val="00543AAB"/>
    <w:rsid w:val="00545B9E"/>
    <w:rsid w:val="005470CF"/>
    <w:rsid w:val="005472A2"/>
    <w:rsid w:val="00550CA8"/>
    <w:rsid w:val="00555A59"/>
    <w:rsid w:val="00566114"/>
    <w:rsid w:val="005752E3"/>
    <w:rsid w:val="00577E06"/>
    <w:rsid w:val="005830B2"/>
    <w:rsid w:val="00584F7B"/>
    <w:rsid w:val="005851CD"/>
    <w:rsid w:val="005900EA"/>
    <w:rsid w:val="00590B70"/>
    <w:rsid w:val="005914A4"/>
    <w:rsid w:val="005A16BC"/>
    <w:rsid w:val="005A5944"/>
    <w:rsid w:val="005A6447"/>
    <w:rsid w:val="005A73E5"/>
    <w:rsid w:val="005B22E3"/>
    <w:rsid w:val="005D2A54"/>
    <w:rsid w:val="005D5ED2"/>
    <w:rsid w:val="005E6597"/>
    <w:rsid w:val="00606274"/>
    <w:rsid w:val="0062028B"/>
    <w:rsid w:val="006217F6"/>
    <w:rsid w:val="0062206D"/>
    <w:rsid w:val="00622856"/>
    <w:rsid w:val="00626CA1"/>
    <w:rsid w:val="00627E4A"/>
    <w:rsid w:val="006303B3"/>
    <w:rsid w:val="0063082E"/>
    <w:rsid w:val="006332BA"/>
    <w:rsid w:val="00641A3F"/>
    <w:rsid w:val="006458B1"/>
    <w:rsid w:val="0064613C"/>
    <w:rsid w:val="0065199D"/>
    <w:rsid w:val="0065617D"/>
    <w:rsid w:val="00670D90"/>
    <w:rsid w:val="006740DC"/>
    <w:rsid w:val="0067515E"/>
    <w:rsid w:val="0068070B"/>
    <w:rsid w:val="00684F0B"/>
    <w:rsid w:val="00690008"/>
    <w:rsid w:val="00693734"/>
    <w:rsid w:val="00695B37"/>
    <w:rsid w:val="00696807"/>
    <w:rsid w:val="006A21EE"/>
    <w:rsid w:val="006B0C60"/>
    <w:rsid w:val="006B10A8"/>
    <w:rsid w:val="006B5E1E"/>
    <w:rsid w:val="006D45A9"/>
    <w:rsid w:val="006E1C73"/>
    <w:rsid w:val="006F740C"/>
    <w:rsid w:val="0070366E"/>
    <w:rsid w:val="007102F1"/>
    <w:rsid w:val="00724C63"/>
    <w:rsid w:val="00727768"/>
    <w:rsid w:val="0073032F"/>
    <w:rsid w:val="007304DD"/>
    <w:rsid w:val="0073344B"/>
    <w:rsid w:val="00742E63"/>
    <w:rsid w:val="00751AEF"/>
    <w:rsid w:val="00754DB1"/>
    <w:rsid w:val="007564B3"/>
    <w:rsid w:val="00757ADD"/>
    <w:rsid w:val="0076200D"/>
    <w:rsid w:val="00774483"/>
    <w:rsid w:val="007847CA"/>
    <w:rsid w:val="00787D4B"/>
    <w:rsid w:val="007944C1"/>
    <w:rsid w:val="007B151F"/>
    <w:rsid w:val="007B28A3"/>
    <w:rsid w:val="007B305A"/>
    <w:rsid w:val="007B3DA7"/>
    <w:rsid w:val="007C4E32"/>
    <w:rsid w:val="007C5FF0"/>
    <w:rsid w:val="007D43AE"/>
    <w:rsid w:val="007E2945"/>
    <w:rsid w:val="007E2EAE"/>
    <w:rsid w:val="007E3717"/>
    <w:rsid w:val="007E4D89"/>
    <w:rsid w:val="007F2C7A"/>
    <w:rsid w:val="007F5EFF"/>
    <w:rsid w:val="007F79AC"/>
    <w:rsid w:val="007F7C3B"/>
    <w:rsid w:val="008024AF"/>
    <w:rsid w:val="0080602B"/>
    <w:rsid w:val="008076EE"/>
    <w:rsid w:val="0081008A"/>
    <w:rsid w:val="008123FB"/>
    <w:rsid w:val="008128E6"/>
    <w:rsid w:val="008147D7"/>
    <w:rsid w:val="00817844"/>
    <w:rsid w:val="008223DB"/>
    <w:rsid w:val="008268F7"/>
    <w:rsid w:val="0082723D"/>
    <w:rsid w:val="008276B1"/>
    <w:rsid w:val="008300B1"/>
    <w:rsid w:val="008310F1"/>
    <w:rsid w:val="00840A0B"/>
    <w:rsid w:val="00842FC1"/>
    <w:rsid w:val="00843CFA"/>
    <w:rsid w:val="00853635"/>
    <w:rsid w:val="00864F14"/>
    <w:rsid w:val="00866CEE"/>
    <w:rsid w:val="0086773E"/>
    <w:rsid w:val="008739B1"/>
    <w:rsid w:val="008A1FFE"/>
    <w:rsid w:val="008B11AA"/>
    <w:rsid w:val="008B3678"/>
    <w:rsid w:val="008B77AB"/>
    <w:rsid w:val="008C034B"/>
    <w:rsid w:val="008C252C"/>
    <w:rsid w:val="008C565A"/>
    <w:rsid w:val="008E0405"/>
    <w:rsid w:val="008E20E1"/>
    <w:rsid w:val="008E4768"/>
    <w:rsid w:val="008E5199"/>
    <w:rsid w:val="008F31D7"/>
    <w:rsid w:val="008F4012"/>
    <w:rsid w:val="008F57AB"/>
    <w:rsid w:val="008F6BEB"/>
    <w:rsid w:val="0090232D"/>
    <w:rsid w:val="00902AA4"/>
    <w:rsid w:val="00905AE5"/>
    <w:rsid w:val="00905EDC"/>
    <w:rsid w:val="009125A8"/>
    <w:rsid w:val="00916481"/>
    <w:rsid w:val="00916BEB"/>
    <w:rsid w:val="009172D1"/>
    <w:rsid w:val="009213EF"/>
    <w:rsid w:val="00933296"/>
    <w:rsid w:val="00937137"/>
    <w:rsid w:val="009374DB"/>
    <w:rsid w:val="00937D04"/>
    <w:rsid w:val="0094640A"/>
    <w:rsid w:val="00947E2B"/>
    <w:rsid w:val="00955FAD"/>
    <w:rsid w:val="0096128F"/>
    <w:rsid w:val="009670A9"/>
    <w:rsid w:val="009710BF"/>
    <w:rsid w:val="009763E3"/>
    <w:rsid w:val="00976FED"/>
    <w:rsid w:val="00983F1A"/>
    <w:rsid w:val="00992825"/>
    <w:rsid w:val="00992C55"/>
    <w:rsid w:val="009A223D"/>
    <w:rsid w:val="009A3822"/>
    <w:rsid w:val="009B64EB"/>
    <w:rsid w:val="009B7910"/>
    <w:rsid w:val="009D1EAF"/>
    <w:rsid w:val="009D45E9"/>
    <w:rsid w:val="009D77C8"/>
    <w:rsid w:val="009E5B5C"/>
    <w:rsid w:val="009F20B9"/>
    <w:rsid w:val="009F5C1E"/>
    <w:rsid w:val="009F7758"/>
    <w:rsid w:val="00A1132A"/>
    <w:rsid w:val="00A16146"/>
    <w:rsid w:val="00A337C6"/>
    <w:rsid w:val="00A3460D"/>
    <w:rsid w:val="00A46E43"/>
    <w:rsid w:val="00A50EBC"/>
    <w:rsid w:val="00A56A73"/>
    <w:rsid w:val="00A640DD"/>
    <w:rsid w:val="00A73CF5"/>
    <w:rsid w:val="00A86169"/>
    <w:rsid w:val="00A86E03"/>
    <w:rsid w:val="00A95CFF"/>
    <w:rsid w:val="00A975FB"/>
    <w:rsid w:val="00AA798E"/>
    <w:rsid w:val="00AB4DB3"/>
    <w:rsid w:val="00AB540D"/>
    <w:rsid w:val="00AC290E"/>
    <w:rsid w:val="00AC3D99"/>
    <w:rsid w:val="00AD28E9"/>
    <w:rsid w:val="00AD4854"/>
    <w:rsid w:val="00AD627E"/>
    <w:rsid w:val="00AE2EA7"/>
    <w:rsid w:val="00B05902"/>
    <w:rsid w:val="00B145E6"/>
    <w:rsid w:val="00B15921"/>
    <w:rsid w:val="00B21320"/>
    <w:rsid w:val="00B22D8D"/>
    <w:rsid w:val="00B2708A"/>
    <w:rsid w:val="00B406AF"/>
    <w:rsid w:val="00B51301"/>
    <w:rsid w:val="00B54ED7"/>
    <w:rsid w:val="00B55905"/>
    <w:rsid w:val="00B57E0A"/>
    <w:rsid w:val="00B61840"/>
    <w:rsid w:val="00B62059"/>
    <w:rsid w:val="00B6467B"/>
    <w:rsid w:val="00B65564"/>
    <w:rsid w:val="00B70851"/>
    <w:rsid w:val="00B70C90"/>
    <w:rsid w:val="00B7165D"/>
    <w:rsid w:val="00B71ED4"/>
    <w:rsid w:val="00B75ABF"/>
    <w:rsid w:val="00B8058E"/>
    <w:rsid w:val="00B825FD"/>
    <w:rsid w:val="00B839A1"/>
    <w:rsid w:val="00B86720"/>
    <w:rsid w:val="00B92D5F"/>
    <w:rsid w:val="00B92DD3"/>
    <w:rsid w:val="00BB19E2"/>
    <w:rsid w:val="00BB1D79"/>
    <w:rsid w:val="00BB51FE"/>
    <w:rsid w:val="00BC10C3"/>
    <w:rsid w:val="00BC4956"/>
    <w:rsid w:val="00BC7910"/>
    <w:rsid w:val="00BD268D"/>
    <w:rsid w:val="00BD2E6E"/>
    <w:rsid w:val="00BE6C3E"/>
    <w:rsid w:val="00BF0334"/>
    <w:rsid w:val="00BF5410"/>
    <w:rsid w:val="00C013AB"/>
    <w:rsid w:val="00C05E3D"/>
    <w:rsid w:val="00C06233"/>
    <w:rsid w:val="00C20E54"/>
    <w:rsid w:val="00C226B2"/>
    <w:rsid w:val="00C30D80"/>
    <w:rsid w:val="00C368C4"/>
    <w:rsid w:val="00C44EF0"/>
    <w:rsid w:val="00C45700"/>
    <w:rsid w:val="00C500A4"/>
    <w:rsid w:val="00C52E05"/>
    <w:rsid w:val="00C64B98"/>
    <w:rsid w:val="00C83B51"/>
    <w:rsid w:val="00C87715"/>
    <w:rsid w:val="00C91B4A"/>
    <w:rsid w:val="00C97914"/>
    <w:rsid w:val="00CB3BD2"/>
    <w:rsid w:val="00CB5F94"/>
    <w:rsid w:val="00CC23FA"/>
    <w:rsid w:val="00CC79EA"/>
    <w:rsid w:val="00CD25F9"/>
    <w:rsid w:val="00CD2A22"/>
    <w:rsid w:val="00CD7833"/>
    <w:rsid w:val="00CE062A"/>
    <w:rsid w:val="00CE68A4"/>
    <w:rsid w:val="00CF0266"/>
    <w:rsid w:val="00CF5C28"/>
    <w:rsid w:val="00CF7F53"/>
    <w:rsid w:val="00D013B8"/>
    <w:rsid w:val="00D14C85"/>
    <w:rsid w:val="00D1732C"/>
    <w:rsid w:val="00D23AA2"/>
    <w:rsid w:val="00D25884"/>
    <w:rsid w:val="00D278E3"/>
    <w:rsid w:val="00D4329A"/>
    <w:rsid w:val="00D44CAC"/>
    <w:rsid w:val="00D46173"/>
    <w:rsid w:val="00D47385"/>
    <w:rsid w:val="00D54FF4"/>
    <w:rsid w:val="00D618C7"/>
    <w:rsid w:val="00D63B93"/>
    <w:rsid w:val="00D72535"/>
    <w:rsid w:val="00D736C9"/>
    <w:rsid w:val="00D772B6"/>
    <w:rsid w:val="00D773BE"/>
    <w:rsid w:val="00D77D0B"/>
    <w:rsid w:val="00D853E3"/>
    <w:rsid w:val="00DA1DD3"/>
    <w:rsid w:val="00DA2458"/>
    <w:rsid w:val="00DA54D4"/>
    <w:rsid w:val="00DC0366"/>
    <w:rsid w:val="00DC1EE0"/>
    <w:rsid w:val="00DD6251"/>
    <w:rsid w:val="00DE05E9"/>
    <w:rsid w:val="00DE1736"/>
    <w:rsid w:val="00DE1B9D"/>
    <w:rsid w:val="00DF1EF0"/>
    <w:rsid w:val="00E02E70"/>
    <w:rsid w:val="00E04EC3"/>
    <w:rsid w:val="00E12978"/>
    <w:rsid w:val="00E24C05"/>
    <w:rsid w:val="00E27673"/>
    <w:rsid w:val="00E2789E"/>
    <w:rsid w:val="00E37250"/>
    <w:rsid w:val="00E40A3C"/>
    <w:rsid w:val="00E525E5"/>
    <w:rsid w:val="00E72A5E"/>
    <w:rsid w:val="00E80174"/>
    <w:rsid w:val="00E82173"/>
    <w:rsid w:val="00E90F2E"/>
    <w:rsid w:val="00E9106F"/>
    <w:rsid w:val="00E94A4B"/>
    <w:rsid w:val="00EB43B2"/>
    <w:rsid w:val="00EC143F"/>
    <w:rsid w:val="00ED2882"/>
    <w:rsid w:val="00ED3123"/>
    <w:rsid w:val="00EE02A9"/>
    <w:rsid w:val="00EE4FF5"/>
    <w:rsid w:val="00EF5872"/>
    <w:rsid w:val="00EF6FD1"/>
    <w:rsid w:val="00EF7AD0"/>
    <w:rsid w:val="00F003B5"/>
    <w:rsid w:val="00F01BDB"/>
    <w:rsid w:val="00F10C3B"/>
    <w:rsid w:val="00F13FDF"/>
    <w:rsid w:val="00F20BE8"/>
    <w:rsid w:val="00F22467"/>
    <w:rsid w:val="00F3344E"/>
    <w:rsid w:val="00F45FD1"/>
    <w:rsid w:val="00F47F0E"/>
    <w:rsid w:val="00F576B6"/>
    <w:rsid w:val="00F57A6B"/>
    <w:rsid w:val="00F70D5D"/>
    <w:rsid w:val="00F731E6"/>
    <w:rsid w:val="00F828B5"/>
    <w:rsid w:val="00F945A5"/>
    <w:rsid w:val="00F97352"/>
    <w:rsid w:val="00FA1643"/>
    <w:rsid w:val="00FB109A"/>
    <w:rsid w:val="00FB3265"/>
    <w:rsid w:val="00FB4E16"/>
    <w:rsid w:val="00FB7F67"/>
    <w:rsid w:val="00FC70C8"/>
    <w:rsid w:val="00FE1951"/>
    <w:rsid w:val="00FF13F0"/>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
    <w:name w:val="Unresolved Mention"/>
    <w:basedOn w:val="a0"/>
    <w:uiPriority w:val="99"/>
    <w:semiHidden/>
    <w:unhideWhenUsed/>
    <w:rsid w:val="00C64B9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
    <w:name w:val="Unresolved Mention"/>
    <w:basedOn w:val="a0"/>
    <w:uiPriority w:val="99"/>
    <w:semiHidden/>
    <w:unhideWhenUsed/>
    <w:rsid w:val="00C64B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33385004">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61567351">
      <w:bodyDiv w:val="1"/>
      <w:marLeft w:val="0"/>
      <w:marRight w:val="0"/>
      <w:marTop w:val="0"/>
      <w:marBottom w:val="0"/>
      <w:divBdr>
        <w:top w:val="none" w:sz="0" w:space="0" w:color="auto"/>
        <w:left w:val="none" w:sz="0" w:space="0" w:color="auto"/>
        <w:bottom w:val="none" w:sz="0" w:space="0" w:color="auto"/>
        <w:right w:val="none" w:sz="0" w:space="0" w:color="auto"/>
      </w:divBdr>
    </w:div>
    <w:div w:id="76944588">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6506">
      <w:bodyDiv w:val="1"/>
      <w:marLeft w:val="0"/>
      <w:marRight w:val="0"/>
      <w:marTop w:val="0"/>
      <w:marBottom w:val="0"/>
      <w:divBdr>
        <w:top w:val="none" w:sz="0" w:space="0" w:color="auto"/>
        <w:left w:val="none" w:sz="0" w:space="0" w:color="auto"/>
        <w:bottom w:val="none" w:sz="0" w:space="0" w:color="auto"/>
        <w:right w:val="none" w:sz="0" w:space="0" w:color="auto"/>
      </w:divBdr>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256402691">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389424947">
      <w:bodyDiv w:val="1"/>
      <w:marLeft w:val="0"/>
      <w:marRight w:val="0"/>
      <w:marTop w:val="0"/>
      <w:marBottom w:val="0"/>
      <w:divBdr>
        <w:top w:val="none" w:sz="0" w:space="0" w:color="auto"/>
        <w:left w:val="none" w:sz="0" w:space="0" w:color="auto"/>
        <w:bottom w:val="none" w:sz="0" w:space="0" w:color="auto"/>
        <w:right w:val="none" w:sz="0" w:space="0" w:color="auto"/>
      </w:divBdr>
    </w:div>
    <w:div w:id="433401479">
      <w:bodyDiv w:val="1"/>
      <w:marLeft w:val="0"/>
      <w:marRight w:val="0"/>
      <w:marTop w:val="0"/>
      <w:marBottom w:val="0"/>
      <w:divBdr>
        <w:top w:val="none" w:sz="0" w:space="0" w:color="auto"/>
        <w:left w:val="none" w:sz="0" w:space="0" w:color="auto"/>
        <w:bottom w:val="none" w:sz="0" w:space="0" w:color="auto"/>
        <w:right w:val="none" w:sz="0" w:space="0" w:color="auto"/>
      </w:divBdr>
      <w:divsChild>
        <w:div w:id="2081519285">
          <w:marLeft w:val="2832"/>
          <w:marRight w:val="2832"/>
          <w:marTop w:val="0"/>
          <w:marBottom w:val="0"/>
          <w:divBdr>
            <w:top w:val="none" w:sz="0" w:space="0" w:color="auto"/>
            <w:left w:val="none" w:sz="0" w:space="0" w:color="auto"/>
            <w:bottom w:val="none" w:sz="0" w:space="0" w:color="auto"/>
            <w:right w:val="none" w:sz="0" w:space="0" w:color="auto"/>
          </w:divBdr>
        </w:div>
      </w:divsChild>
    </w:div>
    <w:div w:id="510949326">
      <w:bodyDiv w:val="1"/>
      <w:marLeft w:val="0"/>
      <w:marRight w:val="0"/>
      <w:marTop w:val="0"/>
      <w:marBottom w:val="0"/>
      <w:divBdr>
        <w:top w:val="none" w:sz="0" w:space="0" w:color="auto"/>
        <w:left w:val="none" w:sz="0" w:space="0" w:color="auto"/>
        <w:bottom w:val="none" w:sz="0" w:space="0" w:color="auto"/>
        <w:right w:val="none" w:sz="0" w:space="0" w:color="auto"/>
      </w:divBdr>
    </w:div>
    <w:div w:id="56060455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841162789">
      <w:bodyDiv w:val="1"/>
      <w:marLeft w:val="0"/>
      <w:marRight w:val="0"/>
      <w:marTop w:val="0"/>
      <w:marBottom w:val="0"/>
      <w:divBdr>
        <w:top w:val="none" w:sz="0" w:space="0" w:color="auto"/>
        <w:left w:val="none" w:sz="0" w:space="0" w:color="auto"/>
        <w:bottom w:val="none" w:sz="0" w:space="0" w:color="auto"/>
        <w:right w:val="none" w:sz="0" w:space="0" w:color="auto"/>
      </w:divBdr>
    </w:div>
    <w:div w:id="910820591">
      <w:bodyDiv w:val="1"/>
      <w:marLeft w:val="0"/>
      <w:marRight w:val="0"/>
      <w:marTop w:val="0"/>
      <w:marBottom w:val="0"/>
      <w:divBdr>
        <w:top w:val="none" w:sz="0" w:space="0" w:color="auto"/>
        <w:left w:val="none" w:sz="0" w:space="0" w:color="auto"/>
        <w:bottom w:val="none" w:sz="0" w:space="0" w:color="auto"/>
        <w:right w:val="none" w:sz="0" w:space="0" w:color="auto"/>
      </w:divBdr>
    </w:div>
    <w:div w:id="984286193">
      <w:bodyDiv w:val="1"/>
      <w:marLeft w:val="0"/>
      <w:marRight w:val="0"/>
      <w:marTop w:val="0"/>
      <w:marBottom w:val="0"/>
      <w:divBdr>
        <w:top w:val="none" w:sz="0" w:space="0" w:color="auto"/>
        <w:left w:val="none" w:sz="0" w:space="0" w:color="auto"/>
        <w:bottom w:val="none" w:sz="0" w:space="0" w:color="auto"/>
        <w:right w:val="none" w:sz="0" w:space="0" w:color="auto"/>
      </w:divBdr>
    </w:div>
    <w:div w:id="1025909128">
      <w:bodyDiv w:val="1"/>
      <w:marLeft w:val="0"/>
      <w:marRight w:val="0"/>
      <w:marTop w:val="0"/>
      <w:marBottom w:val="0"/>
      <w:divBdr>
        <w:top w:val="none" w:sz="0" w:space="0" w:color="auto"/>
        <w:left w:val="none" w:sz="0" w:space="0" w:color="auto"/>
        <w:bottom w:val="none" w:sz="0" w:space="0" w:color="auto"/>
        <w:right w:val="none" w:sz="0" w:space="0" w:color="auto"/>
      </w:divBdr>
    </w:div>
    <w:div w:id="1050761051">
      <w:bodyDiv w:val="1"/>
      <w:marLeft w:val="0"/>
      <w:marRight w:val="0"/>
      <w:marTop w:val="0"/>
      <w:marBottom w:val="0"/>
      <w:divBdr>
        <w:top w:val="none" w:sz="0" w:space="0" w:color="auto"/>
        <w:left w:val="none" w:sz="0" w:space="0" w:color="auto"/>
        <w:bottom w:val="none" w:sz="0" w:space="0" w:color="auto"/>
        <w:right w:val="none" w:sz="0" w:space="0" w:color="auto"/>
      </w:divBdr>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2518097">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834568759">
      <w:bodyDiv w:val="1"/>
      <w:marLeft w:val="0"/>
      <w:marRight w:val="0"/>
      <w:marTop w:val="0"/>
      <w:marBottom w:val="0"/>
      <w:divBdr>
        <w:top w:val="none" w:sz="0" w:space="0" w:color="auto"/>
        <w:left w:val="none" w:sz="0" w:space="0" w:color="auto"/>
        <w:bottom w:val="none" w:sz="0" w:space="0" w:color="auto"/>
        <w:right w:val="none" w:sz="0" w:space="0" w:color="auto"/>
      </w:divBdr>
    </w:div>
    <w:div w:id="1877886209">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10449467">
      <w:bodyDiv w:val="1"/>
      <w:marLeft w:val="0"/>
      <w:marRight w:val="0"/>
      <w:marTop w:val="0"/>
      <w:marBottom w:val="0"/>
      <w:divBdr>
        <w:top w:val="none" w:sz="0" w:space="0" w:color="auto"/>
        <w:left w:val="none" w:sz="0" w:space="0" w:color="auto"/>
        <w:bottom w:val="none" w:sz="0" w:space="0" w:color="auto"/>
        <w:right w:val="none" w:sz="0" w:space="0" w:color="auto"/>
      </w:divBdr>
    </w:div>
    <w:div w:id="202270420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s.google.com/web/tools/chrome-devtools/" TargetMode="External"/><Relationship Id="rId21" Type="http://schemas.openxmlformats.org/officeDocument/2006/relationships/image" Target="media/image9.png"/><Relationship Id="rId42" Type="http://schemas.openxmlformats.org/officeDocument/2006/relationships/hyperlink" Target="https://he.wikipedia.org/wiki/%D7%93%D7%A4%D7%93%D7%A4%D7%9F" TargetMode="External"/><Relationship Id="rId63" Type="http://schemas.openxmlformats.org/officeDocument/2006/relationships/hyperlink" Target="https://portswigger.net/web-security/sql-injection" TargetMode="External"/><Relationship Id="rId84" Type="http://schemas.openxmlformats.org/officeDocument/2006/relationships/image" Target="media/image45.png"/><Relationship Id="rId138" Type="http://schemas.openxmlformats.org/officeDocument/2006/relationships/hyperlink" Target="https://www.owasp.org/images/7/72/OWASP_Top_10-2017_%28en%29.pdf.pdf" TargetMode="External"/><Relationship Id="rId107" Type="http://schemas.openxmlformats.org/officeDocument/2006/relationships/hyperlink" Target="https://aws.amazon.com/rds/" TargetMode="External"/><Relationship Id="rId11" Type="http://schemas.openxmlformats.org/officeDocument/2006/relationships/comments" Target="comments.xml"/><Relationship Id="rId32" Type="http://schemas.openxmlformats.org/officeDocument/2006/relationships/hyperlink" Target="https://he.wikipedia.org/wiki/%D7%A0%D7%AA%D7%95%D7%A0%D7%99%D7%9D" TargetMode="External"/><Relationship Id="rId53" Type="http://schemas.openxmlformats.org/officeDocument/2006/relationships/hyperlink" Target="https://he.wikipedia.org/wiki/%D7%AA%D7%97%D7%96%D7%95%D7%A7%D7%AA_%D7%AA%D7%95%D7%9B%D7%A0%D7%94" TargetMode="External"/><Relationship Id="rId74" Type="http://schemas.openxmlformats.org/officeDocument/2006/relationships/image" Target="media/image37.png"/><Relationship Id="rId128" Type="http://schemas.openxmlformats.org/officeDocument/2006/relationships/hyperlink" Target="https://skillcrush.com/2012/04/05/javascript/" TargetMode="External"/><Relationship Id="rId5" Type="http://schemas.openxmlformats.org/officeDocument/2006/relationships/settings" Target="settings.xml"/><Relationship Id="rId90" Type="http://schemas.openxmlformats.org/officeDocument/2006/relationships/hyperlink" Target="https://www.synerion.co.il/hr_recruitment/" TargetMode="External"/><Relationship Id="rId95" Type="http://schemas.openxmlformats.org/officeDocument/2006/relationships/hyperlink" Target="https://en.wikipedia.org/wiki/Client-side" TargetMode="External"/><Relationship Id="rId22" Type="http://schemas.openxmlformats.org/officeDocument/2006/relationships/hyperlink" Target="https://www.jetbrains.com/pycharm/" TargetMode="External"/><Relationship Id="rId27" Type="http://schemas.openxmlformats.org/officeDocument/2006/relationships/image" Target="media/image14.png"/><Relationship Id="rId43" Type="http://schemas.openxmlformats.org/officeDocument/2006/relationships/hyperlink" Target="https://nodejs.org/" TargetMode="External"/><Relationship Id="rId48" Type="http://schemas.openxmlformats.org/officeDocument/2006/relationships/hyperlink" Target="http://www.methodacloud.com/content/pages/kit_agile/H_Guide.htm" TargetMode="External"/><Relationship Id="rId64" Type="http://schemas.openxmlformats.org/officeDocument/2006/relationships/image" Target="media/image27.png"/><Relationship Id="rId69" Type="http://schemas.openxmlformats.org/officeDocument/2006/relationships/image" Target="media/image32.png"/><Relationship Id="rId113" Type="http://schemas.openxmlformats.org/officeDocument/2006/relationships/hyperlink" Target="https://he.wikipedia.org/wiki/%D7%A7%D7%A0%D7%91%D7%9F" TargetMode="External"/><Relationship Id="rId118"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134" Type="http://schemas.openxmlformats.org/officeDocument/2006/relationships/hyperlink" Target="https://en.wikipedia.org/wiki/Software_development_process" TargetMode="External"/><Relationship Id="rId139" Type="http://schemas.openxmlformats.org/officeDocument/2006/relationships/hyperlink" Target="https://stackoverflow.com/questions/14458160/while-replacing-using-regex-how-to-keep-a-part-of-matched-string" TargetMode="External"/><Relationship Id="rId80" Type="http://schemas.openxmlformats.org/officeDocument/2006/relationships/image" Target="media/image43.png"/><Relationship Id="rId85" Type="http://schemas.openxmlformats.org/officeDocument/2006/relationships/image" Target="media/image46.png"/><Relationship Id="rId150" Type="http://schemas.microsoft.com/office/2011/relationships/commentsExtended" Target="commentsExtended.xml"/><Relationship Id="rId12" Type="http://schemas.openxmlformats.org/officeDocument/2006/relationships/hyperlink" Target="https://www.synerion.co.il/hr_recruitment/" TargetMode="External"/><Relationship Id="rId17" Type="http://schemas.openxmlformats.org/officeDocument/2006/relationships/image" Target="media/image6.png"/><Relationship Id="rId33" Type="http://schemas.openxmlformats.org/officeDocument/2006/relationships/hyperlink" Target="https://he.wikipedia.org/wiki/%D7%9E%D7%97%D7%A9%D7%91" TargetMode="External"/><Relationship Id="rId38" Type="http://schemas.openxmlformats.org/officeDocument/2006/relationships/hyperlink" Target="https://he.wikipedia.org/wiki/SQL" TargetMode="External"/><Relationship Id="rId59" Type="http://schemas.openxmlformats.org/officeDocument/2006/relationships/image" Target="media/image24.png"/><Relationship Id="rId103" Type="http://schemas.openxmlformats.org/officeDocument/2006/relationships/hyperlink" Target="https://internet-israel.com/category/%D7%9E%D7%93%D7%A8%D7%99%D7%9B%D7%99%D7%9D/node-js-%D7%9E%D7%93%D7%A8%D7%99%D7%9B%D7%99%D7%9D/" TargetMode="External"/><Relationship Id="rId108" Type="http://schemas.openxmlformats.org/officeDocument/2006/relationships/hyperlink" Target="https://he.wikipedia.org/wiki/Amazon_Web_Services" TargetMode="External"/><Relationship Id="rId124" Type="http://schemas.openxmlformats.org/officeDocument/2006/relationships/hyperlink" Target="https://he.wikipedia.org/wiki/JSON" TargetMode="External"/><Relationship Id="rId129" Type="http://schemas.openxmlformats.org/officeDocument/2006/relationships/hyperlink" Target="https://en.wikipedia.org/wiki/HTML" TargetMode="External"/><Relationship Id="rId54" Type="http://schemas.openxmlformats.org/officeDocument/2006/relationships/image" Target="media/image22.png"/><Relationship Id="rId70" Type="http://schemas.openxmlformats.org/officeDocument/2006/relationships/image" Target="media/image33.png"/><Relationship Id="rId75" Type="http://schemas.openxmlformats.org/officeDocument/2006/relationships/image" Target="media/image38.png"/><Relationship Id="rId91" Type="http://schemas.openxmlformats.org/officeDocument/2006/relationships/hyperlink" Target="https://g-rafa.co.il/60131-2ai-is-now-analyzing-candidates-facial-expressions-during-video-job-interviews/" TargetMode="External"/><Relationship Id="rId96" Type="http://schemas.openxmlformats.org/officeDocument/2006/relationships/hyperlink" Target="https://skillcrush.com/2012/07/30/client-side-vs-server-side/" TargetMode="External"/><Relationship Id="rId140" Type="http://schemas.openxmlformats.org/officeDocument/2006/relationships/hyperlink" Target="https://stackoverflow.com/questions/38668477/firebase-invalid-json-data-or-key-values-key-values-can-t-contain-o"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hyperlink" Target="http://www.methodacloud.com/content/pages/kit_agile/H_Guide.htm" TargetMode="External"/><Relationship Id="rId114" Type="http://schemas.openxmlformats.org/officeDocument/2006/relationships/hyperlink" Target="https://business-excellence.co.il/blog/513-kanban-system" TargetMode="External"/><Relationship Id="rId119" Type="http://schemas.openxmlformats.org/officeDocument/2006/relationships/hyperlink" Target="https://he.wikipedia.org/wiki/%D7%91%D7%A1%D7%99%D7%A1_%D7%A0%D7%AA%D7%95%D7%A0%D7%99%D7%9D" TargetMode="External"/><Relationship Id="rId44" Type="http://schemas.openxmlformats.org/officeDocument/2006/relationships/hyperlink" Target="http://www.xn--7dbbqer5d.co.il/dreamweaver/css.html" TargetMode="External"/><Relationship Id="rId60" Type="http://schemas.openxmlformats.org/officeDocument/2006/relationships/image" Target="media/image25.png"/><Relationship Id="rId65" Type="http://schemas.openxmlformats.org/officeDocument/2006/relationships/image" Target="media/image28.png"/><Relationship Id="rId81" Type="http://schemas.openxmlformats.org/officeDocument/2006/relationships/hyperlink" Target="https://stackoverflow.com/questions/14458160/while-replacing-using-regex-how-to-keep-a-part-of-matched-string" TargetMode="External"/><Relationship Id="rId86" Type="http://schemas.openxmlformats.org/officeDocument/2006/relationships/hyperlink" Target="http://www.firebirdfaq.org/faq285/" TargetMode="External"/><Relationship Id="rId130" Type="http://schemas.openxmlformats.org/officeDocument/2006/relationships/hyperlink" Target="https://www.w3schools.com/html/html_intro.asp" TargetMode="External"/><Relationship Id="rId135" Type="http://schemas.openxmlformats.org/officeDocument/2006/relationships/hyperlink" Target="https://he.wikipedia.org/wiki/CVSS" TargetMode="External"/><Relationship Id="rId151" Type="http://schemas.microsoft.com/office/2011/relationships/people" Target="people.xml"/><Relationship Id="rId13" Type="http://schemas.openxmlformats.org/officeDocument/2006/relationships/hyperlink" Target="https://g-rafa.co.il/60131-2ai-is-now-analyzing-candidates-facial-expressions-during-video-job-interviews/" TargetMode="External"/><Relationship Id="rId18" Type="http://schemas.openxmlformats.org/officeDocument/2006/relationships/image" Target="media/image7.png"/><Relationship Id="rId39" Type="http://schemas.openxmlformats.org/officeDocument/2006/relationships/image" Target="media/image19.png"/><Relationship Id="rId109" Type="http://schemas.openxmlformats.org/officeDocument/2006/relationships/hyperlink" Target="https://dapps.co.il/%D7%A9%D7%99%D7%A8%D7%95%D7%AA%D7%99-%D7%94%D7%A2%D7%A0%D7%9F-%D7%A9%D7%9C-amazon-%D7%A9%D7%90%D7%AA%D7%9D-%D7%97%D7%99%D7%99%D7%91%D7%99%D7%9D-%D7%9C%D7%94%D7%9B%D7%99%D7%A8-%D7%95%D7%93%D7%A8%D7%9B/" TargetMode="External"/><Relationship Id="rId34" Type="http://schemas.openxmlformats.org/officeDocument/2006/relationships/hyperlink" Target="https://he.wikipedia.org/wiki/%D7%90%D7%9E%D7%A6%D7%A2%D7%99_%D7%90%D7%97%D7%A1%D7%95%D7%9F_%D7%A0%D7%AA%D7%95%D7%A0%D7%99%D7%9D" TargetMode="External"/><Relationship Id="rId50" Type="http://schemas.openxmlformats.org/officeDocument/2006/relationships/hyperlink" Target="http://www.methodacloud.com/content/pages/kit_agile/H_Guide.htm" TargetMode="External"/><Relationship Id="rId55" Type="http://schemas.openxmlformats.org/officeDocument/2006/relationships/hyperlink" Target="https://he.wikipedia.org/wiki/%D7%9E%D7%AA%D7%95%D7%93%D7%95%D7%9C%D7%95%D7%92%D7%99%D7%99%D7%AA_%D7%A4%D7%99%D7%AA%D7%95%D7%97_%D7%AA%D7%95%D7%9B%D7%A0%D7%94" TargetMode="External"/><Relationship Id="rId76" Type="http://schemas.openxmlformats.org/officeDocument/2006/relationships/image" Target="media/image39.png"/><Relationship Id="rId97" Type="http://schemas.openxmlformats.org/officeDocument/2006/relationships/hyperlink" Target="https://confluence.jetbrains.com/display/PYH/Getting+Started+with+PyCharm" TargetMode="External"/><Relationship Id="rId104" Type="http://schemas.openxmlformats.org/officeDocument/2006/relationships/hyperlink" Target="https://en.wikipedia.org/wiki/Firebase" TargetMode="External"/><Relationship Id="rId120" Type="http://schemas.openxmlformats.org/officeDocument/2006/relationships/hyperlink" Target="https://en.wikipedia.org/wiki/Database" TargetMode="External"/><Relationship Id="rId125" Type="http://schemas.openxmlformats.org/officeDocument/2006/relationships/hyperlink" Target="https://en.wikipedia.org/wiki/Hypertext_Transfer_Protocol" TargetMode="External"/><Relationship Id="rId141" Type="http://schemas.openxmlformats.org/officeDocument/2006/relationships/hyperlink" Target="http://www.firebirdfaq.org/faq285/%20" TargetMode="External"/><Relationship Id="rId7" Type="http://schemas.openxmlformats.org/officeDocument/2006/relationships/footnotes" Target="footnotes.xml"/><Relationship Id="rId71" Type="http://schemas.openxmlformats.org/officeDocument/2006/relationships/image" Target="media/image34.png"/><Relationship Id="rId92" Type="http://schemas.openxmlformats.org/officeDocument/2006/relationships/hyperlink" Target="https://www.ibm.com/support/knowledgecenter/en/SSAL2T_9.1.0/com.ibm.cics.tx.doc/concepts/c_clnt_sevr_model.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0.png"/><Relationship Id="rId45" Type="http://schemas.openxmlformats.org/officeDocument/2006/relationships/hyperlink" Target="https://he.wikibooks.org/wiki/HTML" TargetMode="External"/><Relationship Id="rId66" Type="http://schemas.openxmlformats.org/officeDocument/2006/relationships/image" Target="media/image29.png"/><Relationship Id="rId87" Type="http://schemas.openxmlformats.org/officeDocument/2006/relationships/image" Target="media/image47.png"/><Relationship Id="rId110" Type="http://schemas.openxmlformats.org/officeDocument/2006/relationships/hyperlink" Target="https://www.matrix.co.il/About/Pages/amazon.aspx" TargetMode="External"/><Relationship Id="rId115" Type="http://schemas.openxmlformats.org/officeDocument/2006/relationships/hyperlink" Target="https://he.wikipedia.org/wiki/%D7%A7%D7%A0%D7%91%D7%9F" TargetMode="External"/><Relationship Id="rId131" Type="http://schemas.openxmlformats.org/officeDocument/2006/relationships/hyperlink" Target="https://he.wikipedia.org/wiki/%D7%A4%D7%99%D7%99%D7%AA%D7%95%D7%9F" TargetMode="External"/><Relationship Id="rId136" Type="http://schemas.openxmlformats.org/officeDocument/2006/relationships/hyperlink" Target="https://www.veracode.com/security/sql-injection" TargetMode="External"/><Relationship Id="rId61" Type="http://schemas.openxmlformats.org/officeDocument/2006/relationships/image" Target="media/image26.png"/><Relationship Id="rId82" Type="http://schemas.openxmlformats.org/officeDocument/2006/relationships/image" Target="media/image44.png"/><Relationship Id="rId152" Type="http://schemas.microsoft.com/office/2016/09/relationships/commentsIds" Target="commentsIds.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hyperlink" Target="https://he.wikipedia.org/wiki/%D7%93%D7%99%D7%A1%D7%A7_%D7%A7%D7%A9%D7%99%D7%97" TargetMode="External"/><Relationship Id="rId56" Type="http://schemas.openxmlformats.org/officeDocument/2006/relationships/hyperlink" Target="http://www.methodacloud.com/content/pages/kit_agile/H_Guide.htm" TargetMode="External"/><Relationship Id="rId77" Type="http://schemas.openxmlformats.org/officeDocument/2006/relationships/image" Target="media/image40.png"/><Relationship Id="rId100" Type="http://schemas.openxmlformats.org/officeDocument/2006/relationships/hyperlink" Target="https://www.naya-college.co.il/%D7%9E%D7%94-%D7%96%D7%94-tableau/" TargetMode="External"/><Relationship Id="rId105" Type="http://schemas.openxmlformats.org/officeDocument/2006/relationships/hyperlink" Target="http://meta-pa.blogspot.com/2017/08/firebase.html" TargetMode="External"/><Relationship Id="rId126" Type="http://schemas.openxmlformats.org/officeDocument/2006/relationships/hyperlink" Target="https://he.wikipedia.org/wiki/Hypertext_Transfer_Protocol" TargetMode="Externa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35.png"/><Relationship Id="rId93" Type="http://schemas.openxmlformats.org/officeDocument/2006/relationships/hyperlink" Target="https://en.wikipedia.org/wiki/Client%E2%80%93server_model" TargetMode="External"/><Relationship Id="rId98" Type="http://schemas.openxmlformats.org/officeDocument/2006/relationships/hyperlink" Target="https://he.wikipedia.org/wiki/Notepad%2B%2B" TargetMode="External"/><Relationship Id="rId121" Type="http://schemas.openxmlformats.org/officeDocument/2006/relationships/hyperlink" Target="https://searchsqlserver.techtarget.com/definition/database" TargetMode="External"/><Relationship Id="rId142" Type="http://schemas.openxmlformats.org/officeDocument/2006/relationships/image" Target="media/image50.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s://he.wikipedia.org/wiki/%D7%94%D7%96%D7%97%D7%94" TargetMode="External"/><Relationship Id="rId67" Type="http://schemas.openxmlformats.org/officeDocument/2006/relationships/image" Target="media/image30.png"/><Relationship Id="rId116" Type="http://schemas.openxmlformats.org/officeDocument/2006/relationships/hyperlink" Target="https://en.wikipedia.org/wiki/Kanban_(development)" TargetMode="External"/><Relationship Id="rId137" Type="http://schemas.openxmlformats.org/officeDocument/2006/relationships/hyperlink" Target="https://portswigger.net/web-security/sql-injection" TargetMode="External"/><Relationship Id="rId20" Type="http://schemas.openxmlformats.org/officeDocument/2006/relationships/image" Target="media/image7.jpeg"/><Relationship Id="rId41" Type="http://schemas.openxmlformats.org/officeDocument/2006/relationships/hyperlink" Target="https://he.wikipedia.org/wiki/%D7%A9%D7%A8%D7%AA_HTTP" TargetMode="External"/><Relationship Id="rId62" Type="http://schemas.openxmlformats.org/officeDocument/2006/relationships/hyperlink" Target="https://www.veracode.com/security/sql-injection" TargetMode="External"/><Relationship Id="rId83" Type="http://schemas.openxmlformats.org/officeDocument/2006/relationships/hyperlink" Target="https://stackoverflow.com/questions/38668477/firebase-invalid-json-data-or-key-values-key-values-can-t-contain-o" TargetMode="External"/><Relationship Id="rId88" Type="http://schemas.openxmlformats.org/officeDocument/2006/relationships/image" Target="media/image48.png"/><Relationship Id="rId111" Type="http://schemas.openxmlformats.org/officeDocument/2006/relationships/hyperlink" Target="https://www.mrcoral.co.il/%D7%9E%D7%94-%D7%96%D7%94-git-%D7%92%D7%99%D7%98/" TargetMode="External"/><Relationship Id="rId132" Type="http://schemas.openxmlformats.org/officeDocument/2006/relationships/hyperlink" Target="https://he.wikipedia.org/wiki/%D7%9E%D7%AA%D7%95%D7%93%D7%95%D7%9C%D7%95%D7%92%D7%99%D7%99%D7%AA_%D7%A4%D7%99%D7%AA%D7%95%D7%97_%D7%AA%D7%95%D7%9B%D7%A0%D7%94%23Scrum" TargetMode="External"/><Relationship Id="rId15" Type="http://schemas.openxmlformats.org/officeDocument/2006/relationships/image" Target="media/image4.png"/><Relationship Id="rId36" Type="http://schemas.openxmlformats.org/officeDocument/2006/relationships/hyperlink" Target="https://he.wikipedia.org/wiki/%D7%9E%D7%A4%D7%AA%D7%97_%D7%A8%D7%90%D7%A9%D7%99" TargetMode="External"/><Relationship Id="rId57" Type="http://schemas.openxmlformats.org/officeDocument/2006/relationships/hyperlink" Target="https://en.wikipedia.org/wiki/Software_development_process" TargetMode="External"/><Relationship Id="rId106" Type="http://schemas.openxmlformats.org/officeDocument/2006/relationships/hyperlink" Target="https://www.israelclouds.com/glossary" TargetMode="External"/><Relationship Id="rId127" Type="http://schemas.openxmlformats.org/officeDocument/2006/relationships/hyperlink" Target="https://he.wikipedia.org/wiki/%D7%90%D7%AA%D7%A8_%D7%90%D7%99%D7%A0%D7%98%D7%A8%D7%A0%D7%98" TargetMode="External"/><Relationship Id="rId10" Type="http://schemas.openxmlformats.org/officeDocument/2006/relationships/image" Target="media/image2.emf"/><Relationship Id="rId31" Type="http://schemas.openxmlformats.org/officeDocument/2006/relationships/image" Target="media/image18.jpeg"/><Relationship Id="rId52" Type="http://schemas.openxmlformats.org/officeDocument/2006/relationships/hyperlink" Target="https://he.wikipedia.org/w/index.php?title=%D7%94%D7%AA%D7%A7%D7%A0%D7%94&amp;action=edit&amp;redlink=1" TargetMode="External"/><Relationship Id="rId73" Type="http://schemas.openxmlformats.org/officeDocument/2006/relationships/image" Target="media/image36.png"/><Relationship Id="rId78" Type="http://schemas.openxmlformats.org/officeDocument/2006/relationships/image" Target="media/image41.png"/><Relationship Id="rId94" Type="http://schemas.openxmlformats.org/officeDocument/2006/relationships/hyperlink" Target="http://webmaster.org.il/articles/how-does-server-side-works%20" TargetMode="External"/><Relationship Id="rId99" Type="http://schemas.openxmlformats.org/officeDocument/2006/relationships/hyperlink" Target="http://www.sitqad.co.il/%D7%90%D7%A0%D7%9C%D7%99%D7%A1%D7%98-%D7%9E%D7%A0%D7%94%D7%9C-bi-%D7%9E%D7%97%D7%A4%D7%A9-%D7%9C%D7%A2%D7%A0%D7%95%D7%AA-%D7%A2%D7%9C-%D7%A9%D7%90%D7%9C%D7%95%D7%AA-%D7%91%D7%9E%D7%94%D7%99%D7%A8/" TargetMode="External"/><Relationship Id="rId101" Type="http://schemas.openxmlformats.org/officeDocument/2006/relationships/hyperlink" Target="https://he.wikipedia.org/wiki/%D7%90%D7%AA%D7%A8_%D7%90%D7%99%D7%A0%D7%98%D7%A8%D7%A0%D7%98" TargetMode="External"/><Relationship Id="rId122" Type="http://schemas.openxmlformats.org/officeDocument/2006/relationships/hyperlink" Target="https://www.postgresql.org/about/" TargetMode="External"/><Relationship Id="rId14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3.png"/><Relationship Id="rId47" Type="http://schemas.openxmlformats.org/officeDocument/2006/relationships/hyperlink" Target="https://he.wikipedia.org/wiki/%D7%9E%D7%99%D7%9C%D7%94_%D7%A9%D7%9E%D7%95%D7%A8%D7%94" TargetMode="External"/><Relationship Id="rId68" Type="http://schemas.openxmlformats.org/officeDocument/2006/relationships/image" Target="media/image31.png"/><Relationship Id="rId89" Type="http://schemas.openxmlformats.org/officeDocument/2006/relationships/image" Target="media/image49.png"/><Relationship Id="rId112"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133" Type="http://schemas.openxmlformats.org/officeDocument/2006/relationships/hyperlink" Target="http://www.methodacloud.com/content/pages/kit_agile/H_Guide.htm" TargetMode="External"/><Relationship Id="rId16" Type="http://schemas.openxmlformats.org/officeDocument/2006/relationships/image" Target="media/image5.png"/><Relationship Id="rId37" Type="http://schemas.openxmlformats.org/officeDocument/2006/relationships/hyperlink" Target="https://he.wikipedia.org/wiki/%D7%9E%D7%A4%D7%AA%D7%97_%D7%96%D7%A8" TargetMode="External"/><Relationship Id="rId58" Type="http://schemas.openxmlformats.org/officeDocument/2006/relationships/image" Target="media/image23.png"/><Relationship Id="rId79" Type="http://schemas.openxmlformats.org/officeDocument/2006/relationships/image" Target="media/image42.png"/><Relationship Id="rId102" Type="http://schemas.openxmlformats.org/officeDocument/2006/relationships/hyperlink" Target="https://skillcrush.com/2012/04/05/javascript/" TargetMode="External"/><Relationship Id="rId123" Type="http://schemas.openxmlformats.org/officeDocument/2006/relationships/hyperlink" Target="http://www.json.org/json-he.html" TargetMode="External"/><Relationship Id="rId144" Type="http://schemas.openxmlformats.org/officeDocument/2006/relationships/fontTable" Target="fontTable.xml"/></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96211-78E3-46F4-81E8-5E4AA872A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4583</TotalTime>
  <Pages>50</Pages>
  <Words>12884</Words>
  <Characters>64422</Characters>
  <Application>Microsoft Office Word</Application>
  <DocSecurity>0</DocSecurity>
  <Lines>536</Lines>
  <Paragraphs>154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גמליאל</cp:lastModifiedBy>
  <cp:revision>80</cp:revision>
  <dcterms:created xsi:type="dcterms:W3CDTF">2019-03-21T20:43:00Z</dcterms:created>
  <dcterms:modified xsi:type="dcterms:W3CDTF">2019-03-27T15:21:00Z</dcterms:modified>
</cp:coreProperties>
</file>